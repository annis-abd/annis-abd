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Pr="006F7D4A" w:rsidR="005A5969" w:rsidRDefault="005A5969" w14:paraId="00000001" w14:textId="77777777">
      <w:pPr>
        <w:spacing w:line="240" w:lineRule="auto"/>
        <w:rPr>
          <w:rFonts w:ascii="Tahoma" w:hAnsi="Tahoma" w:eastAsia="Tahoma" w:cs="Tahoma"/>
          <w:sz w:val="60"/>
          <w:szCs w:val="60"/>
          <w:lang w:val="en-US"/>
        </w:rPr>
      </w:pPr>
    </w:p>
    <w:p w:rsidR="005A5969" w:rsidRDefault="005A5969" w14:paraId="00000002" w14:textId="77777777">
      <w:pPr>
        <w:spacing w:line="240" w:lineRule="auto"/>
        <w:rPr>
          <w:rFonts w:ascii="Tahoma" w:hAnsi="Tahoma" w:eastAsia="Tahoma" w:cs="Tahoma"/>
          <w:sz w:val="60"/>
          <w:szCs w:val="60"/>
        </w:rPr>
      </w:pPr>
    </w:p>
    <w:p w:rsidR="005A5969" w:rsidRDefault="005A5969" w14:paraId="00000003" w14:textId="2A43E045">
      <w:pPr>
        <w:spacing w:line="240" w:lineRule="auto"/>
        <w:rPr>
          <w:rFonts w:ascii="Tahoma" w:hAnsi="Tahoma" w:eastAsia="Tahoma" w:cs="Tahoma"/>
          <w:sz w:val="60"/>
          <w:szCs w:val="60"/>
        </w:rPr>
      </w:pPr>
    </w:p>
    <w:p w:rsidR="005A5969" w:rsidRDefault="005A5969" w14:paraId="00000004" w14:textId="77777777">
      <w:pPr>
        <w:spacing w:line="240" w:lineRule="auto"/>
        <w:rPr>
          <w:rFonts w:ascii="Tahoma" w:hAnsi="Tahoma" w:eastAsia="Tahoma" w:cs="Tahoma"/>
          <w:sz w:val="60"/>
          <w:szCs w:val="60"/>
        </w:rPr>
      </w:pPr>
    </w:p>
    <w:p w:rsidR="005A5969" w:rsidRDefault="005A5969" w14:paraId="00000005" w14:textId="77777777">
      <w:pPr>
        <w:spacing w:line="240" w:lineRule="auto"/>
        <w:rPr>
          <w:rFonts w:ascii="Tahoma" w:hAnsi="Tahoma" w:eastAsia="Tahoma" w:cs="Tahoma"/>
          <w:sz w:val="60"/>
          <w:szCs w:val="60"/>
        </w:rPr>
      </w:pPr>
    </w:p>
    <w:p w:rsidR="005A5969" w:rsidRDefault="005A5969" w14:paraId="00000006" w14:textId="77777777">
      <w:pPr>
        <w:spacing w:line="240" w:lineRule="auto"/>
        <w:rPr>
          <w:rFonts w:ascii="Tahoma" w:hAnsi="Tahoma" w:eastAsia="Tahoma" w:cs="Tahoma"/>
          <w:sz w:val="60"/>
          <w:szCs w:val="60"/>
        </w:rPr>
      </w:pPr>
    </w:p>
    <w:p w:rsidR="005A5969" w:rsidRDefault="00FE34A8" w14:paraId="00000007" w14:textId="7768551F">
      <w:pPr>
        <w:spacing w:line="240" w:lineRule="auto"/>
        <w:jc w:val="center"/>
        <w:rPr>
          <w:rFonts w:ascii="Tahoma" w:hAnsi="Tahoma" w:eastAsia="Tahoma" w:cs="Tahoma"/>
          <w:i/>
          <w:sz w:val="72"/>
          <w:szCs w:val="72"/>
        </w:rPr>
      </w:pPr>
      <w:bookmarkStart w:name="_gjdgxs" w:colFirst="0" w:colLast="0" w:id="0"/>
      <w:bookmarkEnd w:id="0"/>
      <w:r>
        <w:rPr>
          <w:rFonts w:ascii="Tahoma" w:hAnsi="Tahoma" w:eastAsia="Tahoma" w:cs="Tahoma"/>
          <w:i/>
          <w:sz w:val="72"/>
          <w:szCs w:val="72"/>
        </w:rPr>
        <w:t>T16-</w:t>
      </w:r>
      <w:r w:rsidR="00A27CCE">
        <w:rPr>
          <w:rFonts w:ascii="Tahoma" w:hAnsi="Tahoma" w:eastAsia="Tahoma" w:cs="Tahoma"/>
          <w:i/>
          <w:sz w:val="72"/>
          <w:szCs w:val="72"/>
        </w:rPr>
        <w:t>Extended SIM</w:t>
      </w:r>
      <w:r w:rsidR="005148CB">
        <w:rPr>
          <w:rFonts w:ascii="Tahoma" w:hAnsi="Tahoma" w:eastAsia="Tahoma" w:cs="Tahoma"/>
          <w:i/>
          <w:sz w:val="72"/>
          <w:szCs w:val="72"/>
        </w:rPr>
        <w:t xml:space="preserve"> Resource Inventory</w:t>
      </w:r>
    </w:p>
    <w:p w:rsidR="005A5969" w:rsidRDefault="00FE34A8" w14:paraId="00000008" w14:textId="77777777">
      <w:pPr>
        <w:spacing w:line="240" w:lineRule="auto"/>
        <w:jc w:val="center"/>
        <w:rPr>
          <w:rFonts w:ascii="Tahoma" w:hAnsi="Tahoma" w:eastAsia="Tahoma" w:cs="Tahoma"/>
          <w:i/>
          <w:sz w:val="72"/>
          <w:szCs w:val="72"/>
        </w:rPr>
      </w:pPr>
      <w:bookmarkStart w:name="_30j0zll" w:colFirst="0" w:colLast="0" w:id="1"/>
      <w:bookmarkEnd w:id="1"/>
      <w:r>
        <w:rPr>
          <w:rFonts w:ascii="Tahoma" w:hAnsi="Tahoma" w:eastAsia="Tahoma" w:cs="Tahoma"/>
          <w:i/>
          <w:sz w:val="72"/>
          <w:szCs w:val="72"/>
        </w:rPr>
        <w:t>Interface Specification</w:t>
      </w:r>
    </w:p>
    <w:p w:rsidR="005A5969" w:rsidRDefault="005A5969" w14:paraId="00000009" w14:textId="77777777">
      <w:pPr>
        <w:spacing w:line="240" w:lineRule="auto"/>
        <w:rPr>
          <w:rFonts w:ascii="Tahoma" w:hAnsi="Tahoma" w:eastAsia="Tahoma" w:cs="Tahoma"/>
          <w:sz w:val="24"/>
          <w:szCs w:val="24"/>
        </w:rPr>
      </w:pPr>
    </w:p>
    <w:p w:rsidR="005A5969" w:rsidRDefault="005A5969" w14:paraId="0000000A" w14:textId="77777777">
      <w:pPr>
        <w:spacing w:line="240" w:lineRule="auto"/>
        <w:rPr>
          <w:rFonts w:ascii="Tahoma" w:hAnsi="Tahoma" w:eastAsia="Tahoma" w:cs="Tahoma"/>
          <w:sz w:val="24"/>
          <w:szCs w:val="24"/>
        </w:rPr>
      </w:pPr>
    </w:p>
    <w:p w:rsidR="005A5969" w:rsidRDefault="005A5969" w14:paraId="0000000B" w14:textId="77777777">
      <w:pPr>
        <w:spacing w:line="240" w:lineRule="auto"/>
        <w:jc w:val="right"/>
        <w:rPr>
          <w:rFonts w:ascii="Tahoma" w:hAnsi="Tahoma" w:eastAsia="Tahoma" w:cs="Tahoma"/>
          <w:i/>
          <w:sz w:val="24"/>
          <w:szCs w:val="24"/>
        </w:rPr>
      </w:pPr>
    </w:p>
    <w:p w:rsidR="005A5969" w:rsidP="35AF67DE" w:rsidRDefault="00FE34A8" w14:paraId="0000000C" w14:textId="1A306F72">
      <w:pPr>
        <w:spacing w:line="240" w:lineRule="auto"/>
        <w:jc w:val="right"/>
        <w:rPr>
          <w:rFonts w:ascii="Tahoma" w:hAnsi="Tahoma" w:eastAsia="Tahoma" w:cs="Tahoma"/>
          <w:i/>
          <w:iCs/>
          <w:sz w:val="32"/>
          <w:szCs w:val="32"/>
        </w:rPr>
      </w:pPr>
      <w:r w:rsidRPr="35AF67DE">
        <w:rPr>
          <w:rFonts w:ascii="Tahoma" w:hAnsi="Tahoma" w:eastAsia="Tahoma" w:cs="Tahoma"/>
          <w:i/>
          <w:iCs/>
          <w:sz w:val="32"/>
          <w:szCs w:val="32"/>
        </w:rPr>
        <w:t>Version 1.</w:t>
      </w:r>
      <w:r w:rsidRPr="35AF67DE" w:rsidR="1B36A8CC">
        <w:rPr>
          <w:rFonts w:ascii="Tahoma" w:hAnsi="Tahoma" w:eastAsia="Tahoma" w:cs="Tahoma"/>
          <w:i/>
          <w:iCs/>
          <w:sz w:val="32"/>
          <w:szCs w:val="32"/>
        </w:rPr>
        <w:t>2</w:t>
      </w:r>
      <w:r w:rsidRPr="35AF67DE">
        <w:rPr>
          <w:rFonts w:ascii="Tahoma" w:hAnsi="Tahoma" w:eastAsia="Tahoma" w:cs="Tahoma"/>
          <w:i/>
          <w:iCs/>
          <w:sz w:val="32"/>
          <w:szCs w:val="32"/>
        </w:rPr>
        <w:t xml:space="preserve"> </w:t>
      </w:r>
      <w:r w:rsidRPr="35AF67DE">
        <w:rPr>
          <w:rFonts w:ascii="Arial Unicode MS" w:hAnsi="Arial Unicode MS" w:eastAsia="Arial Unicode MS" w:cs="Arial Unicode MS"/>
          <w:i/>
          <w:iCs/>
          <w:color w:val="943634" w:themeColor="accent2" w:themeShade="BF"/>
          <w:sz w:val="32"/>
          <w:szCs w:val="32"/>
        </w:rPr>
        <w:t>●</w:t>
      </w:r>
      <w:r w:rsidRPr="35AF67DE">
        <w:rPr>
          <w:rFonts w:ascii="Tahoma" w:hAnsi="Tahoma" w:eastAsia="Tahoma" w:cs="Tahoma"/>
          <w:i/>
          <w:iCs/>
          <w:sz w:val="32"/>
          <w:szCs w:val="32"/>
        </w:rPr>
        <w:t xml:space="preserve"> </w:t>
      </w:r>
      <w:r w:rsidRPr="35AF67DE" w:rsidR="1FE11154">
        <w:rPr>
          <w:rFonts w:ascii="Tahoma" w:hAnsi="Tahoma" w:eastAsia="Tahoma" w:cs="Tahoma"/>
          <w:i/>
          <w:iCs/>
          <w:sz w:val="32"/>
          <w:szCs w:val="32"/>
        </w:rPr>
        <w:t xml:space="preserve">9 Jan </w:t>
      </w:r>
      <w:r w:rsidRPr="35AF67DE">
        <w:rPr>
          <w:rFonts w:ascii="Tahoma" w:hAnsi="Tahoma" w:eastAsia="Tahoma" w:cs="Tahoma"/>
          <w:i/>
          <w:iCs/>
          <w:sz w:val="32"/>
          <w:szCs w:val="32"/>
        </w:rPr>
        <w:t>202</w:t>
      </w:r>
      <w:r w:rsidRPr="35AF67DE" w:rsidR="4A454611">
        <w:rPr>
          <w:rFonts w:ascii="Tahoma" w:hAnsi="Tahoma" w:eastAsia="Tahoma" w:cs="Tahoma"/>
          <w:i/>
          <w:iCs/>
          <w:sz w:val="32"/>
          <w:szCs w:val="32"/>
        </w:rPr>
        <w:t>5</w:t>
      </w:r>
    </w:p>
    <w:p w:rsidR="005A5969" w:rsidRDefault="005A5969" w14:paraId="0000000D" w14:textId="77777777">
      <w:pPr>
        <w:spacing w:line="240" w:lineRule="auto"/>
        <w:jc w:val="right"/>
        <w:rPr>
          <w:rFonts w:ascii="Tahoma" w:hAnsi="Tahoma" w:eastAsia="Tahoma" w:cs="Tahoma"/>
          <w:i/>
          <w:sz w:val="24"/>
          <w:szCs w:val="24"/>
        </w:rPr>
      </w:pPr>
    </w:p>
    <w:p w:rsidR="005A5969" w:rsidRDefault="005A5969" w14:paraId="0000000E" w14:textId="77777777">
      <w:pPr>
        <w:spacing w:line="240" w:lineRule="auto"/>
        <w:rPr>
          <w:rFonts w:ascii="Tahoma" w:hAnsi="Tahoma" w:eastAsia="Tahoma" w:cs="Tahoma"/>
          <w:sz w:val="24"/>
          <w:szCs w:val="24"/>
        </w:rPr>
      </w:pPr>
    </w:p>
    <w:p w:rsidR="005A5969" w:rsidRDefault="005A5969" w14:paraId="0000000F" w14:textId="77777777">
      <w:pPr>
        <w:spacing w:line="240" w:lineRule="auto"/>
        <w:rPr>
          <w:rFonts w:ascii="Tahoma" w:hAnsi="Tahoma" w:eastAsia="Tahoma" w:cs="Tahoma"/>
          <w:sz w:val="24"/>
          <w:szCs w:val="24"/>
        </w:rPr>
      </w:pPr>
    </w:p>
    <w:p w:rsidR="005A5969" w:rsidRDefault="005A5969" w14:paraId="00000010" w14:textId="77777777">
      <w:pPr>
        <w:spacing w:line="240" w:lineRule="auto"/>
        <w:rPr>
          <w:rFonts w:ascii="Tahoma" w:hAnsi="Tahoma" w:eastAsia="Tahoma" w:cs="Tahoma"/>
          <w:sz w:val="24"/>
          <w:szCs w:val="24"/>
        </w:rPr>
      </w:pPr>
    </w:p>
    <w:p w:rsidR="005A5969" w:rsidRDefault="005A5969" w14:paraId="00000011" w14:textId="77777777">
      <w:pPr>
        <w:spacing w:line="240" w:lineRule="auto"/>
        <w:rPr>
          <w:rFonts w:ascii="Tahoma" w:hAnsi="Tahoma" w:eastAsia="Tahoma" w:cs="Tahoma"/>
          <w:sz w:val="24"/>
          <w:szCs w:val="24"/>
        </w:rPr>
      </w:pPr>
    </w:p>
    <w:p w:rsidR="005A5969" w:rsidRDefault="00FE34A8" w14:paraId="00000012" w14:textId="77777777">
      <w:pPr>
        <w:pStyle w:val="Heading2"/>
      </w:pPr>
      <w:bookmarkStart w:name="_kvadsypus0ow" w:colFirst="0" w:colLast="0" w:id="2"/>
      <w:bookmarkEnd w:id="2"/>
      <w:r>
        <w:br w:type="page"/>
      </w:r>
    </w:p>
    <w:p w:rsidR="005A5969" w:rsidRDefault="15FF7204" w14:paraId="00000013" w14:textId="77777777">
      <w:pPr>
        <w:pStyle w:val="Heading1"/>
        <w:keepLines w:val="0"/>
        <w:spacing w:before="240" w:after="60" w:line="240" w:lineRule="auto"/>
        <w:rPr>
          <w:rFonts w:ascii="Tahoma" w:hAnsi="Tahoma" w:eastAsia="Tahoma" w:cs="Tahoma"/>
          <w:sz w:val="24"/>
          <w:szCs w:val="24"/>
        </w:rPr>
      </w:pPr>
      <w:bookmarkStart w:name="_Toc1295112946" w:id="3"/>
      <w:r w:rsidRPr="74633B5D">
        <w:rPr>
          <w:rFonts w:ascii="Tahoma" w:hAnsi="Tahoma" w:eastAsia="Tahoma" w:cs="Tahoma"/>
          <w:sz w:val="24"/>
          <w:szCs w:val="24"/>
        </w:rPr>
        <w:t>Document Version Control</w:t>
      </w:r>
      <w:bookmarkEnd w:id="3"/>
    </w:p>
    <w:tbl>
      <w:tblPr>
        <w:tblW w:w="14250" w:type="dxa"/>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000" w:firstRow="0" w:lastRow="0" w:firstColumn="0" w:lastColumn="0" w:noHBand="0" w:noVBand="0"/>
      </w:tblPr>
      <w:tblGrid>
        <w:gridCol w:w="1140"/>
        <w:gridCol w:w="1410"/>
        <w:gridCol w:w="3405"/>
        <w:gridCol w:w="8295"/>
      </w:tblGrid>
      <w:tr w:rsidR="005A5969" w:rsidTr="35AF67DE" w14:paraId="69C30896" w14:textId="77777777">
        <w:trPr>
          <w:trHeight w:val="265"/>
        </w:trPr>
        <w:tc>
          <w:tcPr>
            <w:tcW w:w="1140" w:type="dxa"/>
            <w:shd w:val="clear" w:color="auto" w:fill="003366"/>
          </w:tcPr>
          <w:p w:rsidR="005A5969" w:rsidRDefault="00FE34A8" w14:paraId="00000014" w14:textId="77777777">
            <w:pPr>
              <w:spacing w:line="240" w:lineRule="auto"/>
              <w:rPr>
                <w:rFonts w:ascii="Tahoma" w:hAnsi="Tahoma" w:eastAsia="Tahoma" w:cs="Tahoma"/>
                <w:color w:val="FFFFFF"/>
                <w:sz w:val="20"/>
                <w:szCs w:val="20"/>
              </w:rPr>
            </w:pPr>
            <w:r>
              <w:rPr>
                <w:rFonts w:ascii="Tahoma" w:hAnsi="Tahoma" w:eastAsia="Tahoma" w:cs="Tahoma"/>
                <w:color w:val="FFFFFF"/>
                <w:sz w:val="20"/>
                <w:szCs w:val="20"/>
              </w:rPr>
              <w:t>Version</w:t>
            </w:r>
          </w:p>
        </w:tc>
        <w:tc>
          <w:tcPr>
            <w:tcW w:w="1410" w:type="dxa"/>
            <w:shd w:val="clear" w:color="auto" w:fill="003366"/>
          </w:tcPr>
          <w:p w:rsidR="005A5969" w:rsidRDefault="00FE34A8" w14:paraId="00000015" w14:textId="77777777">
            <w:pPr>
              <w:spacing w:line="240" w:lineRule="auto"/>
              <w:rPr>
                <w:rFonts w:ascii="Tahoma" w:hAnsi="Tahoma" w:eastAsia="Tahoma" w:cs="Tahoma"/>
                <w:color w:val="FFFFFF"/>
                <w:sz w:val="20"/>
                <w:szCs w:val="20"/>
              </w:rPr>
            </w:pPr>
            <w:r>
              <w:rPr>
                <w:rFonts w:ascii="Tahoma" w:hAnsi="Tahoma" w:eastAsia="Tahoma" w:cs="Tahoma"/>
                <w:color w:val="FFFFFF"/>
                <w:sz w:val="20"/>
                <w:szCs w:val="20"/>
              </w:rPr>
              <w:t>Date</w:t>
            </w:r>
          </w:p>
        </w:tc>
        <w:tc>
          <w:tcPr>
            <w:tcW w:w="3405" w:type="dxa"/>
            <w:shd w:val="clear" w:color="auto" w:fill="003366"/>
          </w:tcPr>
          <w:p w:rsidR="005A5969" w:rsidRDefault="00FE34A8" w14:paraId="00000016" w14:textId="77777777">
            <w:pPr>
              <w:spacing w:line="240" w:lineRule="auto"/>
              <w:rPr>
                <w:rFonts w:ascii="Tahoma" w:hAnsi="Tahoma" w:eastAsia="Tahoma" w:cs="Tahoma"/>
                <w:color w:val="FFFFFF"/>
                <w:sz w:val="20"/>
                <w:szCs w:val="20"/>
              </w:rPr>
            </w:pPr>
            <w:r>
              <w:rPr>
                <w:rFonts w:ascii="Tahoma" w:hAnsi="Tahoma" w:eastAsia="Tahoma" w:cs="Tahoma"/>
                <w:color w:val="FFFFFF"/>
                <w:sz w:val="20"/>
                <w:szCs w:val="20"/>
              </w:rPr>
              <w:t>Editor</w:t>
            </w:r>
          </w:p>
        </w:tc>
        <w:tc>
          <w:tcPr>
            <w:tcW w:w="8295" w:type="dxa"/>
            <w:shd w:val="clear" w:color="auto" w:fill="003366"/>
          </w:tcPr>
          <w:p w:rsidR="005A5969" w:rsidRDefault="00FE34A8" w14:paraId="00000017" w14:textId="77777777">
            <w:pPr>
              <w:spacing w:line="240" w:lineRule="auto"/>
              <w:rPr>
                <w:rFonts w:ascii="Tahoma" w:hAnsi="Tahoma" w:eastAsia="Tahoma" w:cs="Tahoma"/>
                <w:color w:val="FFFFFF"/>
                <w:sz w:val="20"/>
                <w:szCs w:val="20"/>
              </w:rPr>
            </w:pPr>
            <w:r>
              <w:rPr>
                <w:rFonts w:ascii="Tahoma" w:hAnsi="Tahoma" w:eastAsia="Tahoma" w:cs="Tahoma"/>
                <w:color w:val="FFFFFF"/>
                <w:sz w:val="20"/>
                <w:szCs w:val="20"/>
              </w:rPr>
              <w:t>Change Description</w:t>
            </w:r>
          </w:p>
        </w:tc>
      </w:tr>
      <w:tr w:rsidR="005A5969" w:rsidTr="35AF67DE" w14:paraId="7A2D6491" w14:textId="77777777">
        <w:tc>
          <w:tcPr>
            <w:tcW w:w="1140" w:type="dxa"/>
          </w:tcPr>
          <w:p w:rsidR="005A5969" w:rsidRDefault="00FE34A8" w14:paraId="00000018" w14:textId="66A14D7C">
            <w:pPr>
              <w:spacing w:line="240" w:lineRule="auto"/>
              <w:rPr>
                <w:rFonts w:ascii="Tahoma" w:hAnsi="Tahoma" w:eastAsia="Tahoma" w:cs="Tahoma"/>
                <w:sz w:val="20"/>
                <w:szCs w:val="20"/>
              </w:rPr>
            </w:pPr>
            <w:r>
              <w:rPr>
                <w:rFonts w:ascii="Tahoma" w:hAnsi="Tahoma" w:eastAsia="Tahoma" w:cs="Tahoma"/>
                <w:sz w:val="20"/>
                <w:szCs w:val="20"/>
              </w:rPr>
              <w:t>1.</w:t>
            </w:r>
            <w:r w:rsidR="00814C81">
              <w:rPr>
                <w:rFonts w:ascii="Tahoma" w:hAnsi="Tahoma" w:eastAsia="Tahoma" w:cs="Tahoma"/>
                <w:sz w:val="20"/>
                <w:szCs w:val="20"/>
              </w:rPr>
              <w:t>0.</w:t>
            </w:r>
            <w:r>
              <w:rPr>
                <w:rFonts w:ascii="Tahoma" w:hAnsi="Tahoma" w:eastAsia="Tahoma" w:cs="Tahoma"/>
                <w:sz w:val="20"/>
                <w:szCs w:val="20"/>
              </w:rPr>
              <w:t>0</w:t>
            </w:r>
          </w:p>
        </w:tc>
        <w:tc>
          <w:tcPr>
            <w:tcW w:w="1410" w:type="dxa"/>
          </w:tcPr>
          <w:p w:rsidR="005A5969" w:rsidRDefault="004F715E" w14:paraId="00000019" w14:textId="3F76981F">
            <w:pPr>
              <w:spacing w:line="240" w:lineRule="auto"/>
              <w:rPr>
                <w:rFonts w:ascii="Tahoma" w:hAnsi="Tahoma" w:eastAsia="Tahoma" w:cs="Tahoma"/>
                <w:sz w:val="20"/>
                <w:szCs w:val="20"/>
              </w:rPr>
            </w:pPr>
            <w:r>
              <w:rPr>
                <w:rFonts w:ascii="Tahoma" w:hAnsi="Tahoma" w:eastAsia="Tahoma" w:cs="Tahoma"/>
                <w:sz w:val="20"/>
                <w:szCs w:val="20"/>
              </w:rPr>
              <w:t>09</w:t>
            </w:r>
            <w:r w:rsidR="00FE34A8">
              <w:rPr>
                <w:rFonts w:ascii="Tahoma" w:hAnsi="Tahoma" w:eastAsia="Tahoma" w:cs="Tahoma"/>
                <w:sz w:val="20"/>
                <w:szCs w:val="20"/>
              </w:rPr>
              <w:t>/</w:t>
            </w:r>
            <w:r>
              <w:rPr>
                <w:rFonts w:ascii="Tahoma" w:hAnsi="Tahoma" w:eastAsia="Tahoma" w:cs="Tahoma"/>
                <w:sz w:val="20"/>
                <w:szCs w:val="20"/>
              </w:rPr>
              <w:t>11</w:t>
            </w:r>
            <w:r w:rsidR="00FE34A8">
              <w:rPr>
                <w:rFonts w:ascii="Tahoma" w:hAnsi="Tahoma" w:eastAsia="Tahoma" w:cs="Tahoma"/>
                <w:sz w:val="20"/>
                <w:szCs w:val="20"/>
              </w:rPr>
              <w:t>/2024</w:t>
            </w:r>
          </w:p>
        </w:tc>
        <w:tc>
          <w:tcPr>
            <w:tcW w:w="3405" w:type="dxa"/>
          </w:tcPr>
          <w:p w:rsidR="005A5969" w:rsidP="7F98CED1" w:rsidRDefault="00814C81" w14:paraId="0000001A" w14:textId="50D16ABF">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Patriya Piyawiroj</w:t>
            </w:r>
          </w:p>
        </w:tc>
        <w:tc>
          <w:tcPr>
            <w:tcW w:w="8295" w:type="dxa"/>
          </w:tcPr>
          <w:p w:rsidR="005A5969" w:rsidRDefault="00FE34A8" w14:paraId="0000001B" w14:textId="77777777">
            <w:pPr>
              <w:spacing w:line="240" w:lineRule="auto"/>
              <w:rPr>
                <w:rFonts w:ascii="Tahoma" w:hAnsi="Tahoma" w:eastAsia="Tahoma" w:cs="Tahoma"/>
                <w:sz w:val="20"/>
                <w:szCs w:val="20"/>
              </w:rPr>
            </w:pPr>
            <w:r>
              <w:rPr>
                <w:rFonts w:ascii="Tahoma" w:hAnsi="Tahoma" w:eastAsia="Tahoma" w:cs="Tahoma"/>
                <w:sz w:val="20"/>
                <w:szCs w:val="20"/>
              </w:rPr>
              <w:t>Document Created</w:t>
            </w:r>
          </w:p>
        </w:tc>
      </w:tr>
      <w:tr w:rsidR="00814C81" w:rsidTr="35AF67DE" w14:paraId="2A99E07E" w14:textId="77777777">
        <w:tc>
          <w:tcPr>
            <w:tcW w:w="1140" w:type="dxa"/>
          </w:tcPr>
          <w:p w:rsidR="00814C81" w:rsidP="00814C81" w:rsidRDefault="00814C81" w14:paraId="553E8279" w14:textId="689047AE">
            <w:pPr>
              <w:spacing w:line="240" w:lineRule="auto"/>
              <w:rPr>
                <w:rFonts w:ascii="Tahoma" w:hAnsi="Tahoma" w:eastAsia="Tahoma" w:cs="Tahoma"/>
                <w:sz w:val="20"/>
                <w:szCs w:val="20"/>
              </w:rPr>
            </w:pPr>
            <w:r>
              <w:rPr>
                <w:rFonts w:ascii="Tahoma" w:hAnsi="Tahoma" w:eastAsia="Tahoma" w:cs="Tahoma"/>
                <w:sz w:val="20"/>
                <w:szCs w:val="20"/>
              </w:rPr>
              <w:t>1.1.0</w:t>
            </w:r>
          </w:p>
        </w:tc>
        <w:tc>
          <w:tcPr>
            <w:tcW w:w="1410" w:type="dxa"/>
          </w:tcPr>
          <w:p w:rsidR="00814C81" w:rsidP="00814C81" w:rsidRDefault="00814C81" w14:paraId="5A2038B8" w14:textId="04F8B0ED">
            <w:pPr>
              <w:spacing w:line="240" w:lineRule="auto"/>
              <w:rPr>
                <w:rFonts w:ascii="Tahoma" w:hAnsi="Tahoma" w:eastAsia="Tahoma" w:cs="Tahoma"/>
                <w:sz w:val="20"/>
                <w:szCs w:val="20"/>
              </w:rPr>
            </w:pPr>
            <w:r>
              <w:rPr>
                <w:rFonts w:ascii="Tahoma" w:hAnsi="Tahoma" w:eastAsia="Tahoma" w:cs="Tahoma"/>
                <w:sz w:val="20"/>
                <w:szCs w:val="20"/>
              </w:rPr>
              <w:t>27/11/2024</w:t>
            </w:r>
          </w:p>
        </w:tc>
        <w:tc>
          <w:tcPr>
            <w:tcW w:w="3405" w:type="dxa"/>
          </w:tcPr>
          <w:p w:rsidR="00814C81" w:rsidP="7F98CED1" w:rsidRDefault="00814C81" w14:paraId="212CBFBD" w14:textId="53A829AC">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Patriya Piyawiroj</w:t>
            </w:r>
          </w:p>
        </w:tc>
        <w:tc>
          <w:tcPr>
            <w:tcW w:w="8295" w:type="dxa"/>
          </w:tcPr>
          <w:p w:rsidR="00814C81" w:rsidP="00814C81" w:rsidRDefault="00814C81" w14:paraId="4CC487C8" w14:textId="75538073">
            <w:pPr>
              <w:spacing w:line="240" w:lineRule="auto"/>
              <w:rPr>
                <w:rFonts w:ascii="Tahoma" w:hAnsi="Tahoma" w:eastAsia="Tahoma" w:cs="Tahoma"/>
                <w:sz w:val="20"/>
                <w:szCs w:val="20"/>
              </w:rPr>
            </w:pPr>
            <w:r>
              <w:rPr>
                <w:rFonts w:ascii="Tahoma" w:hAnsi="Tahoma" w:eastAsia="Tahoma" w:cs="Tahoma"/>
                <w:sz w:val="20"/>
                <w:szCs w:val="20"/>
              </w:rPr>
              <w:t>Added query all API</w:t>
            </w:r>
          </w:p>
        </w:tc>
      </w:tr>
      <w:tr w:rsidR="004E306A" w:rsidTr="35AF67DE" w14:paraId="56BABC43" w14:textId="77777777">
        <w:tc>
          <w:tcPr>
            <w:tcW w:w="1140" w:type="dxa"/>
          </w:tcPr>
          <w:p w:rsidR="004E306A" w:rsidP="00814C81" w:rsidRDefault="004E306A" w14:paraId="5A8B971E" w14:textId="02356092">
            <w:pPr>
              <w:spacing w:line="240" w:lineRule="auto"/>
              <w:rPr>
                <w:rFonts w:ascii="Tahoma" w:hAnsi="Tahoma" w:eastAsia="Tahoma" w:cs="Tahoma"/>
                <w:sz w:val="20"/>
                <w:szCs w:val="20"/>
              </w:rPr>
            </w:pPr>
            <w:r>
              <w:rPr>
                <w:rFonts w:ascii="Tahoma" w:hAnsi="Tahoma" w:eastAsia="Tahoma" w:cs="Tahoma"/>
                <w:sz w:val="20"/>
                <w:szCs w:val="20"/>
              </w:rPr>
              <w:t>1.2.0</w:t>
            </w:r>
          </w:p>
        </w:tc>
        <w:tc>
          <w:tcPr>
            <w:tcW w:w="1410" w:type="dxa"/>
          </w:tcPr>
          <w:p w:rsidR="004E306A" w:rsidP="00814C81" w:rsidRDefault="004E306A" w14:paraId="38315382" w14:textId="0D5FD7DD">
            <w:pPr>
              <w:spacing w:line="240" w:lineRule="auto"/>
              <w:rPr>
                <w:rFonts w:ascii="Tahoma" w:hAnsi="Tahoma" w:eastAsia="Tahoma" w:cs="Tahoma"/>
                <w:sz w:val="20"/>
                <w:szCs w:val="20"/>
              </w:rPr>
            </w:pPr>
            <w:r w:rsidRPr="35AF67DE">
              <w:rPr>
                <w:rFonts w:ascii="Tahoma" w:hAnsi="Tahoma" w:eastAsia="Tahoma" w:cs="Tahoma"/>
                <w:sz w:val="20"/>
                <w:szCs w:val="20"/>
              </w:rPr>
              <w:t>09/01/202</w:t>
            </w:r>
            <w:r w:rsidRPr="35AF67DE" w:rsidR="223EFB80">
              <w:rPr>
                <w:rFonts w:ascii="Tahoma" w:hAnsi="Tahoma" w:eastAsia="Tahoma" w:cs="Tahoma"/>
                <w:sz w:val="20"/>
                <w:szCs w:val="20"/>
              </w:rPr>
              <w:t>5</w:t>
            </w:r>
          </w:p>
        </w:tc>
        <w:tc>
          <w:tcPr>
            <w:tcW w:w="3405" w:type="dxa"/>
          </w:tcPr>
          <w:p w:rsidRPr="7F98CED1" w:rsidR="004E306A" w:rsidP="7F98CED1" w:rsidRDefault="004E306A" w14:paraId="575D747F" w14:textId="3B9593F6">
            <w:pPr>
              <w:spacing w:line="240" w:lineRule="auto"/>
              <w:rPr>
                <w:rFonts w:ascii="Tahoma" w:hAnsi="Tahoma" w:eastAsia="Tahoma" w:cs="Tahoma"/>
                <w:sz w:val="20"/>
                <w:szCs w:val="20"/>
                <w:lang w:val="en-US"/>
              </w:rPr>
            </w:pPr>
            <w:r>
              <w:rPr>
                <w:rFonts w:ascii="Tahoma" w:hAnsi="Tahoma" w:eastAsia="Tahoma" w:cs="Tahoma"/>
                <w:sz w:val="20"/>
                <w:szCs w:val="20"/>
                <w:lang w:val="en-US"/>
              </w:rPr>
              <w:t>Patriya Piyawiroj</w:t>
            </w:r>
          </w:p>
        </w:tc>
        <w:tc>
          <w:tcPr>
            <w:tcW w:w="8295" w:type="dxa"/>
          </w:tcPr>
          <w:p w:rsidR="004E306A" w:rsidP="35AF67DE" w:rsidRDefault="004E306A" w14:paraId="0D2E4E2F" w14:textId="2F530179">
            <w:pPr>
              <w:spacing w:line="240" w:lineRule="auto"/>
              <w:rPr>
                <w:rFonts w:ascii="Tahoma" w:hAnsi="Tahoma" w:eastAsia="Tahoma" w:cs="Tahoma"/>
                <w:sz w:val="20"/>
                <w:szCs w:val="20"/>
                <w:lang w:val="en-US"/>
              </w:rPr>
            </w:pPr>
            <w:r w:rsidRPr="35AF67DE">
              <w:rPr>
                <w:rFonts w:ascii="Tahoma" w:hAnsi="Tahoma" w:eastAsia="Tahoma" w:cs="Tahoma"/>
                <w:sz w:val="20"/>
                <w:szCs w:val="20"/>
                <w:lang w:val="en-US"/>
              </w:rPr>
              <w:t xml:space="preserve">Removed sim serial number from </w:t>
            </w:r>
            <w:proofErr w:type="spellStart"/>
            <w:proofErr w:type="gramStart"/>
            <w:r w:rsidRPr="35AF67DE">
              <w:rPr>
                <w:rFonts w:ascii="Tahoma" w:hAnsi="Tahoma" w:eastAsia="Tahoma" w:cs="Tahoma"/>
                <w:sz w:val="20"/>
                <w:szCs w:val="20"/>
                <w:lang w:val="en-US"/>
              </w:rPr>
              <w:t>non RIM</w:t>
            </w:r>
            <w:proofErr w:type="spellEnd"/>
            <w:proofErr w:type="gramEnd"/>
            <w:r w:rsidRPr="35AF67DE">
              <w:rPr>
                <w:rFonts w:ascii="Tahoma" w:hAnsi="Tahoma" w:eastAsia="Tahoma" w:cs="Tahoma"/>
                <w:sz w:val="20"/>
                <w:szCs w:val="20"/>
                <w:lang w:val="en-US"/>
              </w:rPr>
              <w:t xml:space="preserve"> tables (please use resource ID instead)</w:t>
            </w:r>
          </w:p>
          <w:p w:rsidR="004E306A" w:rsidP="00814C81" w:rsidRDefault="004E306A" w14:paraId="572B7724" w14:textId="3223D5C4">
            <w:pPr>
              <w:spacing w:line="240" w:lineRule="auto"/>
              <w:rPr>
                <w:rFonts w:ascii="Tahoma" w:hAnsi="Tahoma" w:eastAsia="Tahoma" w:cs="Tahoma"/>
                <w:sz w:val="20"/>
                <w:szCs w:val="20"/>
              </w:rPr>
            </w:pPr>
            <w:r>
              <w:rPr>
                <w:rFonts w:ascii="Tahoma" w:hAnsi="Tahoma" w:eastAsia="Tahoma" w:cs="Tahoma"/>
                <w:sz w:val="20"/>
                <w:szCs w:val="20"/>
              </w:rPr>
              <w:t>Changed URL path of reserve SIM to /RIM/sim/resource/reserve</w:t>
            </w:r>
          </w:p>
          <w:p w:rsidR="004E306A" w:rsidP="00814C81" w:rsidRDefault="004E306A" w14:paraId="374B16E9" w14:textId="1F0490A8">
            <w:pPr>
              <w:spacing w:line="240" w:lineRule="auto"/>
              <w:rPr>
                <w:rFonts w:ascii="Tahoma" w:hAnsi="Tahoma" w:eastAsia="Tahoma" w:cs="Tahoma"/>
                <w:sz w:val="20"/>
                <w:szCs w:val="20"/>
              </w:rPr>
            </w:pPr>
            <w:r>
              <w:rPr>
                <w:rFonts w:ascii="Tahoma" w:hAnsi="Tahoma" w:eastAsia="Tahoma" w:cs="Tahoma"/>
                <w:sz w:val="20"/>
                <w:szCs w:val="20"/>
              </w:rPr>
              <w:t>Added Update and Delete APIs (design only)</w:t>
            </w:r>
          </w:p>
        </w:tc>
      </w:tr>
    </w:tbl>
    <w:p w:rsidR="005A5969" w:rsidRDefault="00FE34A8" w14:paraId="0000001C" w14:textId="77777777">
      <w:pPr>
        <w:pStyle w:val="Heading2"/>
      </w:pPr>
      <w:bookmarkStart w:name="_wi38wryl7lo5" w:colFirst="0" w:colLast="0" w:id="4"/>
      <w:bookmarkEnd w:id="4"/>
      <w:r>
        <w:br w:type="page"/>
      </w:r>
    </w:p>
    <w:p w:rsidRPr="00E62DE5" w:rsidR="005A5969" w:rsidP="00E62DE5" w:rsidRDefault="15FF7204" w14:paraId="0000001D" w14:textId="77777777">
      <w:pPr>
        <w:pStyle w:val="Heading2"/>
        <w:jc w:val="center"/>
      </w:pPr>
      <w:bookmarkStart w:name="_Toc574367674" w:id="5"/>
      <w:r>
        <w:t>Table of Contents</w:t>
      </w:r>
      <w:bookmarkEnd w:id="5"/>
    </w:p>
    <w:p w:rsidR="005A5969" w:rsidRDefault="005A5969" w14:paraId="0000001E" w14:textId="77777777">
      <w:pPr>
        <w:spacing w:line="240" w:lineRule="auto"/>
        <w:rPr>
          <w:rFonts w:ascii="Tahoma" w:hAnsi="Tahoma" w:eastAsia="Tahoma" w:cs="Tahoma"/>
          <w:sz w:val="24"/>
          <w:szCs w:val="24"/>
        </w:rPr>
      </w:pPr>
    </w:p>
    <w:sdt>
      <w:sdtPr>
        <w:id w:val="601649777"/>
        <w:docPartObj>
          <w:docPartGallery w:val="Table of Contents"/>
          <w:docPartUnique/>
        </w:docPartObj>
      </w:sdtPr>
      <w:sdtContent>
        <w:p w:rsidR="00424982" w:rsidP="74633B5D" w:rsidRDefault="74633B5D" w14:paraId="33F9EEE7" w14:textId="4581FCD0">
          <w:pPr>
            <w:pStyle w:val="TOC1"/>
            <w:tabs>
              <w:tab w:val="right" w:leader="dot" w:pos="15375"/>
            </w:tabs>
            <w:rPr>
              <w:rStyle w:val="Hyperlink"/>
              <w:noProof/>
              <w:kern w:val="2"/>
              <w:lang w:val="en-GB" w:eastAsia="ja-JP"/>
              <w14:ligatures w14:val="standardContextual"/>
            </w:rPr>
          </w:pPr>
          <w:r>
            <w:fldChar w:fldCharType="begin"/>
          </w:r>
          <w:r w:rsidR="6A482C62">
            <w:instrText>TOC \o "1-3" \z \u \h</w:instrText>
          </w:r>
          <w:r>
            <w:fldChar w:fldCharType="separate"/>
          </w:r>
          <w:hyperlink w:anchor="_Toc1295112946">
            <w:r w:rsidRPr="74633B5D">
              <w:rPr>
                <w:rStyle w:val="Hyperlink"/>
              </w:rPr>
              <w:t>Document Version Control</w:t>
            </w:r>
            <w:r w:rsidR="6A482C62">
              <w:tab/>
            </w:r>
            <w:r w:rsidR="6A482C62">
              <w:fldChar w:fldCharType="begin"/>
            </w:r>
            <w:r w:rsidR="6A482C62">
              <w:instrText>PAGEREF _Toc1295112946 \h</w:instrText>
            </w:r>
            <w:r w:rsidR="6A482C62">
              <w:fldChar w:fldCharType="separate"/>
            </w:r>
            <w:r w:rsidRPr="74633B5D">
              <w:rPr>
                <w:rStyle w:val="Hyperlink"/>
              </w:rPr>
              <w:t>1</w:t>
            </w:r>
            <w:r w:rsidR="6A482C62">
              <w:fldChar w:fldCharType="end"/>
            </w:r>
          </w:hyperlink>
        </w:p>
        <w:p w:rsidR="00424982" w:rsidP="74633B5D" w:rsidRDefault="74633B5D" w14:paraId="164ED93B" w14:textId="4A9AE5A4">
          <w:pPr>
            <w:pStyle w:val="TOC2"/>
            <w:tabs>
              <w:tab w:val="right" w:leader="dot" w:pos="15375"/>
            </w:tabs>
            <w:rPr>
              <w:rStyle w:val="Hyperlink"/>
              <w:noProof/>
              <w:kern w:val="2"/>
              <w:lang w:val="en-GB" w:eastAsia="ja-JP"/>
              <w14:ligatures w14:val="standardContextual"/>
            </w:rPr>
          </w:pPr>
          <w:hyperlink w:anchor="_Toc574367674">
            <w:r w:rsidRPr="74633B5D">
              <w:rPr>
                <w:rStyle w:val="Hyperlink"/>
              </w:rPr>
              <w:t>Table of Contents</w:t>
            </w:r>
            <w:r w:rsidR="6A482C62">
              <w:tab/>
            </w:r>
            <w:r w:rsidR="6A482C62">
              <w:fldChar w:fldCharType="begin"/>
            </w:r>
            <w:r w:rsidR="6A482C62">
              <w:instrText>PAGEREF _Toc574367674 \h</w:instrText>
            </w:r>
            <w:r w:rsidR="6A482C62">
              <w:fldChar w:fldCharType="separate"/>
            </w:r>
            <w:r w:rsidRPr="74633B5D">
              <w:rPr>
                <w:rStyle w:val="Hyperlink"/>
              </w:rPr>
              <w:t>2</w:t>
            </w:r>
            <w:r w:rsidR="6A482C62">
              <w:fldChar w:fldCharType="end"/>
            </w:r>
          </w:hyperlink>
        </w:p>
        <w:p w:rsidR="00424982" w:rsidP="74633B5D" w:rsidRDefault="74633B5D" w14:paraId="69F06095" w14:textId="49D8EF7D">
          <w:pPr>
            <w:pStyle w:val="TOC1"/>
            <w:tabs>
              <w:tab w:val="right" w:leader="dot" w:pos="15375"/>
            </w:tabs>
            <w:rPr>
              <w:rStyle w:val="Hyperlink"/>
              <w:noProof/>
              <w:kern w:val="2"/>
              <w:lang w:val="en-GB" w:eastAsia="ja-JP"/>
              <w14:ligatures w14:val="standardContextual"/>
            </w:rPr>
          </w:pPr>
          <w:hyperlink w:anchor="_Toc473136003">
            <w:r w:rsidRPr="74633B5D">
              <w:rPr>
                <w:rStyle w:val="Hyperlink"/>
              </w:rPr>
              <w:t>Introduction</w:t>
            </w:r>
            <w:r w:rsidR="6A482C62">
              <w:tab/>
            </w:r>
            <w:r w:rsidR="6A482C62">
              <w:fldChar w:fldCharType="begin"/>
            </w:r>
            <w:r w:rsidR="6A482C62">
              <w:instrText>PAGEREF _Toc473136003 \h</w:instrText>
            </w:r>
            <w:r w:rsidR="6A482C62">
              <w:fldChar w:fldCharType="separate"/>
            </w:r>
            <w:r w:rsidRPr="74633B5D">
              <w:rPr>
                <w:rStyle w:val="Hyperlink"/>
              </w:rPr>
              <w:t>3</w:t>
            </w:r>
            <w:r w:rsidR="6A482C62">
              <w:fldChar w:fldCharType="end"/>
            </w:r>
          </w:hyperlink>
        </w:p>
        <w:p w:rsidR="00424982" w:rsidP="74633B5D" w:rsidRDefault="74633B5D" w14:paraId="45B61E27" w14:textId="2F9112D0">
          <w:pPr>
            <w:pStyle w:val="TOC3"/>
            <w:tabs>
              <w:tab w:val="right" w:leader="dot" w:pos="15375"/>
            </w:tabs>
            <w:rPr>
              <w:rStyle w:val="Hyperlink"/>
              <w:noProof/>
              <w:kern w:val="2"/>
              <w:lang w:val="en-GB" w:eastAsia="ja-JP"/>
              <w14:ligatures w14:val="standardContextual"/>
            </w:rPr>
          </w:pPr>
          <w:hyperlink w:anchor="_Toc1524814371">
            <w:r w:rsidRPr="74633B5D">
              <w:rPr>
                <w:rStyle w:val="Hyperlink"/>
              </w:rPr>
              <w:t>Overview</w:t>
            </w:r>
            <w:r w:rsidR="6A482C62">
              <w:tab/>
            </w:r>
            <w:r w:rsidR="6A482C62">
              <w:fldChar w:fldCharType="begin"/>
            </w:r>
            <w:r w:rsidR="6A482C62">
              <w:instrText>PAGEREF _Toc1524814371 \h</w:instrText>
            </w:r>
            <w:r w:rsidR="6A482C62">
              <w:fldChar w:fldCharType="separate"/>
            </w:r>
            <w:r w:rsidRPr="74633B5D">
              <w:rPr>
                <w:rStyle w:val="Hyperlink"/>
              </w:rPr>
              <w:t>4</w:t>
            </w:r>
            <w:r w:rsidR="6A482C62">
              <w:fldChar w:fldCharType="end"/>
            </w:r>
          </w:hyperlink>
        </w:p>
        <w:p w:rsidR="00424982" w:rsidP="74633B5D" w:rsidRDefault="74633B5D" w14:paraId="76AF98D4" w14:textId="22CA3EE6">
          <w:pPr>
            <w:pStyle w:val="TOC1"/>
            <w:tabs>
              <w:tab w:val="right" w:leader="dot" w:pos="15375"/>
            </w:tabs>
            <w:rPr>
              <w:rStyle w:val="Hyperlink"/>
              <w:noProof/>
              <w:kern w:val="2"/>
              <w:lang w:val="en-GB" w:eastAsia="ja-JP"/>
              <w14:ligatures w14:val="standardContextual"/>
            </w:rPr>
          </w:pPr>
          <w:hyperlink w:anchor="_Toc270295035">
            <w:r w:rsidRPr="74633B5D">
              <w:rPr>
                <w:rStyle w:val="Hyperlink"/>
              </w:rPr>
              <w:t>Interface Definition</w:t>
            </w:r>
            <w:r w:rsidR="6A482C62">
              <w:tab/>
            </w:r>
            <w:r w:rsidR="6A482C62">
              <w:fldChar w:fldCharType="begin"/>
            </w:r>
            <w:r w:rsidR="6A482C62">
              <w:instrText>PAGEREF _Toc270295035 \h</w:instrText>
            </w:r>
            <w:r w:rsidR="6A482C62">
              <w:fldChar w:fldCharType="separate"/>
            </w:r>
            <w:r w:rsidRPr="74633B5D">
              <w:rPr>
                <w:rStyle w:val="Hyperlink"/>
              </w:rPr>
              <w:t>4</w:t>
            </w:r>
            <w:r w:rsidR="6A482C62">
              <w:fldChar w:fldCharType="end"/>
            </w:r>
          </w:hyperlink>
        </w:p>
        <w:p w:rsidR="00424982" w:rsidP="74633B5D" w:rsidRDefault="74633B5D" w14:paraId="4986F4FA" w14:textId="3BA3F9BC">
          <w:pPr>
            <w:pStyle w:val="TOC3"/>
            <w:tabs>
              <w:tab w:val="right" w:leader="dot" w:pos="15375"/>
            </w:tabs>
            <w:rPr>
              <w:rStyle w:val="Hyperlink"/>
              <w:noProof/>
              <w:kern w:val="2"/>
              <w:lang w:val="en-GB" w:eastAsia="ja-JP"/>
              <w14:ligatures w14:val="standardContextual"/>
            </w:rPr>
          </w:pPr>
          <w:hyperlink w:anchor="_Toc1427363060">
            <w:r w:rsidRPr="74633B5D">
              <w:rPr>
                <w:rStyle w:val="Hyperlink"/>
              </w:rPr>
              <w:t>Query Parameters</w:t>
            </w:r>
            <w:r w:rsidR="6A482C62">
              <w:tab/>
            </w:r>
            <w:r w:rsidR="6A482C62">
              <w:fldChar w:fldCharType="begin"/>
            </w:r>
            <w:r w:rsidR="6A482C62">
              <w:instrText>PAGEREF _Toc1427363060 \h</w:instrText>
            </w:r>
            <w:r w:rsidR="6A482C62">
              <w:fldChar w:fldCharType="separate"/>
            </w:r>
            <w:r w:rsidRPr="74633B5D">
              <w:rPr>
                <w:rStyle w:val="Hyperlink"/>
              </w:rPr>
              <w:t>5</w:t>
            </w:r>
            <w:r w:rsidR="6A482C62">
              <w:fldChar w:fldCharType="end"/>
            </w:r>
          </w:hyperlink>
        </w:p>
        <w:p w:rsidR="00424982" w:rsidP="74633B5D" w:rsidRDefault="74633B5D" w14:paraId="5970ED51" w14:textId="31525991">
          <w:pPr>
            <w:pStyle w:val="TOC3"/>
            <w:tabs>
              <w:tab w:val="right" w:leader="dot" w:pos="15375"/>
            </w:tabs>
            <w:rPr>
              <w:rStyle w:val="Hyperlink"/>
              <w:noProof/>
              <w:kern w:val="2"/>
              <w:lang w:val="en-GB" w:eastAsia="ja-JP"/>
              <w14:ligatures w14:val="standardContextual"/>
            </w:rPr>
          </w:pPr>
          <w:hyperlink w:anchor="_Toc816501352">
            <w:r w:rsidRPr="74633B5D">
              <w:rPr>
                <w:rStyle w:val="Hyperlink"/>
              </w:rPr>
              <w:t>Response Headers</w:t>
            </w:r>
            <w:r w:rsidR="6A482C62">
              <w:tab/>
            </w:r>
            <w:r w:rsidR="6A482C62">
              <w:fldChar w:fldCharType="begin"/>
            </w:r>
            <w:r w:rsidR="6A482C62">
              <w:instrText>PAGEREF _Toc816501352 \h</w:instrText>
            </w:r>
            <w:r w:rsidR="6A482C62">
              <w:fldChar w:fldCharType="separate"/>
            </w:r>
            <w:r w:rsidRPr="74633B5D">
              <w:rPr>
                <w:rStyle w:val="Hyperlink"/>
              </w:rPr>
              <w:t>5</w:t>
            </w:r>
            <w:r w:rsidR="6A482C62">
              <w:fldChar w:fldCharType="end"/>
            </w:r>
          </w:hyperlink>
        </w:p>
        <w:p w:rsidR="00424982" w:rsidP="74633B5D" w:rsidRDefault="74633B5D" w14:paraId="5C4D15BD" w14:textId="542FBF26">
          <w:pPr>
            <w:pStyle w:val="TOC1"/>
            <w:tabs>
              <w:tab w:val="right" w:leader="dot" w:pos="15375"/>
            </w:tabs>
            <w:rPr>
              <w:rStyle w:val="Hyperlink"/>
              <w:noProof/>
              <w:kern w:val="2"/>
              <w:lang w:val="en-GB" w:eastAsia="ja-JP"/>
              <w14:ligatures w14:val="standardContextual"/>
            </w:rPr>
          </w:pPr>
          <w:hyperlink w:anchor="_Toc1295597214">
            <w:r w:rsidRPr="74633B5D">
              <w:rPr>
                <w:rStyle w:val="Hyperlink"/>
              </w:rPr>
              <w:t>Resource Types</w:t>
            </w:r>
            <w:r w:rsidR="6A482C62">
              <w:tab/>
            </w:r>
            <w:r w:rsidR="6A482C62">
              <w:fldChar w:fldCharType="begin"/>
            </w:r>
            <w:r w:rsidR="6A482C62">
              <w:instrText>PAGEREF _Toc1295597214 \h</w:instrText>
            </w:r>
            <w:r w:rsidR="6A482C62">
              <w:fldChar w:fldCharType="separate"/>
            </w:r>
            <w:r w:rsidRPr="74633B5D">
              <w:rPr>
                <w:rStyle w:val="Hyperlink"/>
              </w:rPr>
              <w:t>5</w:t>
            </w:r>
            <w:r w:rsidR="6A482C62">
              <w:fldChar w:fldCharType="end"/>
            </w:r>
          </w:hyperlink>
        </w:p>
        <w:p w:rsidR="00424982" w:rsidP="74633B5D" w:rsidRDefault="74633B5D" w14:paraId="1447E149" w14:textId="2346CF7E">
          <w:pPr>
            <w:pStyle w:val="TOC3"/>
            <w:tabs>
              <w:tab w:val="right" w:leader="dot" w:pos="15375"/>
            </w:tabs>
            <w:rPr>
              <w:rStyle w:val="Hyperlink"/>
              <w:noProof/>
              <w:kern w:val="2"/>
              <w:lang w:val="en-GB" w:eastAsia="ja-JP"/>
              <w14:ligatures w14:val="standardContextual"/>
            </w:rPr>
          </w:pPr>
          <w:hyperlink w:anchor="_Toc1542856110">
            <w:r w:rsidRPr="74633B5D">
              <w:rPr>
                <w:rStyle w:val="Hyperlink"/>
              </w:rPr>
              <w:t>PGZINV Resource Entity</w:t>
            </w:r>
            <w:r w:rsidR="6A482C62">
              <w:tab/>
            </w:r>
            <w:r w:rsidR="6A482C62">
              <w:fldChar w:fldCharType="begin"/>
            </w:r>
            <w:r w:rsidR="6A482C62">
              <w:instrText>PAGEREF _Toc1542856110 \h</w:instrText>
            </w:r>
            <w:r w:rsidR="6A482C62">
              <w:fldChar w:fldCharType="separate"/>
            </w:r>
            <w:r w:rsidRPr="74633B5D">
              <w:rPr>
                <w:rStyle w:val="Hyperlink"/>
              </w:rPr>
              <w:t>6</w:t>
            </w:r>
            <w:r w:rsidR="6A482C62">
              <w:fldChar w:fldCharType="end"/>
            </w:r>
          </w:hyperlink>
        </w:p>
        <w:p w:rsidR="00424982" w:rsidP="74633B5D" w:rsidRDefault="74633B5D" w14:paraId="249A5708" w14:textId="483B2FCE">
          <w:pPr>
            <w:pStyle w:val="TOC3"/>
            <w:tabs>
              <w:tab w:val="right" w:leader="dot" w:pos="15375"/>
            </w:tabs>
            <w:rPr>
              <w:rStyle w:val="Hyperlink"/>
              <w:noProof/>
              <w:kern w:val="2"/>
              <w:lang w:val="en-GB" w:eastAsia="ja-JP"/>
              <w14:ligatures w14:val="standardContextual"/>
            </w:rPr>
          </w:pPr>
          <w:hyperlink w:anchor="_Toc638378600">
            <w:r w:rsidRPr="74633B5D">
              <w:rPr>
                <w:rStyle w:val="Hyperlink"/>
              </w:rPr>
              <w:t>Resource Order Entity</w:t>
            </w:r>
            <w:r w:rsidR="6A482C62">
              <w:tab/>
            </w:r>
            <w:r w:rsidR="6A482C62">
              <w:fldChar w:fldCharType="begin"/>
            </w:r>
            <w:r w:rsidR="6A482C62">
              <w:instrText>PAGEREF _Toc638378600 \h</w:instrText>
            </w:r>
            <w:r w:rsidR="6A482C62">
              <w:fldChar w:fldCharType="separate"/>
            </w:r>
            <w:r w:rsidRPr="74633B5D">
              <w:rPr>
                <w:rStyle w:val="Hyperlink"/>
              </w:rPr>
              <w:t>7</w:t>
            </w:r>
            <w:r w:rsidR="6A482C62">
              <w:fldChar w:fldCharType="end"/>
            </w:r>
          </w:hyperlink>
        </w:p>
        <w:p w:rsidR="00424982" w:rsidP="74633B5D" w:rsidRDefault="74633B5D" w14:paraId="50099982" w14:textId="76E0DD57">
          <w:pPr>
            <w:pStyle w:val="TOC3"/>
            <w:tabs>
              <w:tab w:val="right" w:leader="dot" w:pos="15375"/>
            </w:tabs>
            <w:rPr>
              <w:rStyle w:val="Hyperlink"/>
              <w:noProof/>
              <w:kern w:val="2"/>
              <w:lang w:val="en-GB" w:eastAsia="ja-JP"/>
              <w14:ligatures w14:val="standardContextual"/>
            </w:rPr>
          </w:pPr>
          <w:hyperlink w:anchor="_Toc762184974">
            <w:r w:rsidRPr="74633B5D">
              <w:rPr>
                <w:rStyle w:val="Hyperlink"/>
              </w:rPr>
              <w:t>HK Entity</w:t>
            </w:r>
            <w:r w:rsidR="6A482C62">
              <w:tab/>
            </w:r>
            <w:r w:rsidR="6A482C62">
              <w:fldChar w:fldCharType="begin"/>
            </w:r>
            <w:r w:rsidR="6A482C62">
              <w:instrText>PAGEREF _Toc762184974 \h</w:instrText>
            </w:r>
            <w:r w:rsidR="6A482C62">
              <w:fldChar w:fldCharType="separate"/>
            </w:r>
            <w:r w:rsidRPr="74633B5D">
              <w:rPr>
                <w:rStyle w:val="Hyperlink"/>
              </w:rPr>
              <w:t>8</w:t>
            </w:r>
            <w:r w:rsidR="6A482C62">
              <w:fldChar w:fldCharType="end"/>
            </w:r>
          </w:hyperlink>
        </w:p>
        <w:p w:rsidR="6A482C62" w:rsidP="6A482C62" w:rsidRDefault="74633B5D" w14:paraId="0F6B9E5B" w14:textId="0342118B">
          <w:pPr>
            <w:pStyle w:val="TOC3"/>
            <w:tabs>
              <w:tab w:val="right" w:leader="dot" w:pos="15375"/>
            </w:tabs>
            <w:rPr>
              <w:rStyle w:val="Hyperlink"/>
            </w:rPr>
          </w:pPr>
          <w:hyperlink w:anchor="_Toc171477528">
            <w:r w:rsidRPr="74633B5D">
              <w:rPr>
                <w:rStyle w:val="Hyperlink"/>
              </w:rPr>
              <w:t>Resource Pool Entity</w:t>
            </w:r>
            <w:r w:rsidR="6A482C62">
              <w:tab/>
            </w:r>
            <w:r w:rsidR="6A482C62">
              <w:fldChar w:fldCharType="begin"/>
            </w:r>
            <w:r w:rsidR="6A482C62">
              <w:instrText>PAGEREF _Toc171477528 \h</w:instrText>
            </w:r>
            <w:r w:rsidR="6A482C62">
              <w:fldChar w:fldCharType="separate"/>
            </w:r>
            <w:r w:rsidRPr="74633B5D">
              <w:rPr>
                <w:rStyle w:val="Hyperlink"/>
              </w:rPr>
              <w:t>8</w:t>
            </w:r>
            <w:r w:rsidR="6A482C62">
              <w:fldChar w:fldCharType="end"/>
            </w:r>
          </w:hyperlink>
        </w:p>
        <w:p w:rsidR="6A482C62" w:rsidP="6A482C62" w:rsidRDefault="74633B5D" w14:paraId="765AE90D" w14:textId="7F50F679">
          <w:pPr>
            <w:pStyle w:val="TOC3"/>
            <w:tabs>
              <w:tab w:val="right" w:leader="dot" w:pos="15375"/>
            </w:tabs>
            <w:rPr>
              <w:rStyle w:val="Hyperlink"/>
            </w:rPr>
          </w:pPr>
          <w:hyperlink w:anchor="_Toc1406232623">
            <w:r w:rsidRPr="74633B5D">
              <w:rPr>
                <w:rStyle w:val="Hyperlink"/>
              </w:rPr>
              <w:t>History Entity</w:t>
            </w:r>
            <w:r w:rsidR="6A482C62">
              <w:tab/>
            </w:r>
            <w:r w:rsidR="6A482C62">
              <w:fldChar w:fldCharType="begin"/>
            </w:r>
            <w:r w:rsidR="6A482C62">
              <w:instrText>PAGEREF _Toc1406232623 \h</w:instrText>
            </w:r>
            <w:r w:rsidR="6A482C62">
              <w:fldChar w:fldCharType="separate"/>
            </w:r>
            <w:r w:rsidRPr="74633B5D">
              <w:rPr>
                <w:rStyle w:val="Hyperlink"/>
              </w:rPr>
              <w:t>8</w:t>
            </w:r>
            <w:r w:rsidR="6A482C62">
              <w:fldChar w:fldCharType="end"/>
            </w:r>
          </w:hyperlink>
        </w:p>
        <w:p w:rsidR="6A482C62" w:rsidP="6A482C62" w:rsidRDefault="74633B5D" w14:paraId="5D0B6262" w14:textId="36C8E316">
          <w:pPr>
            <w:pStyle w:val="TOC3"/>
            <w:tabs>
              <w:tab w:val="right" w:leader="dot" w:pos="15375"/>
            </w:tabs>
            <w:rPr>
              <w:rStyle w:val="Hyperlink"/>
            </w:rPr>
          </w:pPr>
          <w:hyperlink w:anchor="_Toc1361152453">
            <w:r w:rsidRPr="74633B5D">
              <w:rPr>
                <w:rStyle w:val="Hyperlink"/>
              </w:rPr>
              <w:t>Product Offering Entity</w:t>
            </w:r>
            <w:r w:rsidR="6A482C62">
              <w:tab/>
            </w:r>
            <w:r w:rsidR="6A482C62">
              <w:fldChar w:fldCharType="begin"/>
            </w:r>
            <w:r w:rsidR="6A482C62">
              <w:instrText>PAGEREF _Toc1361152453 \h</w:instrText>
            </w:r>
            <w:r w:rsidR="6A482C62">
              <w:fldChar w:fldCharType="separate"/>
            </w:r>
            <w:r w:rsidRPr="74633B5D">
              <w:rPr>
                <w:rStyle w:val="Hyperlink"/>
              </w:rPr>
              <w:t>9</w:t>
            </w:r>
            <w:r w:rsidR="6A482C62">
              <w:fldChar w:fldCharType="end"/>
            </w:r>
          </w:hyperlink>
        </w:p>
        <w:p w:rsidR="6A482C62" w:rsidP="6A482C62" w:rsidRDefault="74633B5D" w14:paraId="51A4BAC0" w14:textId="0A965E8D">
          <w:pPr>
            <w:pStyle w:val="TOC1"/>
            <w:tabs>
              <w:tab w:val="right" w:leader="dot" w:pos="15375"/>
            </w:tabs>
            <w:rPr>
              <w:rStyle w:val="Hyperlink"/>
            </w:rPr>
          </w:pPr>
          <w:hyperlink w:anchor="_Toc1775844905">
            <w:r w:rsidRPr="74633B5D">
              <w:rPr>
                <w:rStyle w:val="Hyperlink"/>
              </w:rPr>
              <w:t>Sample Operations</w:t>
            </w:r>
            <w:r w:rsidR="6A482C62">
              <w:tab/>
            </w:r>
            <w:r w:rsidR="6A482C62">
              <w:fldChar w:fldCharType="begin"/>
            </w:r>
            <w:r w:rsidR="6A482C62">
              <w:instrText>PAGEREF _Toc1775844905 \h</w:instrText>
            </w:r>
            <w:r w:rsidR="6A482C62">
              <w:fldChar w:fldCharType="separate"/>
            </w:r>
            <w:r w:rsidRPr="74633B5D">
              <w:rPr>
                <w:rStyle w:val="Hyperlink"/>
              </w:rPr>
              <w:t>10</w:t>
            </w:r>
            <w:r w:rsidR="6A482C62">
              <w:fldChar w:fldCharType="end"/>
            </w:r>
          </w:hyperlink>
        </w:p>
        <w:p w:rsidR="6A482C62" w:rsidP="74633B5D" w:rsidRDefault="74633B5D" w14:paraId="4D5B84FF" w14:textId="6FAA71A1">
          <w:pPr>
            <w:pStyle w:val="TOC2"/>
            <w:tabs>
              <w:tab w:val="right" w:leader="dot" w:pos="15375"/>
            </w:tabs>
            <w:rPr>
              <w:rStyle w:val="Hyperlink"/>
            </w:rPr>
          </w:pPr>
          <w:hyperlink w:anchor="_Toc77786656">
            <w:r w:rsidRPr="74633B5D">
              <w:rPr>
                <w:rStyle w:val="Hyperlink"/>
              </w:rPr>
              <w:t>PGZINV Resource Operations</w:t>
            </w:r>
            <w:r w:rsidR="6A482C62">
              <w:tab/>
            </w:r>
            <w:r w:rsidR="6A482C62">
              <w:fldChar w:fldCharType="begin"/>
            </w:r>
            <w:r w:rsidR="6A482C62">
              <w:instrText>PAGEREF _Toc77786656 \h</w:instrText>
            </w:r>
            <w:r w:rsidR="6A482C62">
              <w:fldChar w:fldCharType="separate"/>
            </w:r>
            <w:r w:rsidRPr="74633B5D">
              <w:rPr>
                <w:rStyle w:val="Hyperlink"/>
              </w:rPr>
              <w:t>10</w:t>
            </w:r>
            <w:r w:rsidR="6A482C62">
              <w:fldChar w:fldCharType="end"/>
            </w:r>
          </w:hyperlink>
        </w:p>
        <w:p w:rsidR="6A482C62" w:rsidP="6A482C62" w:rsidRDefault="74633B5D" w14:paraId="6E1835EA" w14:textId="7412E8AE">
          <w:pPr>
            <w:pStyle w:val="TOC3"/>
            <w:tabs>
              <w:tab w:val="right" w:leader="dot" w:pos="15375"/>
            </w:tabs>
            <w:rPr>
              <w:rStyle w:val="Hyperlink"/>
            </w:rPr>
          </w:pPr>
          <w:hyperlink w:anchor="_Toc1530934126">
            <w:r w:rsidRPr="74633B5D">
              <w:rPr>
                <w:rStyle w:val="Hyperlink"/>
              </w:rPr>
              <w:t>Query PGZINV Resource entity:</w:t>
            </w:r>
            <w:r w:rsidR="6A482C62">
              <w:tab/>
            </w:r>
            <w:r w:rsidR="6A482C62">
              <w:fldChar w:fldCharType="begin"/>
            </w:r>
            <w:r w:rsidR="6A482C62">
              <w:instrText>PAGEREF _Toc1530934126 \h</w:instrText>
            </w:r>
            <w:r w:rsidR="6A482C62">
              <w:fldChar w:fldCharType="separate"/>
            </w:r>
            <w:r w:rsidRPr="74633B5D">
              <w:rPr>
                <w:rStyle w:val="Hyperlink"/>
              </w:rPr>
              <w:t>10</w:t>
            </w:r>
            <w:r w:rsidR="6A482C62">
              <w:fldChar w:fldCharType="end"/>
            </w:r>
          </w:hyperlink>
        </w:p>
        <w:p w:rsidR="6A482C62" w:rsidP="6A482C62" w:rsidRDefault="74633B5D" w14:paraId="19ADF6F7" w14:textId="5DA8839F">
          <w:pPr>
            <w:pStyle w:val="TOC3"/>
            <w:tabs>
              <w:tab w:val="right" w:leader="dot" w:pos="15375"/>
            </w:tabs>
            <w:rPr>
              <w:rStyle w:val="Hyperlink"/>
            </w:rPr>
          </w:pPr>
          <w:hyperlink w:anchor="_Toc2000623981">
            <w:r w:rsidRPr="74633B5D">
              <w:rPr>
                <w:rStyle w:val="Hyperlink"/>
              </w:rPr>
              <w:t>Update PGZINV Resource entity:</w:t>
            </w:r>
            <w:r w:rsidR="6A482C62">
              <w:tab/>
            </w:r>
            <w:r w:rsidR="6A482C62">
              <w:fldChar w:fldCharType="begin"/>
            </w:r>
            <w:r w:rsidR="6A482C62">
              <w:instrText>PAGEREF _Toc2000623981 \h</w:instrText>
            </w:r>
            <w:r w:rsidR="6A482C62">
              <w:fldChar w:fldCharType="separate"/>
            </w:r>
            <w:r w:rsidRPr="74633B5D">
              <w:rPr>
                <w:rStyle w:val="Hyperlink"/>
              </w:rPr>
              <w:t>11</w:t>
            </w:r>
            <w:r w:rsidR="6A482C62">
              <w:fldChar w:fldCharType="end"/>
            </w:r>
          </w:hyperlink>
        </w:p>
        <w:p w:rsidR="6A482C62" w:rsidP="6A482C62" w:rsidRDefault="74633B5D" w14:paraId="5D33352D" w14:textId="741C9477">
          <w:pPr>
            <w:pStyle w:val="TOC3"/>
            <w:tabs>
              <w:tab w:val="right" w:leader="dot" w:pos="15375"/>
            </w:tabs>
            <w:rPr>
              <w:rStyle w:val="Hyperlink"/>
            </w:rPr>
          </w:pPr>
          <w:hyperlink w:anchor="_Toc2025613263">
            <w:r w:rsidRPr="74633B5D">
              <w:rPr>
                <w:rStyle w:val="Hyperlink"/>
              </w:rPr>
              <w:t>Reserve SIM:</w:t>
            </w:r>
            <w:r w:rsidR="6A482C62">
              <w:tab/>
            </w:r>
            <w:r w:rsidR="6A482C62">
              <w:fldChar w:fldCharType="begin"/>
            </w:r>
            <w:r w:rsidR="6A482C62">
              <w:instrText>PAGEREF _Toc2025613263 \h</w:instrText>
            </w:r>
            <w:r w:rsidR="6A482C62">
              <w:fldChar w:fldCharType="separate"/>
            </w:r>
            <w:r w:rsidRPr="74633B5D">
              <w:rPr>
                <w:rStyle w:val="Hyperlink"/>
              </w:rPr>
              <w:t>11</w:t>
            </w:r>
            <w:r w:rsidR="6A482C62">
              <w:fldChar w:fldCharType="end"/>
            </w:r>
          </w:hyperlink>
        </w:p>
        <w:p w:rsidR="6A482C62" w:rsidP="74633B5D" w:rsidRDefault="74633B5D" w14:paraId="5948936E" w14:textId="57417BF6">
          <w:pPr>
            <w:pStyle w:val="TOC2"/>
            <w:tabs>
              <w:tab w:val="right" w:leader="dot" w:pos="15375"/>
            </w:tabs>
            <w:rPr>
              <w:rStyle w:val="Hyperlink"/>
            </w:rPr>
          </w:pPr>
          <w:hyperlink w:anchor="_Toc172095062">
            <w:r w:rsidRPr="74633B5D">
              <w:rPr>
                <w:rStyle w:val="Hyperlink"/>
              </w:rPr>
              <w:t>Resource Order Operations</w:t>
            </w:r>
            <w:r w:rsidR="6A482C62">
              <w:tab/>
            </w:r>
            <w:r w:rsidR="6A482C62">
              <w:fldChar w:fldCharType="begin"/>
            </w:r>
            <w:r w:rsidR="6A482C62">
              <w:instrText>PAGEREF _Toc172095062 \h</w:instrText>
            </w:r>
            <w:r w:rsidR="6A482C62">
              <w:fldChar w:fldCharType="separate"/>
            </w:r>
            <w:r w:rsidRPr="74633B5D">
              <w:rPr>
                <w:rStyle w:val="Hyperlink"/>
              </w:rPr>
              <w:t>12</w:t>
            </w:r>
            <w:r w:rsidR="6A482C62">
              <w:fldChar w:fldCharType="end"/>
            </w:r>
          </w:hyperlink>
        </w:p>
        <w:p w:rsidR="6A482C62" w:rsidP="6A482C62" w:rsidRDefault="74633B5D" w14:paraId="07153540" w14:textId="4B23C9CB">
          <w:pPr>
            <w:pStyle w:val="TOC3"/>
            <w:tabs>
              <w:tab w:val="right" w:leader="dot" w:pos="15375"/>
            </w:tabs>
            <w:rPr>
              <w:rStyle w:val="Hyperlink"/>
            </w:rPr>
          </w:pPr>
          <w:hyperlink w:anchor="_Toc319776716">
            <w:r w:rsidRPr="74633B5D">
              <w:rPr>
                <w:rStyle w:val="Hyperlink"/>
              </w:rPr>
              <w:t>Query Resource Order entity:</w:t>
            </w:r>
            <w:r w:rsidR="6A482C62">
              <w:tab/>
            </w:r>
            <w:r w:rsidR="6A482C62">
              <w:fldChar w:fldCharType="begin"/>
            </w:r>
            <w:r w:rsidR="6A482C62">
              <w:instrText>PAGEREF _Toc319776716 \h</w:instrText>
            </w:r>
            <w:r w:rsidR="6A482C62">
              <w:fldChar w:fldCharType="separate"/>
            </w:r>
            <w:r w:rsidRPr="74633B5D">
              <w:rPr>
                <w:rStyle w:val="Hyperlink"/>
              </w:rPr>
              <w:t>13</w:t>
            </w:r>
            <w:r w:rsidR="6A482C62">
              <w:fldChar w:fldCharType="end"/>
            </w:r>
          </w:hyperlink>
        </w:p>
        <w:p w:rsidR="6A482C62" w:rsidP="6A482C62" w:rsidRDefault="74633B5D" w14:paraId="6446BF3D" w14:textId="38476292">
          <w:pPr>
            <w:pStyle w:val="TOC3"/>
            <w:tabs>
              <w:tab w:val="right" w:leader="dot" w:pos="15375"/>
            </w:tabs>
            <w:rPr>
              <w:rStyle w:val="Hyperlink"/>
            </w:rPr>
          </w:pPr>
          <w:hyperlink w:anchor="_Toc2102076723">
            <w:r w:rsidRPr="74633B5D">
              <w:rPr>
                <w:rStyle w:val="Hyperlink"/>
              </w:rPr>
              <w:t>Create Resource Order entity:</w:t>
            </w:r>
            <w:r w:rsidR="6A482C62">
              <w:tab/>
            </w:r>
            <w:r w:rsidR="6A482C62">
              <w:fldChar w:fldCharType="begin"/>
            </w:r>
            <w:r w:rsidR="6A482C62">
              <w:instrText>PAGEREF _Toc2102076723 \h</w:instrText>
            </w:r>
            <w:r w:rsidR="6A482C62">
              <w:fldChar w:fldCharType="separate"/>
            </w:r>
            <w:r w:rsidRPr="74633B5D">
              <w:rPr>
                <w:rStyle w:val="Hyperlink"/>
              </w:rPr>
              <w:t>13</w:t>
            </w:r>
            <w:r w:rsidR="6A482C62">
              <w:fldChar w:fldCharType="end"/>
            </w:r>
          </w:hyperlink>
        </w:p>
        <w:p w:rsidR="6A482C62" w:rsidP="6A482C62" w:rsidRDefault="74633B5D" w14:paraId="5F20AEA3" w14:textId="267B93B2">
          <w:pPr>
            <w:pStyle w:val="TOC3"/>
            <w:tabs>
              <w:tab w:val="right" w:leader="dot" w:pos="15375"/>
            </w:tabs>
            <w:rPr>
              <w:rStyle w:val="Hyperlink"/>
            </w:rPr>
          </w:pPr>
          <w:hyperlink w:anchor="_Toc1010638239">
            <w:r w:rsidRPr="74633B5D">
              <w:rPr>
                <w:rStyle w:val="Hyperlink"/>
              </w:rPr>
              <w:t>Update Resource Order entity:</w:t>
            </w:r>
            <w:r w:rsidR="6A482C62">
              <w:tab/>
            </w:r>
            <w:r w:rsidR="6A482C62">
              <w:fldChar w:fldCharType="begin"/>
            </w:r>
            <w:r w:rsidR="6A482C62">
              <w:instrText>PAGEREF _Toc1010638239 \h</w:instrText>
            </w:r>
            <w:r w:rsidR="6A482C62">
              <w:fldChar w:fldCharType="separate"/>
            </w:r>
            <w:r w:rsidRPr="74633B5D">
              <w:rPr>
                <w:rStyle w:val="Hyperlink"/>
              </w:rPr>
              <w:t>14</w:t>
            </w:r>
            <w:r w:rsidR="6A482C62">
              <w:fldChar w:fldCharType="end"/>
            </w:r>
          </w:hyperlink>
        </w:p>
        <w:p w:rsidR="6A482C62" w:rsidP="6A482C62" w:rsidRDefault="74633B5D" w14:paraId="655B4F8E" w14:textId="56E37289">
          <w:pPr>
            <w:pStyle w:val="TOC3"/>
            <w:tabs>
              <w:tab w:val="right" w:leader="dot" w:pos="15375"/>
            </w:tabs>
            <w:rPr>
              <w:rStyle w:val="Hyperlink"/>
            </w:rPr>
          </w:pPr>
          <w:hyperlink w:anchor="_Toc946363646">
            <w:r w:rsidRPr="74633B5D">
              <w:rPr>
                <w:rStyle w:val="Hyperlink"/>
              </w:rPr>
              <w:t>Delete Resource Order entity:</w:t>
            </w:r>
            <w:r w:rsidR="6A482C62">
              <w:tab/>
            </w:r>
            <w:r w:rsidR="6A482C62">
              <w:fldChar w:fldCharType="begin"/>
            </w:r>
            <w:r w:rsidR="6A482C62">
              <w:instrText>PAGEREF _Toc946363646 \h</w:instrText>
            </w:r>
            <w:r w:rsidR="6A482C62">
              <w:fldChar w:fldCharType="separate"/>
            </w:r>
            <w:r w:rsidRPr="74633B5D">
              <w:rPr>
                <w:rStyle w:val="Hyperlink"/>
              </w:rPr>
              <w:t>15</w:t>
            </w:r>
            <w:r w:rsidR="6A482C62">
              <w:fldChar w:fldCharType="end"/>
            </w:r>
          </w:hyperlink>
        </w:p>
        <w:p w:rsidR="6A482C62" w:rsidP="74633B5D" w:rsidRDefault="74633B5D" w14:paraId="5935C4EF" w14:textId="0D5B7A4D">
          <w:pPr>
            <w:pStyle w:val="TOC2"/>
            <w:tabs>
              <w:tab w:val="right" w:leader="dot" w:pos="15375"/>
            </w:tabs>
            <w:rPr>
              <w:rStyle w:val="Hyperlink"/>
            </w:rPr>
          </w:pPr>
          <w:hyperlink w:anchor="_Toc258485411">
            <w:r w:rsidRPr="74633B5D">
              <w:rPr>
                <w:rStyle w:val="Hyperlink"/>
              </w:rPr>
              <w:t>HK Operations</w:t>
            </w:r>
            <w:r w:rsidR="6A482C62">
              <w:tab/>
            </w:r>
            <w:r w:rsidR="6A482C62">
              <w:fldChar w:fldCharType="begin"/>
            </w:r>
            <w:r w:rsidR="6A482C62">
              <w:instrText>PAGEREF _Toc258485411 \h</w:instrText>
            </w:r>
            <w:r w:rsidR="6A482C62">
              <w:fldChar w:fldCharType="separate"/>
            </w:r>
            <w:r w:rsidRPr="74633B5D">
              <w:rPr>
                <w:rStyle w:val="Hyperlink"/>
              </w:rPr>
              <w:t>15</w:t>
            </w:r>
            <w:r w:rsidR="6A482C62">
              <w:fldChar w:fldCharType="end"/>
            </w:r>
          </w:hyperlink>
        </w:p>
        <w:p w:rsidR="74633B5D" w:rsidP="74633B5D" w:rsidRDefault="74633B5D" w14:paraId="2A6DDF6C" w14:textId="76790610">
          <w:pPr>
            <w:pStyle w:val="TOC3"/>
            <w:tabs>
              <w:tab w:val="right" w:leader="dot" w:pos="15375"/>
            </w:tabs>
            <w:rPr>
              <w:rStyle w:val="Hyperlink"/>
            </w:rPr>
          </w:pPr>
          <w:hyperlink w:anchor="_Toc1644167182">
            <w:r w:rsidRPr="74633B5D">
              <w:rPr>
                <w:rStyle w:val="Hyperlink"/>
              </w:rPr>
              <w:t>Query HK entity:</w:t>
            </w:r>
            <w:r>
              <w:tab/>
            </w:r>
            <w:r>
              <w:fldChar w:fldCharType="begin"/>
            </w:r>
            <w:r>
              <w:instrText>PAGEREF _Toc1644167182 \h</w:instrText>
            </w:r>
            <w:r>
              <w:fldChar w:fldCharType="separate"/>
            </w:r>
            <w:r w:rsidRPr="74633B5D">
              <w:rPr>
                <w:rStyle w:val="Hyperlink"/>
              </w:rPr>
              <w:t>16</w:t>
            </w:r>
            <w:r>
              <w:fldChar w:fldCharType="end"/>
            </w:r>
          </w:hyperlink>
        </w:p>
        <w:p w:rsidR="74633B5D" w:rsidP="74633B5D" w:rsidRDefault="74633B5D" w14:paraId="35D7897A" w14:textId="638BA68B">
          <w:pPr>
            <w:pStyle w:val="TOC3"/>
            <w:tabs>
              <w:tab w:val="right" w:leader="dot" w:pos="15375"/>
            </w:tabs>
            <w:rPr>
              <w:rStyle w:val="Hyperlink"/>
            </w:rPr>
          </w:pPr>
          <w:hyperlink w:anchor="_Toc1437079192">
            <w:r w:rsidRPr="74633B5D">
              <w:rPr>
                <w:rStyle w:val="Hyperlink"/>
              </w:rPr>
              <w:t>Create HK entity:</w:t>
            </w:r>
            <w:r>
              <w:tab/>
            </w:r>
            <w:r>
              <w:fldChar w:fldCharType="begin"/>
            </w:r>
            <w:r>
              <w:instrText>PAGEREF _Toc1437079192 \h</w:instrText>
            </w:r>
            <w:r>
              <w:fldChar w:fldCharType="separate"/>
            </w:r>
            <w:r w:rsidRPr="74633B5D">
              <w:rPr>
                <w:rStyle w:val="Hyperlink"/>
              </w:rPr>
              <w:t>16</w:t>
            </w:r>
            <w:r>
              <w:fldChar w:fldCharType="end"/>
            </w:r>
          </w:hyperlink>
        </w:p>
        <w:p w:rsidR="74633B5D" w:rsidP="74633B5D" w:rsidRDefault="74633B5D" w14:paraId="6FDB75B2" w14:textId="243906A4">
          <w:pPr>
            <w:pStyle w:val="TOC3"/>
            <w:tabs>
              <w:tab w:val="right" w:leader="dot" w:pos="15375"/>
            </w:tabs>
            <w:rPr>
              <w:rStyle w:val="Hyperlink"/>
            </w:rPr>
          </w:pPr>
          <w:hyperlink w:anchor="_Toc782864030">
            <w:r w:rsidRPr="74633B5D">
              <w:rPr>
                <w:rStyle w:val="Hyperlink"/>
              </w:rPr>
              <w:t>Update HK entity:</w:t>
            </w:r>
            <w:r>
              <w:tab/>
            </w:r>
            <w:r>
              <w:fldChar w:fldCharType="begin"/>
            </w:r>
            <w:r>
              <w:instrText>PAGEREF _Toc782864030 \h</w:instrText>
            </w:r>
            <w:r>
              <w:fldChar w:fldCharType="separate"/>
            </w:r>
            <w:r w:rsidRPr="74633B5D">
              <w:rPr>
                <w:rStyle w:val="Hyperlink"/>
              </w:rPr>
              <w:t>16</w:t>
            </w:r>
            <w:r>
              <w:fldChar w:fldCharType="end"/>
            </w:r>
          </w:hyperlink>
        </w:p>
        <w:p w:rsidR="74633B5D" w:rsidP="74633B5D" w:rsidRDefault="74633B5D" w14:paraId="6D28E98C" w14:textId="2757B8E3">
          <w:pPr>
            <w:pStyle w:val="TOC3"/>
            <w:tabs>
              <w:tab w:val="right" w:leader="dot" w:pos="15375"/>
            </w:tabs>
            <w:rPr>
              <w:rStyle w:val="Hyperlink"/>
            </w:rPr>
          </w:pPr>
          <w:hyperlink w:anchor="_Toc1641362062">
            <w:r w:rsidRPr="74633B5D">
              <w:rPr>
                <w:rStyle w:val="Hyperlink"/>
              </w:rPr>
              <w:t>Delete HK entity:</w:t>
            </w:r>
            <w:r>
              <w:tab/>
            </w:r>
            <w:r>
              <w:fldChar w:fldCharType="begin"/>
            </w:r>
            <w:r>
              <w:instrText>PAGEREF _Toc1641362062 \h</w:instrText>
            </w:r>
            <w:r>
              <w:fldChar w:fldCharType="separate"/>
            </w:r>
            <w:r w:rsidRPr="74633B5D">
              <w:rPr>
                <w:rStyle w:val="Hyperlink"/>
              </w:rPr>
              <w:t>17</w:t>
            </w:r>
            <w:r>
              <w:fldChar w:fldCharType="end"/>
            </w:r>
          </w:hyperlink>
        </w:p>
        <w:p w:rsidR="74633B5D" w:rsidP="74633B5D" w:rsidRDefault="74633B5D" w14:paraId="39CA047A" w14:textId="691064DE">
          <w:pPr>
            <w:pStyle w:val="TOC2"/>
            <w:tabs>
              <w:tab w:val="right" w:leader="dot" w:pos="15375"/>
            </w:tabs>
            <w:rPr>
              <w:rStyle w:val="Hyperlink"/>
            </w:rPr>
          </w:pPr>
          <w:hyperlink w:anchor="_Toc1142292172">
            <w:r w:rsidRPr="74633B5D">
              <w:rPr>
                <w:rStyle w:val="Hyperlink"/>
              </w:rPr>
              <w:t>Resource Pool Operations</w:t>
            </w:r>
            <w:r>
              <w:tab/>
            </w:r>
            <w:r>
              <w:fldChar w:fldCharType="begin"/>
            </w:r>
            <w:r>
              <w:instrText>PAGEREF _Toc1142292172 \h</w:instrText>
            </w:r>
            <w:r>
              <w:fldChar w:fldCharType="separate"/>
            </w:r>
            <w:r w:rsidRPr="74633B5D">
              <w:rPr>
                <w:rStyle w:val="Hyperlink"/>
              </w:rPr>
              <w:t>17</w:t>
            </w:r>
            <w:r>
              <w:fldChar w:fldCharType="end"/>
            </w:r>
          </w:hyperlink>
        </w:p>
        <w:p w:rsidR="74633B5D" w:rsidP="74633B5D" w:rsidRDefault="74633B5D" w14:paraId="79117342" w14:textId="61E8E6E6">
          <w:pPr>
            <w:pStyle w:val="TOC3"/>
            <w:tabs>
              <w:tab w:val="right" w:leader="dot" w:pos="15375"/>
            </w:tabs>
            <w:rPr>
              <w:rStyle w:val="Hyperlink"/>
            </w:rPr>
          </w:pPr>
          <w:hyperlink w:anchor="_Toc171082009">
            <w:r w:rsidRPr="74633B5D">
              <w:rPr>
                <w:rStyle w:val="Hyperlink"/>
              </w:rPr>
              <w:t>Query Resource Pool entity:</w:t>
            </w:r>
            <w:r>
              <w:tab/>
            </w:r>
            <w:r>
              <w:fldChar w:fldCharType="begin"/>
            </w:r>
            <w:r>
              <w:instrText>PAGEREF _Toc171082009 \h</w:instrText>
            </w:r>
            <w:r>
              <w:fldChar w:fldCharType="separate"/>
            </w:r>
            <w:r w:rsidRPr="74633B5D">
              <w:rPr>
                <w:rStyle w:val="Hyperlink"/>
              </w:rPr>
              <w:t>18</w:t>
            </w:r>
            <w:r>
              <w:fldChar w:fldCharType="end"/>
            </w:r>
          </w:hyperlink>
        </w:p>
        <w:p w:rsidR="74633B5D" w:rsidP="74633B5D" w:rsidRDefault="74633B5D" w14:paraId="527FA158" w14:textId="4E6BB69D">
          <w:pPr>
            <w:pStyle w:val="TOC3"/>
            <w:tabs>
              <w:tab w:val="right" w:leader="dot" w:pos="15375"/>
            </w:tabs>
            <w:rPr>
              <w:rStyle w:val="Hyperlink"/>
            </w:rPr>
          </w:pPr>
          <w:hyperlink w:anchor="_Toc448480857">
            <w:r w:rsidRPr="74633B5D">
              <w:rPr>
                <w:rStyle w:val="Hyperlink"/>
              </w:rPr>
              <w:t>Create Resource Pool:</w:t>
            </w:r>
            <w:r>
              <w:tab/>
            </w:r>
            <w:r>
              <w:fldChar w:fldCharType="begin"/>
            </w:r>
            <w:r>
              <w:instrText>PAGEREF _Toc448480857 \h</w:instrText>
            </w:r>
            <w:r>
              <w:fldChar w:fldCharType="separate"/>
            </w:r>
            <w:r w:rsidRPr="74633B5D">
              <w:rPr>
                <w:rStyle w:val="Hyperlink"/>
              </w:rPr>
              <w:t>18</w:t>
            </w:r>
            <w:r>
              <w:fldChar w:fldCharType="end"/>
            </w:r>
          </w:hyperlink>
        </w:p>
        <w:p w:rsidR="74633B5D" w:rsidP="74633B5D" w:rsidRDefault="74633B5D" w14:paraId="1E1A46F4" w14:textId="233095BF">
          <w:pPr>
            <w:pStyle w:val="TOC3"/>
            <w:tabs>
              <w:tab w:val="right" w:leader="dot" w:pos="15375"/>
            </w:tabs>
            <w:rPr>
              <w:rStyle w:val="Hyperlink"/>
            </w:rPr>
          </w:pPr>
          <w:hyperlink w:anchor="_Toc1055452792">
            <w:r w:rsidRPr="74633B5D">
              <w:rPr>
                <w:rStyle w:val="Hyperlink"/>
              </w:rPr>
              <w:t>Update Resource Pool:</w:t>
            </w:r>
            <w:r>
              <w:tab/>
            </w:r>
            <w:r>
              <w:fldChar w:fldCharType="begin"/>
            </w:r>
            <w:r>
              <w:instrText>PAGEREF _Toc1055452792 \h</w:instrText>
            </w:r>
            <w:r>
              <w:fldChar w:fldCharType="separate"/>
            </w:r>
            <w:r w:rsidRPr="74633B5D">
              <w:rPr>
                <w:rStyle w:val="Hyperlink"/>
              </w:rPr>
              <w:t>18</w:t>
            </w:r>
            <w:r>
              <w:fldChar w:fldCharType="end"/>
            </w:r>
          </w:hyperlink>
        </w:p>
        <w:p w:rsidR="74633B5D" w:rsidP="74633B5D" w:rsidRDefault="74633B5D" w14:paraId="11661730" w14:textId="0199B7E2">
          <w:pPr>
            <w:pStyle w:val="TOC3"/>
            <w:tabs>
              <w:tab w:val="right" w:leader="dot" w:pos="15375"/>
            </w:tabs>
            <w:rPr>
              <w:rStyle w:val="Hyperlink"/>
            </w:rPr>
          </w:pPr>
          <w:hyperlink w:anchor="_Toc1132019527">
            <w:r w:rsidRPr="74633B5D">
              <w:rPr>
                <w:rStyle w:val="Hyperlink"/>
              </w:rPr>
              <w:t>Delete Resource Pool:</w:t>
            </w:r>
            <w:r>
              <w:tab/>
            </w:r>
            <w:r>
              <w:fldChar w:fldCharType="begin"/>
            </w:r>
            <w:r>
              <w:instrText>PAGEREF _Toc1132019527 \h</w:instrText>
            </w:r>
            <w:r>
              <w:fldChar w:fldCharType="separate"/>
            </w:r>
            <w:r w:rsidRPr="74633B5D">
              <w:rPr>
                <w:rStyle w:val="Hyperlink"/>
              </w:rPr>
              <w:t>19</w:t>
            </w:r>
            <w:r>
              <w:fldChar w:fldCharType="end"/>
            </w:r>
          </w:hyperlink>
        </w:p>
        <w:p w:rsidR="74633B5D" w:rsidP="74633B5D" w:rsidRDefault="74633B5D" w14:paraId="5796803A" w14:textId="25EE7BFE">
          <w:pPr>
            <w:pStyle w:val="TOC2"/>
            <w:tabs>
              <w:tab w:val="right" w:leader="dot" w:pos="15375"/>
            </w:tabs>
            <w:rPr>
              <w:rStyle w:val="Hyperlink"/>
            </w:rPr>
          </w:pPr>
          <w:hyperlink w:anchor="_Toc1776065357">
            <w:r w:rsidRPr="74633B5D">
              <w:rPr>
                <w:rStyle w:val="Hyperlink"/>
              </w:rPr>
              <w:t>History Operations</w:t>
            </w:r>
            <w:r>
              <w:tab/>
            </w:r>
            <w:r>
              <w:fldChar w:fldCharType="begin"/>
            </w:r>
            <w:r>
              <w:instrText>PAGEREF _Toc1776065357 \h</w:instrText>
            </w:r>
            <w:r>
              <w:fldChar w:fldCharType="separate"/>
            </w:r>
            <w:r w:rsidRPr="74633B5D">
              <w:rPr>
                <w:rStyle w:val="Hyperlink"/>
              </w:rPr>
              <w:t>19</w:t>
            </w:r>
            <w:r>
              <w:fldChar w:fldCharType="end"/>
            </w:r>
          </w:hyperlink>
        </w:p>
        <w:p w:rsidR="74633B5D" w:rsidP="74633B5D" w:rsidRDefault="74633B5D" w14:paraId="7D06D1EF" w14:textId="0749EA42">
          <w:pPr>
            <w:pStyle w:val="TOC3"/>
            <w:tabs>
              <w:tab w:val="right" w:leader="dot" w:pos="15375"/>
            </w:tabs>
            <w:rPr>
              <w:rStyle w:val="Hyperlink"/>
            </w:rPr>
          </w:pPr>
          <w:hyperlink w:anchor="_Toc774592679">
            <w:r w:rsidRPr="74633B5D">
              <w:rPr>
                <w:rStyle w:val="Hyperlink"/>
              </w:rPr>
              <w:t>Query History entity:</w:t>
            </w:r>
            <w:r>
              <w:tab/>
            </w:r>
            <w:r>
              <w:fldChar w:fldCharType="begin"/>
            </w:r>
            <w:r>
              <w:instrText>PAGEREF _Toc774592679 \h</w:instrText>
            </w:r>
            <w:r>
              <w:fldChar w:fldCharType="separate"/>
            </w:r>
            <w:r w:rsidRPr="74633B5D">
              <w:rPr>
                <w:rStyle w:val="Hyperlink"/>
              </w:rPr>
              <w:t>20</w:t>
            </w:r>
            <w:r>
              <w:fldChar w:fldCharType="end"/>
            </w:r>
          </w:hyperlink>
        </w:p>
        <w:p w:rsidR="74633B5D" w:rsidP="74633B5D" w:rsidRDefault="74633B5D" w14:paraId="2EEBAC1A" w14:textId="6D1B7D28">
          <w:pPr>
            <w:pStyle w:val="TOC3"/>
            <w:tabs>
              <w:tab w:val="right" w:leader="dot" w:pos="15375"/>
            </w:tabs>
            <w:rPr>
              <w:rStyle w:val="Hyperlink"/>
            </w:rPr>
          </w:pPr>
          <w:hyperlink w:anchor="_Toc1071198406">
            <w:r w:rsidRPr="74633B5D">
              <w:rPr>
                <w:rStyle w:val="Hyperlink"/>
              </w:rPr>
              <w:t>Delete History entity:</w:t>
            </w:r>
            <w:r>
              <w:tab/>
            </w:r>
            <w:r>
              <w:fldChar w:fldCharType="begin"/>
            </w:r>
            <w:r>
              <w:instrText>PAGEREF _Toc1071198406 \h</w:instrText>
            </w:r>
            <w:r>
              <w:fldChar w:fldCharType="separate"/>
            </w:r>
            <w:r w:rsidRPr="74633B5D">
              <w:rPr>
                <w:rStyle w:val="Hyperlink"/>
              </w:rPr>
              <w:t>20</w:t>
            </w:r>
            <w:r>
              <w:fldChar w:fldCharType="end"/>
            </w:r>
          </w:hyperlink>
        </w:p>
        <w:p w:rsidR="74633B5D" w:rsidP="74633B5D" w:rsidRDefault="74633B5D" w14:paraId="12FC4ABF" w14:textId="51665CAB">
          <w:pPr>
            <w:pStyle w:val="TOC2"/>
            <w:tabs>
              <w:tab w:val="right" w:leader="dot" w:pos="15375"/>
            </w:tabs>
            <w:rPr>
              <w:rStyle w:val="Hyperlink"/>
            </w:rPr>
          </w:pPr>
          <w:hyperlink w:anchor="_Toc111105323">
            <w:r w:rsidRPr="74633B5D">
              <w:rPr>
                <w:rStyle w:val="Hyperlink"/>
              </w:rPr>
              <w:t>Product Offering Operations</w:t>
            </w:r>
            <w:r>
              <w:tab/>
            </w:r>
            <w:r>
              <w:fldChar w:fldCharType="begin"/>
            </w:r>
            <w:r>
              <w:instrText>PAGEREF _Toc111105323 \h</w:instrText>
            </w:r>
            <w:r>
              <w:fldChar w:fldCharType="separate"/>
            </w:r>
            <w:r w:rsidRPr="74633B5D">
              <w:rPr>
                <w:rStyle w:val="Hyperlink"/>
              </w:rPr>
              <w:t>20</w:t>
            </w:r>
            <w:r>
              <w:fldChar w:fldCharType="end"/>
            </w:r>
          </w:hyperlink>
        </w:p>
        <w:p w:rsidR="74633B5D" w:rsidP="74633B5D" w:rsidRDefault="74633B5D" w14:paraId="03E86C72" w14:textId="4D0CB671">
          <w:pPr>
            <w:pStyle w:val="TOC3"/>
            <w:tabs>
              <w:tab w:val="right" w:leader="dot" w:pos="15375"/>
            </w:tabs>
            <w:rPr>
              <w:rStyle w:val="Hyperlink"/>
            </w:rPr>
          </w:pPr>
          <w:hyperlink w:anchor="_Toc661851310">
            <w:r w:rsidRPr="74633B5D">
              <w:rPr>
                <w:rStyle w:val="Hyperlink"/>
              </w:rPr>
              <w:t>Query Product Offering entity:</w:t>
            </w:r>
            <w:r>
              <w:tab/>
            </w:r>
            <w:r>
              <w:fldChar w:fldCharType="begin"/>
            </w:r>
            <w:r>
              <w:instrText>PAGEREF _Toc661851310 \h</w:instrText>
            </w:r>
            <w:r>
              <w:fldChar w:fldCharType="separate"/>
            </w:r>
            <w:r w:rsidRPr="74633B5D">
              <w:rPr>
                <w:rStyle w:val="Hyperlink"/>
              </w:rPr>
              <w:t>21</w:t>
            </w:r>
            <w:r>
              <w:fldChar w:fldCharType="end"/>
            </w:r>
          </w:hyperlink>
        </w:p>
        <w:p w:rsidR="74633B5D" w:rsidP="74633B5D" w:rsidRDefault="74633B5D" w14:paraId="128766BE" w14:textId="33228465">
          <w:pPr>
            <w:pStyle w:val="TOC3"/>
            <w:tabs>
              <w:tab w:val="right" w:leader="dot" w:pos="15375"/>
            </w:tabs>
            <w:rPr>
              <w:rStyle w:val="Hyperlink"/>
            </w:rPr>
          </w:pPr>
          <w:hyperlink w:anchor="_Toc309898750">
            <w:r w:rsidRPr="74633B5D">
              <w:rPr>
                <w:rStyle w:val="Hyperlink"/>
              </w:rPr>
              <w:t>Create Product Offering entity:</w:t>
            </w:r>
            <w:r>
              <w:tab/>
            </w:r>
            <w:r>
              <w:fldChar w:fldCharType="begin"/>
            </w:r>
            <w:r>
              <w:instrText>PAGEREF _Toc309898750 \h</w:instrText>
            </w:r>
            <w:r>
              <w:fldChar w:fldCharType="separate"/>
            </w:r>
            <w:r w:rsidRPr="74633B5D">
              <w:rPr>
                <w:rStyle w:val="Hyperlink"/>
              </w:rPr>
              <w:t>21</w:t>
            </w:r>
            <w:r>
              <w:fldChar w:fldCharType="end"/>
            </w:r>
          </w:hyperlink>
        </w:p>
        <w:p w:rsidR="74633B5D" w:rsidP="74633B5D" w:rsidRDefault="74633B5D" w14:paraId="2FAC03F0" w14:textId="1422CE36">
          <w:pPr>
            <w:pStyle w:val="TOC3"/>
            <w:tabs>
              <w:tab w:val="right" w:leader="dot" w:pos="15375"/>
            </w:tabs>
            <w:rPr>
              <w:rStyle w:val="Hyperlink"/>
            </w:rPr>
          </w:pPr>
          <w:hyperlink w:anchor="_Toc808093167">
            <w:r w:rsidRPr="74633B5D">
              <w:rPr>
                <w:rStyle w:val="Hyperlink"/>
              </w:rPr>
              <w:t>Update Product Offering entity:</w:t>
            </w:r>
            <w:r>
              <w:tab/>
            </w:r>
            <w:r>
              <w:fldChar w:fldCharType="begin"/>
            </w:r>
            <w:r>
              <w:instrText>PAGEREF _Toc808093167 \h</w:instrText>
            </w:r>
            <w:r>
              <w:fldChar w:fldCharType="separate"/>
            </w:r>
            <w:r w:rsidRPr="74633B5D">
              <w:rPr>
                <w:rStyle w:val="Hyperlink"/>
              </w:rPr>
              <w:t>21</w:t>
            </w:r>
            <w:r>
              <w:fldChar w:fldCharType="end"/>
            </w:r>
          </w:hyperlink>
        </w:p>
        <w:p w:rsidR="74633B5D" w:rsidP="74633B5D" w:rsidRDefault="74633B5D" w14:paraId="4A67AE70" w14:textId="7C4E6413">
          <w:pPr>
            <w:pStyle w:val="TOC3"/>
            <w:tabs>
              <w:tab w:val="right" w:leader="dot" w:pos="15375"/>
            </w:tabs>
            <w:rPr>
              <w:rStyle w:val="Hyperlink"/>
            </w:rPr>
          </w:pPr>
          <w:hyperlink w:anchor="_Toc1087574625">
            <w:r w:rsidRPr="74633B5D">
              <w:rPr>
                <w:rStyle w:val="Hyperlink"/>
              </w:rPr>
              <w:t>Delete History entity:</w:t>
            </w:r>
            <w:r>
              <w:tab/>
            </w:r>
            <w:r>
              <w:fldChar w:fldCharType="begin"/>
            </w:r>
            <w:r>
              <w:instrText>PAGEREF _Toc1087574625 \h</w:instrText>
            </w:r>
            <w:r>
              <w:fldChar w:fldCharType="separate"/>
            </w:r>
            <w:r w:rsidRPr="74633B5D">
              <w:rPr>
                <w:rStyle w:val="Hyperlink"/>
              </w:rPr>
              <w:t>22</w:t>
            </w:r>
            <w:r>
              <w:fldChar w:fldCharType="end"/>
            </w:r>
          </w:hyperlink>
          <w:r>
            <w:fldChar w:fldCharType="end"/>
          </w:r>
        </w:p>
      </w:sdtContent>
    </w:sdt>
    <w:p w:rsidR="005A5969" w:rsidP="00424982" w:rsidRDefault="005A5969" w14:paraId="0000002D" w14:textId="4553DC08">
      <w:pPr>
        <w:pStyle w:val="TOC1"/>
        <w:tabs>
          <w:tab w:val="right" w:leader="dot" w:pos="15388"/>
        </w:tabs>
        <w:rPr>
          <w:color w:val="000000"/>
        </w:rPr>
      </w:pPr>
    </w:p>
    <w:p w:rsidR="005A5969" w:rsidRDefault="00FE34A8" w14:paraId="0000002E" w14:textId="77777777">
      <w:pPr>
        <w:pStyle w:val="Heading2"/>
      </w:pPr>
      <w:bookmarkStart w:name="_r2wrnpdg9l96" w:colFirst="0" w:colLast="0" w:id="6"/>
      <w:bookmarkEnd w:id="6"/>
      <w:r>
        <w:br w:type="page"/>
      </w:r>
    </w:p>
    <w:p w:rsidRPr="00FD59D8" w:rsidR="00FD59D8" w:rsidP="00977795" w:rsidRDefault="3D0453F5" w14:paraId="42BFA34B" w14:textId="32F4388B">
      <w:pPr>
        <w:pStyle w:val="Style1"/>
      </w:pPr>
      <w:bookmarkStart w:name="_Toc473136003" w:id="7"/>
      <w:r>
        <w:t>Introduction</w:t>
      </w:r>
      <w:bookmarkEnd w:id="7"/>
    </w:p>
    <w:p w:rsidRPr="00FD59D8" w:rsidR="005A5969" w:rsidP="00977795" w:rsidRDefault="15FF7204" w14:paraId="0000002F" w14:textId="088A07A1">
      <w:pPr>
        <w:pStyle w:val="Heading3"/>
      </w:pPr>
      <w:bookmarkStart w:name="_Toc1524814371" w:id="8"/>
      <w:r>
        <w:t>Overview</w:t>
      </w:r>
      <w:bookmarkEnd w:id="8"/>
    </w:p>
    <w:p w:rsidR="005A5969" w:rsidRDefault="00FE34A8" w14:paraId="00000030" w14:textId="21DEC929">
      <w:r w:rsidRPr="7E3C46EE">
        <w:rPr>
          <w:lang w:val="en-US"/>
        </w:rPr>
        <w:t xml:space="preserve">This document lists </w:t>
      </w:r>
      <w:r w:rsidRPr="7E3C46EE" w:rsidR="00D629CB">
        <w:rPr>
          <w:lang w:val="en-US"/>
        </w:rPr>
        <w:t xml:space="preserve">non TMF APIs exposed by PGZ. These are separated </w:t>
      </w:r>
      <w:proofErr w:type="gramStart"/>
      <w:r w:rsidRPr="7E3C46EE" w:rsidR="00D629CB">
        <w:rPr>
          <w:lang w:val="en-US"/>
        </w:rPr>
        <w:t>in to</w:t>
      </w:r>
      <w:proofErr w:type="gramEnd"/>
      <w:r w:rsidRPr="7E3C46EE" w:rsidR="00D629CB">
        <w:rPr>
          <w:lang w:val="en-US"/>
        </w:rPr>
        <w:t xml:space="preserve"> different domains that will be planned to migrate to their respective domains after PGZINV database migration is complete.</w:t>
      </w:r>
    </w:p>
    <w:p w:rsidR="00FD59D8" w:rsidRDefault="00FD59D8" w14:paraId="00000039" w14:textId="23F7BCD6">
      <w:r>
        <w:br w:type="page"/>
      </w:r>
    </w:p>
    <w:p w:rsidR="007B6CBC" w:rsidP="007B6CBC" w:rsidRDefault="45C8F4FD" w14:paraId="1DEAFCD1" w14:textId="77777777">
      <w:pPr>
        <w:pStyle w:val="Style1"/>
      </w:pPr>
      <w:bookmarkStart w:name="_Toc270295035" w:id="9"/>
      <w:r>
        <w:t>Interface Definition</w:t>
      </w:r>
      <w:bookmarkEnd w:id="9"/>
    </w:p>
    <w:p w:rsidR="007B6CBC" w:rsidP="007B6CBC" w:rsidRDefault="007B6CBC" w14:paraId="5AF1B058" w14:textId="77777777">
      <w:pPr>
        <w:spacing w:line="240" w:lineRule="auto"/>
        <w:rPr>
          <w:rFonts w:ascii="Tahoma" w:hAnsi="Tahoma" w:eastAsia="Tahoma" w:cs="Tahoma"/>
          <w:color w:val="1A1A1A"/>
          <w:sz w:val="20"/>
          <w:szCs w:val="20"/>
          <w:lang w:val="en-GB"/>
        </w:rPr>
      </w:pPr>
      <w:r>
        <w:rPr>
          <w:rFonts w:ascii="Tahoma" w:hAnsi="Tahoma" w:eastAsia="Tahoma" w:cs="Tahoma"/>
          <w:color w:val="1A1A1A"/>
          <w:sz w:val="20"/>
          <w:szCs w:val="20"/>
          <w:lang w:val="en-GB"/>
        </w:rPr>
        <w:t xml:space="preserve">The interface definition describes all database fields in PGZ that are unable to migrate to TMF. These are separated </w:t>
      </w:r>
      <w:proofErr w:type="gramStart"/>
      <w:r>
        <w:rPr>
          <w:rFonts w:ascii="Tahoma" w:hAnsi="Tahoma" w:eastAsia="Tahoma" w:cs="Tahoma"/>
          <w:color w:val="1A1A1A"/>
          <w:sz w:val="20"/>
          <w:szCs w:val="20"/>
          <w:lang w:val="en-GB"/>
        </w:rPr>
        <w:t>in to</w:t>
      </w:r>
      <w:proofErr w:type="gramEnd"/>
      <w:r>
        <w:rPr>
          <w:rFonts w:ascii="Tahoma" w:hAnsi="Tahoma" w:eastAsia="Tahoma" w:cs="Tahoma"/>
          <w:color w:val="1A1A1A"/>
          <w:sz w:val="20"/>
          <w:szCs w:val="20"/>
          <w:lang w:val="en-GB"/>
        </w:rPr>
        <w:t xml:space="preserve"> different </w:t>
      </w:r>
      <w:proofErr w:type="spellStart"/>
      <w:r>
        <w:rPr>
          <w:rFonts w:ascii="Tahoma" w:hAnsi="Tahoma" w:eastAsia="Tahoma" w:cs="Tahoma"/>
          <w:color w:val="1A1A1A"/>
          <w:sz w:val="20"/>
          <w:szCs w:val="20"/>
          <w:lang w:val="en-GB"/>
        </w:rPr>
        <w:t>entites</w:t>
      </w:r>
      <w:proofErr w:type="spellEnd"/>
      <w:r>
        <w:rPr>
          <w:rFonts w:ascii="Tahoma" w:hAnsi="Tahoma" w:eastAsia="Tahoma" w:cs="Tahoma"/>
          <w:color w:val="1A1A1A"/>
          <w:sz w:val="20"/>
          <w:szCs w:val="20"/>
          <w:lang w:val="en-GB"/>
        </w:rPr>
        <w:t xml:space="preserve"> depending on the domain they should belong in.</w:t>
      </w:r>
    </w:p>
    <w:p w:rsidR="007B6CBC" w:rsidRDefault="007B6CBC" w14:paraId="3FD7F03A" w14:textId="77777777">
      <w:pPr>
        <w:rPr>
          <w:lang w:val="en-GB"/>
        </w:rPr>
      </w:pPr>
    </w:p>
    <w:p w:rsidRPr="007B6CBC" w:rsidR="007B6CBC" w:rsidP="007B6CBC" w:rsidRDefault="45C8F4FD" w14:paraId="76612465" w14:textId="11C3CF49">
      <w:pPr>
        <w:pStyle w:val="Heading3"/>
      </w:pPr>
      <w:bookmarkStart w:name="_Toc1427363060" w:id="10"/>
      <w:r>
        <w:t>Query Parameters</w:t>
      </w:r>
      <w:bookmarkEnd w:id="10"/>
    </w:p>
    <w:p w:rsidR="007B6CBC" w:rsidRDefault="007B6CBC" w14:paraId="5B00B4CA" w14:textId="2581497B">
      <w:pPr>
        <w:rPr>
          <w:b/>
          <w:bCs/>
          <w:lang w:val="en-GB"/>
        </w:rPr>
      </w:pPr>
      <w:r>
        <w:rPr>
          <w:b/>
          <w:bCs/>
          <w:lang w:val="en-GB"/>
        </w:rPr>
        <w:t>Request</w:t>
      </w:r>
    </w:p>
    <w:p w:rsidRPr="007B6CBC" w:rsidR="007B6CBC" w:rsidRDefault="007B6CBC" w14:paraId="4F7D3653" w14:textId="1199E991">
      <w:pPr>
        <w:rPr>
          <w:b/>
          <w:bCs/>
          <w:lang w:val="en-GB"/>
        </w:rPr>
      </w:pPr>
      <w:r>
        <w:rPr>
          <w:rFonts w:ascii="Tahoma" w:hAnsi="Tahoma" w:eastAsia="Tahoma" w:cs="Tahoma"/>
          <w:color w:val="1A1A1A"/>
          <w:sz w:val="20"/>
          <w:szCs w:val="20"/>
          <w:lang w:val="en-GB"/>
        </w:rPr>
        <w:t>This is the base query parameters than can be used for all query APIs.</w:t>
      </w:r>
    </w:p>
    <w:tbl>
      <w:tblPr>
        <w:tblW w:w="1519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835"/>
        <w:gridCol w:w="709"/>
        <w:gridCol w:w="1446"/>
        <w:gridCol w:w="10206"/>
      </w:tblGrid>
      <w:tr w:rsidRPr="00941D1C" w:rsidR="007B6CBC" w:rsidTr="20C194BB" w14:paraId="37649EDF" w14:textId="77777777">
        <w:trPr>
          <w:trHeight w:val="85"/>
          <w:tblHeader/>
        </w:trPr>
        <w:tc>
          <w:tcPr>
            <w:tcW w:w="2835" w:type="dxa"/>
            <w:shd w:val="clear" w:color="auto" w:fill="A6A6A6" w:themeFill="background1" w:themeFillShade="A6"/>
          </w:tcPr>
          <w:p w:rsidRPr="00941D1C" w:rsidR="007B6CBC" w:rsidP="00D116FF" w:rsidRDefault="007B6CBC" w14:paraId="5F612D28" w14:textId="77777777">
            <w:pPr>
              <w:jc w:val="center"/>
              <w:rPr>
                <w:rFonts w:ascii="Calibri" w:hAnsi="Calibri" w:cs="Calibri"/>
                <w:b/>
                <w:bCs/>
                <w:szCs w:val="20"/>
              </w:rPr>
            </w:pPr>
            <w:r w:rsidRPr="00941D1C">
              <w:rPr>
                <w:rFonts w:ascii="Calibri" w:hAnsi="Calibri" w:cs="Calibri"/>
                <w:b/>
                <w:bCs/>
                <w:szCs w:val="20"/>
              </w:rPr>
              <w:t>Variable</w:t>
            </w:r>
          </w:p>
        </w:tc>
        <w:tc>
          <w:tcPr>
            <w:tcW w:w="709" w:type="dxa"/>
            <w:shd w:val="clear" w:color="auto" w:fill="A6A6A6" w:themeFill="background1" w:themeFillShade="A6"/>
            <w:vAlign w:val="center"/>
          </w:tcPr>
          <w:p w:rsidRPr="00941D1C" w:rsidR="007B6CBC" w:rsidP="00D116FF" w:rsidRDefault="007B6CBC" w14:paraId="2E0E344C" w14:textId="77777777">
            <w:pPr>
              <w:jc w:val="center"/>
              <w:rPr>
                <w:rFonts w:ascii="Calibri" w:hAnsi="Calibri" w:cs="Calibri"/>
                <w:b/>
                <w:bCs/>
                <w:szCs w:val="20"/>
              </w:rPr>
            </w:pPr>
            <w:r w:rsidRPr="00941D1C">
              <w:rPr>
                <w:rFonts w:ascii="Calibri" w:hAnsi="Calibri" w:cs="Calibri"/>
                <w:b/>
                <w:bCs/>
                <w:szCs w:val="20"/>
              </w:rPr>
              <w:t>O</w:t>
            </w:r>
            <w:r w:rsidRPr="00941D1C">
              <w:rPr>
                <w:rFonts w:ascii="Calibri" w:hAnsi="Calibri" w:cs="Calibri"/>
                <w:b/>
                <w:bCs/>
                <w:szCs w:val="20"/>
                <w:cs/>
              </w:rPr>
              <w:t>/</w:t>
            </w:r>
            <w:r w:rsidRPr="00941D1C">
              <w:rPr>
                <w:rFonts w:ascii="Calibri" w:hAnsi="Calibri" w:cs="Calibri"/>
                <w:b/>
                <w:bCs/>
                <w:szCs w:val="20"/>
              </w:rPr>
              <w:t>M</w:t>
            </w:r>
          </w:p>
        </w:tc>
        <w:tc>
          <w:tcPr>
            <w:tcW w:w="1446" w:type="dxa"/>
            <w:shd w:val="clear" w:color="auto" w:fill="A6A6A6" w:themeFill="background1" w:themeFillShade="A6"/>
            <w:vAlign w:val="center"/>
          </w:tcPr>
          <w:p w:rsidRPr="00941D1C" w:rsidR="007B6CBC" w:rsidP="00D116FF" w:rsidRDefault="007B6CBC" w14:paraId="71F90D24" w14:textId="69802610">
            <w:pPr>
              <w:jc w:val="center"/>
              <w:rPr>
                <w:rFonts w:ascii="Calibri" w:hAnsi="Calibri" w:cs="Calibri"/>
                <w:b/>
                <w:bCs/>
                <w:szCs w:val="20"/>
              </w:rPr>
            </w:pPr>
            <w:r w:rsidRPr="00941D1C">
              <w:rPr>
                <w:rFonts w:ascii="Calibri" w:hAnsi="Calibri" w:cs="Calibri"/>
                <w:b/>
                <w:bCs/>
                <w:szCs w:val="20"/>
              </w:rPr>
              <w:t xml:space="preserve">Type </w:t>
            </w:r>
          </w:p>
        </w:tc>
        <w:tc>
          <w:tcPr>
            <w:tcW w:w="10206" w:type="dxa"/>
            <w:shd w:val="clear" w:color="auto" w:fill="A6A6A6" w:themeFill="background1" w:themeFillShade="A6"/>
            <w:vAlign w:val="center"/>
          </w:tcPr>
          <w:p w:rsidRPr="00941D1C" w:rsidR="007B6CBC" w:rsidP="00D116FF" w:rsidRDefault="007B6CBC" w14:paraId="7A7A0D7E" w14:textId="77777777">
            <w:pPr>
              <w:jc w:val="center"/>
              <w:rPr>
                <w:rFonts w:ascii="Calibri" w:hAnsi="Calibri" w:cs="Calibri"/>
                <w:b/>
                <w:bCs/>
                <w:szCs w:val="20"/>
              </w:rPr>
            </w:pPr>
            <w:r w:rsidRPr="00941D1C">
              <w:rPr>
                <w:rFonts w:ascii="Calibri" w:hAnsi="Calibri" w:cs="Calibri"/>
                <w:b/>
                <w:bCs/>
                <w:szCs w:val="20"/>
              </w:rPr>
              <w:t>Description</w:t>
            </w:r>
          </w:p>
        </w:tc>
      </w:tr>
      <w:tr w:rsidRPr="00941D1C" w:rsidR="007B6CBC" w:rsidTr="20C194BB" w14:paraId="09DAADAD" w14:textId="77777777">
        <w:trPr>
          <w:trHeight w:val="300"/>
        </w:trPr>
        <w:tc>
          <w:tcPr>
            <w:tcW w:w="2835" w:type="dxa"/>
          </w:tcPr>
          <w:p w:rsidRPr="00941D1C" w:rsidR="007B6CBC" w:rsidP="00D116FF" w:rsidRDefault="007B6CBC" w14:paraId="3D3F935F" w14:textId="77777777">
            <w:pPr>
              <w:rPr>
                <w:rFonts w:ascii="Calibri" w:hAnsi="Calibri" w:cs="Calibri"/>
                <w:szCs w:val="20"/>
              </w:rPr>
            </w:pPr>
            <w:r w:rsidRPr="00941D1C">
              <w:rPr>
                <w:rFonts w:ascii="Calibri" w:hAnsi="Calibri" w:cs="Calibri"/>
                <w:szCs w:val="20"/>
              </w:rPr>
              <w:t>limit</w:t>
            </w:r>
          </w:p>
        </w:tc>
        <w:tc>
          <w:tcPr>
            <w:tcW w:w="709" w:type="dxa"/>
            <w:shd w:val="clear" w:color="auto" w:fill="auto"/>
          </w:tcPr>
          <w:p w:rsidRPr="00941D1C" w:rsidR="007B6CBC" w:rsidP="00D116FF" w:rsidRDefault="007B6CBC" w14:paraId="4B058AEA" w14:textId="77777777">
            <w:pPr>
              <w:jc w:val="center"/>
              <w:rPr>
                <w:rFonts w:ascii="Calibri" w:hAnsi="Calibri" w:cs="Calibri"/>
                <w:szCs w:val="20"/>
              </w:rPr>
            </w:pPr>
            <w:r w:rsidRPr="00941D1C">
              <w:rPr>
                <w:rFonts w:ascii="Calibri" w:hAnsi="Calibri" w:cs="Calibri"/>
                <w:szCs w:val="20"/>
              </w:rPr>
              <w:t>O</w:t>
            </w:r>
          </w:p>
        </w:tc>
        <w:tc>
          <w:tcPr>
            <w:tcW w:w="1446" w:type="dxa"/>
            <w:shd w:val="clear" w:color="auto" w:fill="auto"/>
          </w:tcPr>
          <w:p w:rsidRPr="00941D1C" w:rsidR="007B6CBC" w:rsidP="00D116FF" w:rsidRDefault="007B6CBC" w14:paraId="2EAF16F7" w14:textId="77777777">
            <w:pPr>
              <w:rPr>
                <w:rFonts w:ascii="Calibri" w:hAnsi="Calibri" w:cs="Calibri"/>
                <w:szCs w:val="20"/>
              </w:rPr>
            </w:pPr>
            <w:r w:rsidRPr="00941D1C">
              <w:rPr>
                <w:rFonts w:ascii="Calibri" w:hAnsi="Calibri" w:cs="Calibri"/>
                <w:szCs w:val="20"/>
              </w:rPr>
              <w:t>String</w:t>
            </w:r>
          </w:p>
        </w:tc>
        <w:tc>
          <w:tcPr>
            <w:tcW w:w="10206" w:type="dxa"/>
            <w:shd w:val="clear" w:color="auto" w:fill="auto"/>
          </w:tcPr>
          <w:p w:rsidR="007B6CBC" w:rsidP="7F98CED1" w:rsidRDefault="007B6CBC" w14:paraId="0E10C10C" w14:textId="77777777">
            <w:pPr>
              <w:rPr>
                <w:rFonts w:ascii="Calibri" w:hAnsi="Calibri" w:cs="Calibri"/>
                <w:lang w:val="en-US"/>
              </w:rPr>
            </w:pPr>
            <w:r w:rsidRPr="7F98CED1">
              <w:rPr>
                <w:rFonts w:ascii="Calibri" w:hAnsi="Calibri" w:cs="Calibri"/>
                <w:lang w:val="en-US"/>
              </w:rPr>
              <w:t>Requested number of resources to be provided in response requested by client. If limit isn’t specified, default is 100, and max is 500. Exceeding max will not result in error, but only a maximum of 500 will be returned.</w:t>
            </w:r>
          </w:p>
          <w:p w:rsidR="007B6CBC" w:rsidP="00D116FF" w:rsidRDefault="007B6CBC" w14:paraId="33CAAF7E" w14:textId="77777777">
            <w:pPr>
              <w:rPr>
                <w:rFonts w:ascii="Calibri" w:hAnsi="Calibri" w:cs="Calibri"/>
                <w:szCs w:val="20"/>
              </w:rPr>
            </w:pPr>
          </w:p>
          <w:p w:rsidRPr="006D4C4B" w:rsidR="007B6CBC" w:rsidP="7F98CED1" w:rsidRDefault="007B6CBC" w14:paraId="01BB4F37" w14:textId="77777777">
            <w:pPr>
              <w:rPr>
                <w:rFonts w:ascii="Calibri" w:hAnsi="Calibri" w:cs="Calibri"/>
                <w:lang w:val="en-US"/>
              </w:rPr>
            </w:pPr>
            <w:r w:rsidRPr="7F98CED1">
              <w:rPr>
                <w:rFonts w:ascii="Calibri" w:hAnsi="Calibri" w:cs="Calibri"/>
                <w:b/>
                <w:bCs/>
                <w:lang w:val="en-US"/>
              </w:rPr>
              <w:t>Example</w:t>
            </w:r>
            <w:proofErr w:type="gramStart"/>
            <w:r w:rsidRPr="7F98CED1">
              <w:rPr>
                <w:rFonts w:ascii="Calibri" w:hAnsi="Calibri" w:cs="Calibri"/>
                <w:lang w:val="en-US"/>
              </w:rPr>
              <w:t>: ?limit</w:t>
            </w:r>
            <w:proofErr w:type="gramEnd"/>
            <w:r w:rsidRPr="7F98CED1">
              <w:rPr>
                <w:rFonts w:ascii="Calibri" w:hAnsi="Calibri" w:cs="Calibri"/>
                <w:lang w:val="en-US"/>
              </w:rPr>
              <w:t>=100</w:t>
            </w:r>
          </w:p>
        </w:tc>
      </w:tr>
      <w:tr w:rsidRPr="00941D1C" w:rsidR="007B6CBC" w:rsidTr="20C194BB" w14:paraId="1B26D76C" w14:textId="77777777">
        <w:trPr>
          <w:trHeight w:val="300"/>
        </w:trPr>
        <w:tc>
          <w:tcPr>
            <w:tcW w:w="2835" w:type="dxa"/>
          </w:tcPr>
          <w:p w:rsidRPr="00941D1C" w:rsidR="007B6CBC" w:rsidP="00D116FF" w:rsidRDefault="007B6CBC" w14:paraId="25457E46" w14:textId="77777777">
            <w:pPr>
              <w:rPr>
                <w:rFonts w:ascii="Calibri" w:hAnsi="Calibri" w:cs="Calibri"/>
                <w:szCs w:val="20"/>
              </w:rPr>
            </w:pPr>
            <w:r w:rsidRPr="00941D1C">
              <w:rPr>
                <w:rFonts w:ascii="Calibri" w:hAnsi="Calibri" w:cs="Calibri"/>
                <w:szCs w:val="20"/>
              </w:rPr>
              <w:t>offset</w:t>
            </w:r>
          </w:p>
        </w:tc>
        <w:tc>
          <w:tcPr>
            <w:tcW w:w="709" w:type="dxa"/>
            <w:shd w:val="clear" w:color="auto" w:fill="auto"/>
          </w:tcPr>
          <w:p w:rsidRPr="00941D1C" w:rsidR="007B6CBC" w:rsidP="00D116FF" w:rsidRDefault="007B6CBC" w14:paraId="760A0548" w14:textId="77777777">
            <w:pPr>
              <w:jc w:val="center"/>
              <w:rPr>
                <w:rFonts w:ascii="Calibri" w:hAnsi="Calibri" w:cs="Calibri"/>
                <w:szCs w:val="20"/>
              </w:rPr>
            </w:pPr>
            <w:r w:rsidRPr="00941D1C">
              <w:rPr>
                <w:rFonts w:ascii="Calibri" w:hAnsi="Calibri" w:cs="Calibri"/>
                <w:szCs w:val="20"/>
              </w:rPr>
              <w:t>O</w:t>
            </w:r>
          </w:p>
        </w:tc>
        <w:tc>
          <w:tcPr>
            <w:tcW w:w="1446" w:type="dxa"/>
            <w:shd w:val="clear" w:color="auto" w:fill="auto"/>
          </w:tcPr>
          <w:p w:rsidRPr="00941D1C" w:rsidR="007B6CBC" w:rsidP="00D116FF" w:rsidRDefault="007B6CBC" w14:paraId="79797F25" w14:textId="77777777">
            <w:pPr>
              <w:rPr>
                <w:rFonts w:ascii="Calibri" w:hAnsi="Calibri" w:cs="Calibri"/>
                <w:szCs w:val="20"/>
              </w:rPr>
            </w:pPr>
            <w:r w:rsidRPr="00941D1C">
              <w:rPr>
                <w:rFonts w:ascii="Calibri" w:hAnsi="Calibri" w:cs="Calibri"/>
                <w:szCs w:val="20"/>
              </w:rPr>
              <w:t>String</w:t>
            </w:r>
          </w:p>
        </w:tc>
        <w:tc>
          <w:tcPr>
            <w:tcW w:w="10206" w:type="dxa"/>
            <w:shd w:val="clear" w:color="auto" w:fill="auto"/>
          </w:tcPr>
          <w:p w:rsidRPr="00941D1C" w:rsidR="007B6CBC" w:rsidP="00D116FF" w:rsidRDefault="007B6CBC" w14:paraId="450FAABF" w14:textId="77777777">
            <w:pPr>
              <w:rPr>
                <w:rFonts w:ascii="Calibri" w:hAnsi="Calibri" w:cs="Calibri"/>
              </w:rPr>
            </w:pPr>
            <w:r w:rsidRPr="00941D1C">
              <w:rPr>
                <w:rFonts w:ascii="Calibri" w:hAnsi="Calibri" w:cs="Calibri"/>
                <w:szCs w:val="20"/>
              </w:rPr>
              <w:t>Requested index for start of resources to be provided in response requested by client</w:t>
            </w:r>
          </w:p>
          <w:p w:rsidRPr="00941D1C" w:rsidR="007B6CBC" w:rsidP="00D116FF" w:rsidRDefault="007B6CBC" w14:paraId="0516486B" w14:textId="77777777">
            <w:pPr>
              <w:rPr>
                <w:rFonts w:ascii="Calibri" w:hAnsi="Calibri" w:cs="Calibri"/>
                <w:szCs w:val="20"/>
              </w:rPr>
            </w:pPr>
          </w:p>
          <w:p w:rsidRPr="00941D1C" w:rsidR="007B6CBC" w:rsidP="7F98CED1" w:rsidRDefault="007B6CBC" w14:paraId="42E4DAFB" w14:textId="77777777">
            <w:pPr>
              <w:rPr>
                <w:rFonts w:ascii="Calibri" w:hAnsi="Calibri" w:cs="Calibri"/>
                <w:lang w:val="en-US"/>
              </w:rPr>
            </w:pPr>
            <w:proofErr w:type="gramStart"/>
            <w:r w:rsidRPr="7F98CED1">
              <w:rPr>
                <w:rFonts w:ascii="Calibri" w:hAnsi="Calibri" w:cs="Calibri"/>
                <w:b/>
                <w:bCs/>
                <w:lang w:val="en-US"/>
              </w:rPr>
              <w:t xml:space="preserve">Example </w:t>
            </w:r>
            <w:r w:rsidRPr="7F98CED1">
              <w:rPr>
                <w:rFonts w:ascii="Calibri" w:hAnsi="Calibri" w:cs="Calibri"/>
                <w:lang w:val="en-US"/>
              </w:rPr>
              <w:t>?offset</w:t>
            </w:r>
            <w:proofErr w:type="gramEnd"/>
            <w:r w:rsidRPr="7F98CED1">
              <w:rPr>
                <w:rFonts w:ascii="Calibri" w:hAnsi="Calibri" w:cs="Calibri"/>
                <w:lang w:val="en-US"/>
              </w:rPr>
              <w:t xml:space="preserve">=10&amp;limit=20 </w:t>
            </w:r>
          </w:p>
          <w:p w:rsidRPr="00941D1C" w:rsidR="007B6CBC" w:rsidP="00D116FF" w:rsidRDefault="007B6CBC" w14:paraId="60B1AC2B" w14:textId="77777777">
            <w:pPr>
              <w:rPr>
                <w:rFonts w:ascii="Calibri" w:hAnsi="Calibri" w:cs="Calibri"/>
                <w:szCs w:val="20"/>
              </w:rPr>
            </w:pPr>
            <w:r w:rsidRPr="00941D1C">
              <w:rPr>
                <w:rFonts w:ascii="Calibri" w:hAnsi="Calibri" w:cs="Calibri"/>
                <w:szCs w:val="20"/>
              </w:rPr>
              <w:t>Gets 20 resources starting with the 10th</w:t>
            </w:r>
          </w:p>
        </w:tc>
      </w:tr>
      <w:tr w:rsidRPr="00941D1C" w:rsidR="007B6CBC" w:rsidTr="20C194BB" w14:paraId="15E998F8" w14:textId="77777777">
        <w:trPr>
          <w:trHeight w:val="300"/>
        </w:trPr>
        <w:tc>
          <w:tcPr>
            <w:tcW w:w="2835" w:type="dxa"/>
          </w:tcPr>
          <w:p w:rsidRPr="00941D1C" w:rsidR="007B6CBC" w:rsidP="00D116FF" w:rsidRDefault="007B6CBC" w14:paraId="6412C3FC" w14:textId="77777777">
            <w:pPr>
              <w:spacing w:line="259" w:lineRule="auto"/>
              <w:rPr>
                <w:rFonts w:ascii="Calibri" w:hAnsi="Calibri" w:cs="Calibri"/>
                <w:szCs w:val="20"/>
              </w:rPr>
            </w:pPr>
            <w:r>
              <w:rPr>
                <w:rFonts w:ascii="Calibri" w:hAnsi="Calibri" w:cs="Calibri"/>
                <w:szCs w:val="20"/>
              </w:rPr>
              <w:t>sort</w:t>
            </w:r>
          </w:p>
        </w:tc>
        <w:tc>
          <w:tcPr>
            <w:tcW w:w="709" w:type="dxa"/>
            <w:shd w:val="clear" w:color="auto" w:fill="auto"/>
          </w:tcPr>
          <w:p w:rsidRPr="00941D1C" w:rsidR="007B6CBC" w:rsidP="00D116FF" w:rsidRDefault="00F53BB3" w14:paraId="3EF59488" w14:textId="7F327FD8">
            <w:pPr>
              <w:jc w:val="center"/>
              <w:rPr>
                <w:rFonts w:ascii="Calibri" w:hAnsi="Calibri" w:cs="Calibri"/>
                <w:szCs w:val="20"/>
              </w:rPr>
            </w:pPr>
            <w:r>
              <w:rPr>
                <w:rFonts w:ascii="Calibri" w:hAnsi="Calibri" w:cs="Calibri"/>
                <w:szCs w:val="20"/>
              </w:rPr>
              <w:t>O</w:t>
            </w:r>
          </w:p>
        </w:tc>
        <w:tc>
          <w:tcPr>
            <w:tcW w:w="1446" w:type="dxa"/>
            <w:shd w:val="clear" w:color="auto" w:fill="auto"/>
          </w:tcPr>
          <w:p w:rsidRPr="00941D1C" w:rsidR="007B6CBC" w:rsidP="00D116FF" w:rsidRDefault="00F53BB3" w14:paraId="6E4FF427" w14:textId="457DAE30">
            <w:pPr>
              <w:rPr>
                <w:rFonts w:ascii="Calibri" w:hAnsi="Calibri" w:cs="Calibri"/>
                <w:szCs w:val="20"/>
              </w:rPr>
            </w:pPr>
            <w:r>
              <w:rPr>
                <w:rFonts w:ascii="Calibri" w:hAnsi="Calibri" w:cs="Calibri"/>
                <w:szCs w:val="20"/>
              </w:rPr>
              <w:t>String</w:t>
            </w:r>
          </w:p>
        </w:tc>
        <w:tc>
          <w:tcPr>
            <w:tcW w:w="10206" w:type="dxa"/>
            <w:shd w:val="clear" w:color="auto" w:fill="auto"/>
          </w:tcPr>
          <w:p w:rsidR="007B6CBC" w:rsidP="7F98CED1" w:rsidRDefault="007B6CBC" w14:paraId="0C5678B4" w14:textId="77777777">
            <w:pPr>
              <w:spacing w:line="259" w:lineRule="auto"/>
              <w:rPr>
                <w:rFonts w:ascii="Calibri" w:hAnsi="Calibri" w:cs="Calibri"/>
                <w:lang w:val="en-US"/>
              </w:rPr>
            </w:pPr>
            <w:r w:rsidRPr="7F98CED1">
              <w:rPr>
                <w:rFonts w:ascii="Calibri" w:hAnsi="Calibri" w:cs="Calibri"/>
                <w:lang w:val="en-US"/>
              </w:rPr>
              <w:t xml:space="preserve">Sorts the results by a field. Supports JSON Path sorting for </w:t>
            </w:r>
            <w:proofErr w:type="spellStart"/>
            <w:r w:rsidRPr="7F98CED1">
              <w:rPr>
                <w:rFonts w:ascii="Calibri" w:hAnsi="Calibri" w:cs="Calibri"/>
                <w:lang w:val="en-US"/>
              </w:rPr>
              <w:t>characeristics</w:t>
            </w:r>
            <w:proofErr w:type="spellEnd"/>
          </w:p>
          <w:p w:rsidR="007B6CBC" w:rsidP="00D116FF" w:rsidRDefault="007B6CBC" w14:paraId="6C614085" w14:textId="77777777">
            <w:pPr>
              <w:spacing w:line="259" w:lineRule="auto"/>
              <w:rPr>
                <w:rFonts w:ascii="Calibri" w:hAnsi="Calibri" w:cs="Calibri"/>
                <w:szCs w:val="20"/>
              </w:rPr>
            </w:pPr>
          </w:p>
          <w:p w:rsidRPr="007E0369" w:rsidR="007B6CBC" w:rsidP="00D116FF" w:rsidRDefault="007B6CBC" w14:paraId="69F511D2" w14:textId="77777777">
            <w:pPr>
              <w:spacing w:line="259" w:lineRule="auto"/>
              <w:rPr>
                <w:rFonts w:ascii="Calibri" w:hAnsi="Calibri" w:cs="Calibri"/>
                <w:b/>
                <w:bCs/>
                <w:szCs w:val="20"/>
              </w:rPr>
            </w:pPr>
            <w:r w:rsidRPr="007E0369">
              <w:rPr>
                <w:rFonts w:ascii="Calibri" w:hAnsi="Calibri" w:cs="Calibri"/>
                <w:b/>
                <w:bCs/>
                <w:szCs w:val="20"/>
              </w:rPr>
              <w:t>Example</w:t>
            </w:r>
            <w:r>
              <w:rPr>
                <w:rFonts w:ascii="Calibri" w:hAnsi="Calibri" w:cs="Calibri"/>
                <w:b/>
                <w:bCs/>
                <w:szCs w:val="20"/>
              </w:rPr>
              <w:t>:</w:t>
            </w:r>
          </w:p>
          <w:p w:rsidR="007B6CBC" w:rsidP="7F98CED1" w:rsidRDefault="007B6CBC" w14:paraId="79B98784" w14:textId="77777777">
            <w:pPr>
              <w:spacing w:line="259" w:lineRule="auto"/>
              <w:rPr>
                <w:rFonts w:ascii="Calibri" w:hAnsi="Calibri" w:cs="Calibri"/>
                <w:lang w:val="en-US"/>
              </w:rPr>
            </w:pPr>
            <w:proofErr w:type="gramStart"/>
            <w:r w:rsidRPr="7F98CED1">
              <w:rPr>
                <w:rFonts w:ascii="Calibri" w:hAnsi="Calibri" w:cs="Calibri"/>
                <w:lang w:val="en-US"/>
              </w:rPr>
              <w:t>• ?sort</w:t>
            </w:r>
            <w:proofErr w:type="gramEnd"/>
            <w:r w:rsidRPr="7F98CED1">
              <w:rPr>
                <w:rFonts w:ascii="Calibri" w:hAnsi="Calibri" w:cs="Calibri"/>
                <w:lang w:val="en-US"/>
              </w:rPr>
              <w:t>=id (Sort the result set on id)</w:t>
            </w:r>
          </w:p>
          <w:p w:rsidRPr="00D86D73" w:rsidR="007B6CBC" w:rsidP="7F98CED1" w:rsidRDefault="351C6703" w14:paraId="18C20E8A" w14:textId="56A4D53A">
            <w:pPr>
              <w:spacing w:line="259" w:lineRule="auto"/>
              <w:rPr>
                <w:rFonts w:ascii="Calibri" w:hAnsi="Calibri" w:cs="Calibri"/>
                <w:lang w:val="en-US"/>
              </w:rPr>
            </w:pPr>
            <w:proofErr w:type="gramStart"/>
            <w:r w:rsidRPr="125CA171">
              <w:rPr>
                <w:rFonts w:ascii="Calibri" w:hAnsi="Calibri" w:cs="Calibri"/>
                <w:lang w:val="en-US"/>
              </w:rPr>
              <w:t>• ?sort</w:t>
            </w:r>
            <w:proofErr w:type="gramEnd"/>
            <w:r w:rsidRPr="125CA171">
              <w:rPr>
                <w:rFonts w:ascii="Calibri" w:hAnsi="Calibri" w:cs="Calibri"/>
                <w:lang w:val="en-US"/>
              </w:rPr>
              <w:t>=-id (Sort the result set on id in descending order)</w:t>
            </w:r>
          </w:p>
          <w:p w:rsidR="2F41D338" w:rsidP="125CA171" w:rsidRDefault="2F41D338" w14:paraId="7A4C60B5" w14:textId="278F4F53">
            <w:pPr>
              <w:spacing w:line="259" w:lineRule="auto"/>
              <w:rPr>
                <w:rFonts w:ascii="Calibri" w:hAnsi="Calibri" w:cs="Calibri"/>
                <w:lang w:val="en-US"/>
              </w:rPr>
            </w:pPr>
            <w:r w:rsidRPr="125CA171">
              <w:rPr>
                <w:rFonts w:ascii="Calibri" w:hAnsi="Calibri" w:cs="Calibri"/>
                <w:lang w:val="en-US"/>
              </w:rPr>
              <w:t>•?sort=</w:t>
            </w:r>
            <w:proofErr w:type="spellStart"/>
            <w:proofErr w:type="gramStart"/>
            <w:r w:rsidRPr="125CA171">
              <w:rPr>
                <w:rFonts w:ascii="Calibri" w:hAnsi="Calibri" w:cs="Calibri"/>
                <w:lang w:val="en-US"/>
              </w:rPr>
              <w:t>createdDate,resourceId</w:t>
            </w:r>
            <w:proofErr w:type="spellEnd"/>
            <w:proofErr w:type="gramEnd"/>
            <w:r w:rsidRPr="125CA171">
              <w:rPr>
                <w:rFonts w:ascii="Calibri" w:hAnsi="Calibri" w:cs="Calibri"/>
                <w:lang w:val="en-US"/>
              </w:rPr>
              <w:t xml:space="preserve"> (Sorts by a list)</w:t>
            </w:r>
          </w:p>
          <w:p w:rsidRPr="00941D1C" w:rsidR="007B6CBC" w:rsidP="00D116FF" w:rsidRDefault="007B6CBC" w14:paraId="67B495F4" w14:textId="77777777">
            <w:pPr>
              <w:spacing w:line="259" w:lineRule="auto"/>
              <w:rPr>
                <w:rFonts w:ascii="Calibri" w:hAnsi="Calibri" w:cs="Calibri"/>
                <w:szCs w:val="20"/>
              </w:rPr>
            </w:pPr>
          </w:p>
        </w:tc>
      </w:tr>
    </w:tbl>
    <w:p w:rsidR="20C194BB" w:rsidRDefault="20C194BB" w14:paraId="669B3B5C" w14:textId="537FB9FF"/>
    <w:p w:rsidR="005A5969" w:rsidRDefault="005A5969" w14:paraId="721425E5" w14:textId="77777777"/>
    <w:p w:rsidRPr="007B6CBC" w:rsidR="007B6CBC" w:rsidP="007B6CBC" w:rsidRDefault="45C8F4FD" w14:paraId="1E80E4F0" w14:textId="28232A37">
      <w:pPr>
        <w:pStyle w:val="Heading3"/>
      </w:pPr>
      <w:bookmarkStart w:name="_Toc816501352" w:id="11"/>
      <w:r>
        <w:t>Response Headers</w:t>
      </w:r>
      <w:bookmarkEnd w:id="11"/>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72"/>
        <w:gridCol w:w="851"/>
        <w:gridCol w:w="1275"/>
        <w:gridCol w:w="10206"/>
      </w:tblGrid>
      <w:tr w:rsidRPr="00941D1C" w:rsidR="007B6CBC" w:rsidTr="7F98CED1" w14:paraId="7C54654D" w14:textId="77777777">
        <w:trPr>
          <w:trHeight w:val="300"/>
        </w:trPr>
        <w:tc>
          <w:tcPr>
            <w:tcW w:w="2972" w:type="dxa"/>
            <w:shd w:val="clear" w:color="auto" w:fill="A6A6A6" w:themeFill="background1" w:themeFillShade="A6"/>
          </w:tcPr>
          <w:p w:rsidRPr="00941D1C" w:rsidR="007B6CBC" w:rsidP="00D116FF" w:rsidRDefault="007B6CBC" w14:paraId="69654BA6" w14:textId="77777777">
            <w:pPr>
              <w:jc w:val="center"/>
              <w:rPr>
                <w:rFonts w:ascii="Calibri" w:hAnsi="Calibri" w:cs="Calibri"/>
                <w:b/>
                <w:bCs/>
                <w:sz w:val="16"/>
                <w:szCs w:val="16"/>
              </w:rPr>
            </w:pPr>
            <w:r w:rsidRPr="00941D1C">
              <w:rPr>
                <w:rFonts w:ascii="Calibri" w:hAnsi="Calibri" w:cs="Calibri"/>
                <w:b/>
                <w:bCs/>
                <w:sz w:val="16"/>
                <w:szCs w:val="16"/>
              </w:rPr>
              <w:t>Variable</w:t>
            </w:r>
          </w:p>
        </w:tc>
        <w:tc>
          <w:tcPr>
            <w:tcW w:w="851" w:type="dxa"/>
            <w:shd w:val="clear" w:color="auto" w:fill="A6A6A6" w:themeFill="background1" w:themeFillShade="A6"/>
            <w:vAlign w:val="center"/>
          </w:tcPr>
          <w:p w:rsidRPr="00941D1C" w:rsidR="007B6CBC" w:rsidP="00D116FF" w:rsidRDefault="007B6CBC" w14:paraId="6E140C66" w14:textId="77777777">
            <w:pPr>
              <w:jc w:val="center"/>
              <w:rPr>
                <w:rFonts w:ascii="Calibri" w:hAnsi="Calibri" w:cs="Calibri"/>
                <w:b/>
                <w:bCs/>
                <w:sz w:val="16"/>
                <w:szCs w:val="16"/>
              </w:rPr>
            </w:pPr>
            <w:r w:rsidRPr="00941D1C">
              <w:rPr>
                <w:rFonts w:ascii="Calibri" w:hAnsi="Calibri" w:cs="Calibri"/>
                <w:b/>
                <w:bCs/>
                <w:sz w:val="16"/>
                <w:szCs w:val="16"/>
              </w:rPr>
              <w:t>O/M</w:t>
            </w:r>
          </w:p>
        </w:tc>
        <w:tc>
          <w:tcPr>
            <w:tcW w:w="1275" w:type="dxa"/>
            <w:shd w:val="clear" w:color="auto" w:fill="A6A6A6" w:themeFill="background1" w:themeFillShade="A6"/>
            <w:vAlign w:val="center"/>
          </w:tcPr>
          <w:p w:rsidRPr="00941D1C" w:rsidR="007B6CBC" w:rsidP="00D116FF" w:rsidRDefault="007B6CBC" w14:paraId="122C90E1" w14:textId="77777777">
            <w:pPr>
              <w:jc w:val="center"/>
              <w:rPr>
                <w:rFonts w:ascii="Calibri" w:hAnsi="Calibri" w:cs="Calibri"/>
                <w:b/>
                <w:bCs/>
                <w:sz w:val="16"/>
                <w:szCs w:val="16"/>
              </w:rPr>
            </w:pPr>
            <w:r w:rsidRPr="00941D1C">
              <w:rPr>
                <w:rFonts w:ascii="Calibri" w:hAnsi="Calibri" w:cs="Calibri"/>
                <w:b/>
                <w:bCs/>
                <w:sz w:val="16"/>
                <w:szCs w:val="16"/>
              </w:rPr>
              <w:t xml:space="preserve">Type </w:t>
            </w:r>
          </w:p>
        </w:tc>
        <w:tc>
          <w:tcPr>
            <w:tcW w:w="10206" w:type="dxa"/>
            <w:shd w:val="clear" w:color="auto" w:fill="A6A6A6" w:themeFill="background1" w:themeFillShade="A6"/>
            <w:vAlign w:val="center"/>
          </w:tcPr>
          <w:p w:rsidRPr="00941D1C" w:rsidR="007B6CBC" w:rsidP="00D116FF" w:rsidRDefault="007B6CBC" w14:paraId="52BEC9E6" w14:textId="77777777">
            <w:pPr>
              <w:jc w:val="center"/>
              <w:rPr>
                <w:rFonts w:ascii="Calibri" w:hAnsi="Calibri" w:cs="Calibri"/>
                <w:b/>
                <w:bCs/>
                <w:sz w:val="16"/>
                <w:szCs w:val="16"/>
              </w:rPr>
            </w:pPr>
            <w:r w:rsidRPr="00941D1C">
              <w:rPr>
                <w:rFonts w:ascii="Calibri" w:hAnsi="Calibri" w:cs="Calibri"/>
                <w:b/>
                <w:bCs/>
                <w:sz w:val="16"/>
                <w:szCs w:val="16"/>
              </w:rPr>
              <w:t>Description</w:t>
            </w:r>
            <w:r w:rsidRPr="00941D1C">
              <w:rPr>
                <w:rFonts w:ascii="Calibri" w:hAnsi="Calibri" w:cs="Calibri"/>
                <w:szCs w:val="20"/>
              </w:rPr>
              <w:t xml:space="preserve"> </w:t>
            </w:r>
          </w:p>
        </w:tc>
      </w:tr>
      <w:tr w:rsidRPr="00941D1C" w:rsidR="007B6CBC" w:rsidTr="7F98CED1" w14:paraId="0F526F19" w14:textId="77777777">
        <w:trPr>
          <w:trHeight w:val="300"/>
        </w:trPr>
        <w:tc>
          <w:tcPr>
            <w:tcW w:w="2972" w:type="dxa"/>
            <w:shd w:val="clear" w:color="auto" w:fill="FFFFFF" w:themeFill="background1"/>
          </w:tcPr>
          <w:p w:rsidRPr="00941D1C" w:rsidR="007B6CBC" w:rsidP="00D116FF" w:rsidRDefault="007B6CBC" w14:paraId="4CBF38A1" w14:textId="77777777">
            <w:pPr>
              <w:rPr>
                <w:rFonts w:ascii="Calibri" w:hAnsi="Calibri" w:cs="Calibri"/>
                <w:szCs w:val="20"/>
              </w:rPr>
            </w:pPr>
            <w:r>
              <w:rPr>
                <w:rFonts w:ascii="Calibri" w:hAnsi="Calibri" w:cs="Calibri"/>
                <w:szCs w:val="20"/>
              </w:rPr>
              <w:t>Content-Type</w:t>
            </w:r>
          </w:p>
        </w:tc>
        <w:tc>
          <w:tcPr>
            <w:tcW w:w="851" w:type="dxa"/>
            <w:shd w:val="clear" w:color="auto" w:fill="FFFFFF" w:themeFill="background1"/>
            <w:vAlign w:val="center"/>
          </w:tcPr>
          <w:p w:rsidRPr="00941D1C" w:rsidR="007B6CBC" w:rsidP="00D116FF" w:rsidRDefault="007B6CBC" w14:paraId="5EEC437D" w14:textId="77777777">
            <w:pPr>
              <w:rPr>
                <w:rFonts w:ascii="Calibri" w:hAnsi="Calibri" w:cs="Calibri"/>
                <w:szCs w:val="20"/>
              </w:rPr>
            </w:pPr>
            <w:r>
              <w:rPr>
                <w:rFonts w:ascii="Calibri" w:hAnsi="Calibri" w:cs="Calibri"/>
                <w:szCs w:val="20"/>
              </w:rPr>
              <w:t>M</w:t>
            </w:r>
          </w:p>
        </w:tc>
        <w:tc>
          <w:tcPr>
            <w:tcW w:w="1275" w:type="dxa"/>
            <w:shd w:val="clear" w:color="auto" w:fill="FFFFFF" w:themeFill="background1"/>
            <w:vAlign w:val="center"/>
          </w:tcPr>
          <w:p w:rsidRPr="00941D1C" w:rsidR="007B6CBC" w:rsidP="00D116FF" w:rsidRDefault="00AA2324" w14:paraId="28E60BCC" w14:textId="1F5F632E">
            <w:pPr>
              <w:spacing w:line="259" w:lineRule="auto"/>
              <w:rPr>
                <w:rFonts w:ascii="Calibri" w:hAnsi="Calibri" w:cs="Calibri"/>
                <w:szCs w:val="20"/>
              </w:rPr>
            </w:pPr>
            <w:r>
              <w:rPr>
                <w:rFonts w:ascii="Calibri" w:hAnsi="Calibri" w:cs="Calibri"/>
                <w:szCs w:val="20"/>
              </w:rPr>
              <w:t>String</w:t>
            </w:r>
          </w:p>
        </w:tc>
        <w:tc>
          <w:tcPr>
            <w:tcW w:w="10206" w:type="dxa"/>
            <w:shd w:val="clear" w:color="auto" w:fill="FFFFFF" w:themeFill="background1"/>
            <w:vAlign w:val="center"/>
          </w:tcPr>
          <w:p w:rsidR="007B6CBC" w:rsidP="00D116FF" w:rsidRDefault="00AA2324" w14:paraId="223D0D69" w14:textId="77777777">
            <w:pPr>
              <w:rPr>
                <w:rFonts w:ascii="Calibri" w:hAnsi="Calibri" w:cs="Calibri"/>
                <w:szCs w:val="20"/>
              </w:rPr>
            </w:pPr>
            <w:r>
              <w:rPr>
                <w:rFonts w:ascii="Calibri" w:hAnsi="Calibri" w:cs="Calibri"/>
                <w:szCs w:val="20"/>
              </w:rPr>
              <w:t>The content type.</w:t>
            </w:r>
          </w:p>
          <w:p w:rsidRPr="00AA2324" w:rsidR="00AA2324" w:rsidP="7F98CED1" w:rsidRDefault="00AA2324" w14:paraId="1C5F4E7A" w14:textId="6E724C37">
            <w:pPr>
              <w:rPr>
                <w:rFonts w:ascii="Calibri" w:hAnsi="Calibri" w:cs="Calibri"/>
                <w:lang w:val="en-US"/>
              </w:rPr>
            </w:pPr>
            <w:r w:rsidRPr="7F98CED1">
              <w:rPr>
                <w:rFonts w:ascii="Calibri" w:hAnsi="Calibri" w:cs="Calibri"/>
                <w:b/>
                <w:bCs/>
                <w:lang w:val="en-US"/>
              </w:rPr>
              <w:t>Example:</w:t>
            </w:r>
            <w:r w:rsidRPr="7F98CED1">
              <w:rPr>
                <w:rFonts w:ascii="Calibri" w:hAnsi="Calibri" w:cs="Calibri"/>
                <w:lang w:val="en-US"/>
              </w:rPr>
              <w:t xml:space="preserve"> Application/</w:t>
            </w:r>
            <w:proofErr w:type="spellStart"/>
            <w:r w:rsidRPr="7F98CED1">
              <w:rPr>
                <w:rFonts w:ascii="Calibri" w:hAnsi="Calibri" w:cs="Calibri"/>
                <w:lang w:val="en-US"/>
              </w:rPr>
              <w:t>json</w:t>
            </w:r>
            <w:proofErr w:type="spellEnd"/>
          </w:p>
        </w:tc>
      </w:tr>
      <w:tr w:rsidRPr="00941D1C" w:rsidR="007B6CBC" w:rsidTr="7F98CED1" w14:paraId="797BAF47" w14:textId="77777777">
        <w:trPr>
          <w:trHeight w:val="300"/>
        </w:trPr>
        <w:tc>
          <w:tcPr>
            <w:tcW w:w="2972" w:type="dxa"/>
            <w:shd w:val="clear" w:color="auto" w:fill="FFFFFF" w:themeFill="background1"/>
          </w:tcPr>
          <w:p w:rsidRPr="00941D1C" w:rsidR="007B6CBC" w:rsidP="00D116FF" w:rsidRDefault="007B6CBC" w14:paraId="687CBE36" w14:textId="77777777">
            <w:pPr>
              <w:rPr>
                <w:rFonts w:ascii="Calibri" w:hAnsi="Calibri" w:cs="Calibri"/>
                <w:szCs w:val="20"/>
              </w:rPr>
            </w:pPr>
            <w:r w:rsidRPr="00941D1C">
              <w:rPr>
                <w:rFonts w:ascii="Calibri" w:hAnsi="Calibri" w:cs="Calibri"/>
                <w:szCs w:val="20"/>
              </w:rPr>
              <w:t>X-Total-Count</w:t>
            </w:r>
          </w:p>
        </w:tc>
        <w:tc>
          <w:tcPr>
            <w:tcW w:w="851" w:type="dxa"/>
            <w:shd w:val="clear" w:color="auto" w:fill="FFFFFF" w:themeFill="background1"/>
            <w:vAlign w:val="center"/>
          </w:tcPr>
          <w:p w:rsidRPr="00941D1C" w:rsidR="007B6CBC" w:rsidP="00D116FF" w:rsidRDefault="007B6CBC" w14:paraId="149A1D4C" w14:textId="77777777">
            <w:pPr>
              <w:rPr>
                <w:rFonts w:ascii="Calibri" w:hAnsi="Calibri" w:cs="Calibri"/>
                <w:szCs w:val="20"/>
              </w:rPr>
            </w:pPr>
            <w:r w:rsidRPr="00941D1C">
              <w:rPr>
                <w:rFonts w:ascii="Calibri" w:hAnsi="Calibri" w:cs="Calibri"/>
                <w:szCs w:val="20"/>
              </w:rPr>
              <w:t>M</w:t>
            </w:r>
          </w:p>
        </w:tc>
        <w:tc>
          <w:tcPr>
            <w:tcW w:w="1275" w:type="dxa"/>
            <w:shd w:val="clear" w:color="auto" w:fill="FFFFFF" w:themeFill="background1"/>
            <w:vAlign w:val="center"/>
          </w:tcPr>
          <w:p w:rsidRPr="00941D1C" w:rsidR="007B6CBC" w:rsidP="00D116FF" w:rsidRDefault="007B6CBC" w14:paraId="7762B3DD" w14:textId="77777777">
            <w:pPr>
              <w:spacing w:line="259" w:lineRule="auto"/>
              <w:rPr>
                <w:rFonts w:ascii="Calibri" w:hAnsi="Calibri" w:cs="Calibri"/>
                <w:szCs w:val="20"/>
              </w:rPr>
            </w:pPr>
            <w:r w:rsidRPr="00941D1C">
              <w:rPr>
                <w:rFonts w:ascii="Calibri" w:hAnsi="Calibri" w:cs="Calibri"/>
                <w:szCs w:val="20"/>
              </w:rPr>
              <w:t>String</w:t>
            </w:r>
          </w:p>
        </w:tc>
        <w:tc>
          <w:tcPr>
            <w:tcW w:w="10206" w:type="dxa"/>
            <w:shd w:val="clear" w:color="auto" w:fill="FFFFFF" w:themeFill="background1"/>
            <w:vAlign w:val="center"/>
          </w:tcPr>
          <w:p w:rsidR="007B6CBC" w:rsidP="00D116FF" w:rsidRDefault="007B6CBC" w14:paraId="692230A7" w14:textId="77777777">
            <w:pPr>
              <w:rPr>
                <w:rFonts w:ascii="Calibri" w:hAnsi="Calibri" w:cs="Calibri"/>
                <w:szCs w:val="20"/>
              </w:rPr>
            </w:pPr>
            <w:r w:rsidRPr="00941D1C">
              <w:rPr>
                <w:rFonts w:ascii="Calibri" w:hAnsi="Calibri" w:cs="Calibri"/>
                <w:szCs w:val="20"/>
              </w:rPr>
              <w:t>The total number of matching resources. Can be used by the client to calculate the number of pages</w:t>
            </w:r>
          </w:p>
          <w:p w:rsidRPr="00AA2324" w:rsidR="00AA2324" w:rsidP="00D116FF" w:rsidRDefault="00AA2324" w14:paraId="209B1B86" w14:textId="45B3220D">
            <w:pPr>
              <w:rPr>
                <w:rFonts w:ascii="Calibri" w:hAnsi="Calibri" w:cs="Calibri"/>
                <w:szCs w:val="20"/>
              </w:rPr>
            </w:pPr>
            <w:r>
              <w:rPr>
                <w:rFonts w:ascii="Calibri" w:hAnsi="Calibri" w:cs="Calibri"/>
                <w:b/>
                <w:bCs/>
                <w:szCs w:val="20"/>
              </w:rPr>
              <w:t>Example:</w:t>
            </w:r>
            <w:r>
              <w:rPr>
                <w:rFonts w:ascii="Calibri" w:hAnsi="Calibri" w:cs="Calibri"/>
                <w:szCs w:val="20"/>
              </w:rPr>
              <w:t xml:space="preserve"> 50</w:t>
            </w:r>
          </w:p>
        </w:tc>
      </w:tr>
      <w:tr w:rsidRPr="00941D1C" w:rsidR="007B6CBC" w:rsidTr="7F98CED1" w14:paraId="0D986CEA" w14:textId="77777777">
        <w:trPr>
          <w:trHeight w:val="300"/>
        </w:trPr>
        <w:tc>
          <w:tcPr>
            <w:tcW w:w="2972" w:type="dxa"/>
            <w:shd w:val="clear" w:color="auto" w:fill="FFFFFF" w:themeFill="background1"/>
          </w:tcPr>
          <w:p w:rsidRPr="00941D1C" w:rsidR="007B6CBC" w:rsidP="00D116FF" w:rsidRDefault="007B6CBC" w14:paraId="19004190" w14:textId="77777777">
            <w:pPr>
              <w:rPr>
                <w:rFonts w:ascii="Calibri" w:hAnsi="Calibri" w:cs="Calibri"/>
                <w:szCs w:val="20"/>
              </w:rPr>
            </w:pPr>
            <w:r>
              <w:rPr>
                <w:rFonts w:ascii="Calibri" w:hAnsi="Calibri" w:cs="Calibri"/>
                <w:szCs w:val="20"/>
              </w:rPr>
              <w:t>Content-Range</w:t>
            </w:r>
          </w:p>
        </w:tc>
        <w:tc>
          <w:tcPr>
            <w:tcW w:w="851" w:type="dxa"/>
            <w:shd w:val="clear" w:color="auto" w:fill="FFFFFF" w:themeFill="background1"/>
            <w:vAlign w:val="center"/>
          </w:tcPr>
          <w:p w:rsidRPr="00941D1C" w:rsidR="007B6CBC" w:rsidP="00D116FF" w:rsidRDefault="007B6CBC" w14:paraId="39DFF413" w14:textId="77777777">
            <w:pPr>
              <w:rPr>
                <w:rFonts w:ascii="Calibri" w:hAnsi="Calibri" w:cs="Calibri"/>
                <w:szCs w:val="20"/>
              </w:rPr>
            </w:pPr>
            <w:r>
              <w:rPr>
                <w:rFonts w:ascii="Calibri" w:hAnsi="Calibri" w:cs="Calibri"/>
                <w:szCs w:val="20"/>
              </w:rPr>
              <w:t>M</w:t>
            </w:r>
          </w:p>
        </w:tc>
        <w:tc>
          <w:tcPr>
            <w:tcW w:w="1275" w:type="dxa"/>
            <w:shd w:val="clear" w:color="auto" w:fill="FFFFFF" w:themeFill="background1"/>
            <w:vAlign w:val="center"/>
          </w:tcPr>
          <w:p w:rsidRPr="00941D1C" w:rsidR="007B6CBC" w:rsidP="00D116FF" w:rsidRDefault="00AA2324" w14:paraId="5FA350AC" w14:textId="1C8CE402">
            <w:pPr>
              <w:spacing w:line="259" w:lineRule="auto"/>
              <w:rPr>
                <w:rFonts w:ascii="Calibri" w:hAnsi="Calibri" w:cs="Calibri"/>
                <w:szCs w:val="20"/>
              </w:rPr>
            </w:pPr>
            <w:r>
              <w:rPr>
                <w:rFonts w:ascii="Calibri" w:hAnsi="Calibri" w:cs="Calibri"/>
                <w:szCs w:val="20"/>
              </w:rPr>
              <w:t>String</w:t>
            </w:r>
          </w:p>
        </w:tc>
        <w:tc>
          <w:tcPr>
            <w:tcW w:w="10206" w:type="dxa"/>
            <w:shd w:val="clear" w:color="auto" w:fill="FFFFFF" w:themeFill="background1"/>
            <w:vAlign w:val="center"/>
          </w:tcPr>
          <w:p w:rsidRPr="00AA2324" w:rsidR="00AA2324" w:rsidP="7F98CED1" w:rsidRDefault="00AA2324" w14:paraId="7A422BB4" w14:textId="19588D3E">
            <w:pPr>
              <w:rPr>
                <w:rFonts w:ascii="Calibri" w:hAnsi="Calibri" w:cs="Calibri"/>
                <w:lang w:val="en-US"/>
              </w:rPr>
            </w:pPr>
            <w:r w:rsidRPr="7F98CED1">
              <w:rPr>
                <w:rFonts w:ascii="Calibri" w:hAnsi="Calibri" w:cs="Calibri"/>
                <w:lang w:val="en-US"/>
              </w:rPr>
              <w:t>Describes the range of items returned in the response. Example shows the first 10 items from a total of 50 matched records.</w:t>
            </w:r>
          </w:p>
          <w:p w:rsidRPr="007E0369" w:rsidR="007B6CBC" w:rsidP="00D116FF" w:rsidRDefault="007B6CBC" w14:paraId="175AB32C" w14:textId="042E2B5C">
            <w:pPr>
              <w:rPr>
                <w:rFonts w:ascii="Calibri" w:hAnsi="Calibri" w:cs="Calibri"/>
                <w:szCs w:val="24"/>
                <w:lang w:val="en-GB"/>
              </w:rPr>
            </w:pPr>
            <w:r w:rsidRPr="007E0369">
              <w:rPr>
                <w:rFonts w:ascii="Calibri" w:hAnsi="Calibri" w:cs="Calibri"/>
                <w:b/>
                <w:bCs/>
                <w:szCs w:val="20"/>
              </w:rPr>
              <w:t>Example:</w:t>
            </w:r>
            <w:r>
              <w:rPr>
                <w:rFonts w:ascii="Calibri" w:hAnsi="Calibri" w:cs="Calibri"/>
                <w:szCs w:val="20"/>
              </w:rPr>
              <w:t xml:space="preserve"> items </w:t>
            </w:r>
            <w:r w:rsidRPr="007E0369">
              <w:rPr>
                <w:rFonts w:ascii="Calibri" w:hAnsi="Calibri" w:cs="Calibri"/>
                <w:lang w:val="en-GB"/>
              </w:rPr>
              <w:t>1-10/50</w:t>
            </w:r>
          </w:p>
        </w:tc>
      </w:tr>
    </w:tbl>
    <w:p w:rsidR="00B91C87" w:rsidP="00B91C87" w:rsidRDefault="00B91C87" w14:paraId="075340A3" w14:textId="77777777"/>
    <w:tbl>
      <w:tblPr>
        <w:tblW w:w="15309" w:type="dxa"/>
        <w:tblInd w:w="-5" w:type="dxa"/>
        <w:tblLayout w:type="fixed"/>
        <w:tblCellMar>
          <w:left w:w="115" w:type="dxa"/>
          <w:right w:w="115" w:type="dxa"/>
        </w:tblCellMar>
        <w:tblLook w:val="0400" w:firstRow="0" w:lastRow="0" w:firstColumn="0" w:lastColumn="0" w:noHBand="0" w:noVBand="1"/>
      </w:tblPr>
      <w:tblGrid>
        <w:gridCol w:w="2410"/>
        <w:gridCol w:w="12899"/>
      </w:tblGrid>
      <w:tr w:rsidR="00B91C87" w:rsidTr="00B91C87" w14:paraId="2B22D6D7" w14:textId="77777777">
        <w:trPr>
          <w:trHeight w:val="85"/>
          <w:tblHeader/>
        </w:trPr>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B91C87" w:rsidP="00D116FF" w:rsidRDefault="00B91C87" w14:paraId="1FE36E68" w14:textId="77777777">
            <w:pPr>
              <w:spacing w:line="240" w:lineRule="auto"/>
              <w:jc w:val="center"/>
              <w:rPr>
                <w:rFonts w:ascii="Tahoma" w:hAnsi="Tahoma" w:eastAsia="Tahoma" w:cs="Tahoma"/>
                <w:b/>
                <w:sz w:val="20"/>
                <w:szCs w:val="20"/>
              </w:rPr>
            </w:pPr>
            <w:r>
              <w:rPr>
                <w:rFonts w:ascii="Tahoma" w:hAnsi="Tahoma" w:eastAsia="Tahoma" w:cs="Tahoma"/>
                <w:b/>
                <w:sz w:val="20"/>
                <w:szCs w:val="20"/>
              </w:rPr>
              <w:t>HTTP Response Code</w:t>
            </w:r>
          </w:p>
        </w:tc>
        <w:tc>
          <w:tcPr>
            <w:tcW w:w="12899"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B91C87" w:rsidP="00D116FF" w:rsidRDefault="00B91C87" w14:paraId="730F404E"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r>
      <w:tr w:rsidR="00B91C87" w:rsidTr="00B91C87" w14:paraId="484648BF" w14:textId="77777777">
        <w:trPr>
          <w:trHeight w:val="77"/>
        </w:trPr>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91C87" w:rsidP="00D116FF" w:rsidRDefault="00B91C87" w14:paraId="7298BC29" w14:textId="77777777">
            <w:pPr>
              <w:spacing w:line="240" w:lineRule="auto"/>
              <w:rPr>
                <w:rFonts w:ascii="Tahoma" w:hAnsi="Tahoma" w:eastAsia="Tahoma" w:cs="Tahoma"/>
                <w:sz w:val="20"/>
                <w:szCs w:val="20"/>
              </w:rPr>
            </w:pPr>
            <w:r>
              <w:rPr>
                <w:rFonts w:ascii="Tahoma" w:hAnsi="Tahoma" w:eastAsia="Tahoma" w:cs="Tahoma"/>
                <w:sz w:val="20"/>
                <w:szCs w:val="20"/>
              </w:rPr>
              <w:t>200</w:t>
            </w:r>
          </w:p>
        </w:tc>
        <w:tc>
          <w:tcPr>
            <w:tcW w:w="1289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91C87" w:rsidP="00D116FF" w:rsidRDefault="00B91C87" w14:paraId="68776ABA" w14:textId="77777777">
            <w:pPr>
              <w:spacing w:line="240" w:lineRule="auto"/>
              <w:rPr>
                <w:rFonts w:ascii="Tahoma" w:hAnsi="Tahoma" w:eastAsia="Tahoma" w:cs="Tahoma"/>
                <w:sz w:val="20"/>
                <w:szCs w:val="20"/>
              </w:rPr>
            </w:pPr>
            <w:r>
              <w:rPr>
                <w:rFonts w:ascii="Tahoma" w:hAnsi="Tahoma" w:eastAsia="Tahoma" w:cs="Tahoma"/>
                <w:sz w:val="20"/>
                <w:szCs w:val="20"/>
              </w:rPr>
              <w:t>Success</w:t>
            </w:r>
          </w:p>
        </w:tc>
      </w:tr>
      <w:tr w:rsidR="00B91C87" w:rsidTr="00B91C87" w14:paraId="4C9130BE" w14:textId="77777777">
        <w:trPr>
          <w:trHeight w:val="77"/>
        </w:trPr>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91C87" w:rsidP="00D116FF" w:rsidRDefault="00B91C87" w14:paraId="4B61A5CC" w14:textId="77777777">
            <w:pPr>
              <w:spacing w:line="240" w:lineRule="auto"/>
              <w:rPr>
                <w:rFonts w:ascii="Tahoma" w:hAnsi="Tahoma" w:eastAsia="Tahoma" w:cs="Tahoma"/>
                <w:sz w:val="20"/>
                <w:szCs w:val="20"/>
                <w:lang w:val="en-US"/>
              </w:rPr>
            </w:pPr>
            <w:r>
              <w:rPr>
                <w:rFonts w:ascii="Tahoma" w:hAnsi="Tahoma" w:eastAsia="Tahoma" w:cs="Tahoma"/>
                <w:sz w:val="20"/>
                <w:szCs w:val="20"/>
                <w:lang w:val="en-US"/>
              </w:rPr>
              <w:t>206</w:t>
            </w:r>
          </w:p>
        </w:tc>
        <w:tc>
          <w:tcPr>
            <w:tcW w:w="1289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91C87" w:rsidP="00D116FF" w:rsidRDefault="00B91C87" w14:paraId="7C2257DA" w14:textId="77777777">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Success (Partial Content). The response body contains the requested range of data.</w:t>
            </w:r>
          </w:p>
        </w:tc>
      </w:tr>
      <w:tr w:rsidR="00B91C87" w:rsidTr="00B91C87" w14:paraId="68EEC0FE" w14:textId="77777777">
        <w:trPr>
          <w:trHeight w:val="77"/>
        </w:trPr>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91C87" w:rsidP="00D116FF" w:rsidRDefault="00B91C87" w14:paraId="7907CE19" w14:textId="77777777">
            <w:pPr>
              <w:spacing w:line="240" w:lineRule="auto"/>
              <w:rPr>
                <w:rFonts w:ascii="Tahoma" w:hAnsi="Tahoma" w:eastAsia="Tahoma" w:cs="Tahoma"/>
                <w:sz w:val="20"/>
                <w:szCs w:val="20"/>
                <w:lang w:val="en-US"/>
              </w:rPr>
            </w:pPr>
            <w:r>
              <w:rPr>
                <w:rFonts w:ascii="Tahoma" w:hAnsi="Tahoma" w:eastAsia="Tahoma" w:cs="Tahoma"/>
                <w:sz w:val="20"/>
                <w:szCs w:val="20"/>
                <w:lang w:val="en-US"/>
              </w:rPr>
              <w:t>403</w:t>
            </w:r>
          </w:p>
        </w:tc>
        <w:tc>
          <w:tcPr>
            <w:tcW w:w="1289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91C87" w:rsidP="00D116FF" w:rsidRDefault="00B91C87" w14:paraId="3B7A968F" w14:textId="77777777">
            <w:pPr>
              <w:spacing w:line="240" w:lineRule="auto"/>
              <w:rPr>
                <w:rFonts w:ascii="Tahoma" w:hAnsi="Tahoma" w:eastAsia="Tahoma" w:cs="Tahoma"/>
                <w:sz w:val="20"/>
                <w:szCs w:val="20"/>
              </w:rPr>
            </w:pPr>
            <w:r>
              <w:rPr>
                <w:rFonts w:ascii="Tahoma" w:hAnsi="Tahoma" w:eastAsia="Tahoma" w:cs="Tahoma"/>
                <w:sz w:val="20"/>
                <w:szCs w:val="20"/>
              </w:rPr>
              <w:t>Forbidden</w:t>
            </w:r>
          </w:p>
        </w:tc>
      </w:tr>
      <w:tr w:rsidR="00B91C87" w:rsidTr="00B91C87" w14:paraId="17C6DB92" w14:textId="77777777">
        <w:trPr>
          <w:trHeight w:val="77"/>
        </w:trPr>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91C87" w:rsidP="00D116FF" w:rsidRDefault="00B91C87" w14:paraId="2A6EB055" w14:textId="77777777">
            <w:pPr>
              <w:spacing w:line="240" w:lineRule="auto"/>
              <w:rPr>
                <w:rFonts w:ascii="Tahoma" w:hAnsi="Tahoma" w:eastAsia="Tahoma" w:cs="Tahoma"/>
                <w:sz w:val="20"/>
                <w:szCs w:val="20"/>
                <w:lang w:val="en-US"/>
              </w:rPr>
            </w:pPr>
            <w:r>
              <w:rPr>
                <w:rFonts w:ascii="Tahoma" w:hAnsi="Tahoma" w:eastAsia="Tahoma" w:cs="Tahoma"/>
                <w:sz w:val="20"/>
                <w:szCs w:val="20"/>
                <w:lang w:val="en-US"/>
              </w:rPr>
              <w:t>404</w:t>
            </w:r>
          </w:p>
        </w:tc>
        <w:tc>
          <w:tcPr>
            <w:tcW w:w="1289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91C87" w:rsidP="00D116FF" w:rsidRDefault="00B91C87" w14:paraId="736F8178" w14:textId="77777777">
            <w:pPr>
              <w:spacing w:line="240" w:lineRule="auto"/>
              <w:rPr>
                <w:rFonts w:ascii="Tahoma" w:hAnsi="Tahoma" w:eastAsia="Tahoma" w:cs="Tahoma"/>
                <w:sz w:val="20"/>
                <w:szCs w:val="20"/>
              </w:rPr>
            </w:pPr>
            <w:r>
              <w:rPr>
                <w:rFonts w:ascii="Tahoma" w:hAnsi="Tahoma" w:eastAsia="Tahoma" w:cs="Tahoma"/>
                <w:sz w:val="20"/>
                <w:szCs w:val="20"/>
              </w:rPr>
              <w:t>Data not found</w:t>
            </w:r>
          </w:p>
        </w:tc>
      </w:tr>
      <w:tr w:rsidR="00B91C87" w:rsidTr="00B91C87" w14:paraId="609A6F16" w14:textId="77777777">
        <w:trPr>
          <w:trHeight w:val="77"/>
        </w:trPr>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91C87" w:rsidP="00D116FF" w:rsidRDefault="00B91C87" w14:paraId="42E236FF" w14:textId="77777777">
            <w:pPr>
              <w:spacing w:line="240" w:lineRule="auto"/>
              <w:rPr>
                <w:rFonts w:ascii="Tahoma" w:hAnsi="Tahoma" w:eastAsia="Tahoma" w:cs="Tahoma"/>
                <w:sz w:val="20"/>
                <w:szCs w:val="20"/>
                <w:lang w:val="en-US"/>
              </w:rPr>
            </w:pPr>
            <w:r>
              <w:rPr>
                <w:rFonts w:ascii="Tahoma" w:hAnsi="Tahoma" w:eastAsia="Tahoma" w:cs="Tahoma"/>
                <w:sz w:val="20"/>
                <w:szCs w:val="20"/>
                <w:lang w:val="en-US"/>
              </w:rPr>
              <w:t>500</w:t>
            </w:r>
          </w:p>
        </w:tc>
        <w:tc>
          <w:tcPr>
            <w:tcW w:w="1289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91C87" w:rsidP="00D116FF" w:rsidRDefault="00B91C87" w14:paraId="7B64AEFF" w14:textId="77777777">
            <w:pPr>
              <w:spacing w:line="240" w:lineRule="auto"/>
              <w:rPr>
                <w:rFonts w:ascii="Tahoma" w:hAnsi="Tahoma" w:eastAsia="Tahoma" w:cs="Tahoma"/>
                <w:sz w:val="20"/>
                <w:szCs w:val="20"/>
              </w:rPr>
            </w:pPr>
            <w:r>
              <w:rPr>
                <w:rFonts w:ascii="Tahoma" w:hAnsi="Tahoma" w:eastAsia="Tahoma" w:cs="Tahoma"/>
                <w:sz w:val="20"/>
                <w:szCs w:val="20"/>
              </w:rPr>
              <w:t>Internal Server error</w:t>
            </w:r>
          </w:p>
        </w:tc>
      </w:tr>
      <w:tr w:rsidR="00B91C87" w:rsidTr="00B91C87" w14:paraId="78A623C5" w14:textId="77777777">
        <w:trPr>
          <w:trHeight w:val="77"/>
        </w:trPr>
        <w:tc>
          <w:tcPr>
            <w:tcW w:w="241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91C87" w:rsidP="00D116FF" w:rsidRDefault="00B91C87" w14:paraId="1FA481FA" w14:textId="77777777">
            <w:pPr>
              <w:spacing w:line="240" w:lineRule="auto"/>
              <w:rPr>
                <w:rFonts w:ascii="Tahoma" w:hAnsi="Tahoma" w:eastAsia="Tahoma" w:cs="Tahoma"/>
                <w:sz w:val="20"/>
                <w:szCs w:val="20"/>
                <w:lang w:val="en-US"/>
              </w:rPr>
            </w:pPr>
            <w:r>
              <w:rPr>
                <w:rFonts w:ascii="Tahoma" w:hAnsi="Tahoma" w:eastAsia="Tahoma" w:cs="Tahoma"/>
                <w:sz w:val="20"/>
                <w:szCs w:val="20"/>
                <w:lang w:val="en-US"/>
              </w:rPr>
              <w:t>501</w:t>
            </w:r>
          </w:p>
        </w:tc>
        <w:tc>
          <w:tcPr>
            <w:tcW w:w="1289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91C87" w:rsidP="00D116FF" w:rsidRDefault="00B91C87" w14:paraId="051B0547" w14:textId="77777777">
            <w:pPr>
              <w:spacing w:line="240" w:lineRule="auto"/>
              <w:rPr>
                <w:rFonts w:ascii="Tahoma" w:hAnsi="Tahoma" w:eastAsia="Tahoma" w:cs="Tahoma"/>
                <w:sz w:val="20"/>
                <w:szCs w:val="20"/>
              </w:rPr>
            </w:pPr>
            <w:r>
              <w:rPr>
                <w:rFonts w:ascii="Tahoma" w:hAnsi="Tahoma" w:eastAsia="Tahoma" w:cs="Tahoma"/>
                <w:sz w:val="20"/>
                <w:szCs w:val="20"/>
              </w:rPr>
              <w:t>Not implemented. Unsupported filter.</w:t>
            </w:r>
          </w:p>
        </w:tc>
      </w:tr>
    </w:tbl>
    <w:p w:rsidR="00B91C87" w:rsidP="00B91C87" w:rsidRDefault="00B91C87" w14:paraId="18B73880" w14:textId="77777777">
      <w:pPr>
        <w:shd w:val="clear" w:color="auto" w:fill="FFFFFE"/>
        <w:spacing w:line="325" w:lineRule="auto"/>
      </w:pPr>
    </w:p>
    <w:p w:rsidR="007B6CBC" w:rsidP="007B6CBC" w:rsidRDefault="007B6CBC" w14:paraId="6836B4D4" w14:textId="77777777"/>
    <w:p w:rsidR="00B91C87" w:rsidRDefault="00B91C87" w14:paraId="5E15C11A" w14:textId="77777777">
      <w:pPr>
        <w:rPr>
          <w:rFonts w:ascii="Tahoma" w:hAnsi="Tahoma" w:eastAsia="Tahoma" w:cs="Tahoma"/>
          <w:b/>
          <w:color w:val="000000"/>
          <w:sz w:val="32"/>
          <w:szCs w:val="28"/>
        </w:rPr>
      </w:pPr>
      <w:r>
        <w:br w:type="page"/>
      </w:r>
    </w:p>
    <w:p w:rsidR="005A5969" w:rsidP="00FD59D8" w:rsidRDefault="45C8F4FD" w14:paraId="0000003A" w14:textId="6523A709">
      <w:pPr>
        <w:pStyle w:val="Style1"/>
      </w:pPr>
      <w:bookmarkStart w:name="_Toc1295597214" w:id="12"/>
      <w:r>
        <w:t>Resource</w:t>
      </w:r>
      <w:r w:rsidR="15FF7204">
        <w:t xml:space="preserve"> </w:t>
      </w:r>
      <w:r>
        <w:t>Types</w:t>
      </w:r>
      <w:bookmarkEnd w:id="12"/>
    </w:p>
    <w:p w:rsidRPr="007B6CBC" w:rsidR="0066108A" w:rsidP="00D629CB" w:rsidRDefault="00D629CB" w14:paraId="015C155C" w14:textId="7B25686A">
      <w:pPr>
        <w:spacing w:line="240" w:lineRule="auto"/>
        <w:rPr>
          <w:rFonts w:ascii="Tahoma" w:hAnsi="Tahoma" w:eastAsia="Tahoma" w:cs="Tahoma"/>
          <w:color w:val="1A1A1A"/>
          <w:sz w:val="20"/>
          <w:szCs w:val="20"/>
          <w:cs/>
          <w:lang w:val="en-GB"/>
        </w:rPr>
      </w:pPr>
      <w:bookmarkStart w:name="_17dp8vu" w:colFirst="0" w:colLast="0" w:id="13"/>
      <w:bookmarkEnd w:id="13"/>
      <w:r>
        <w:rPr>
          <w:rFonts w:ascii="Tahoma" w:hAnsi="Tahoma" w:eastAsia="Tahoma" w:cs="Tahoma"/>
          <w:color w:val="1A1A1A"/>
          <w:sz w:val="20"/>
          <w:szCs w:val="20"/>
          <w:lang w:val="en-GB"/>
        </w:rPr>
        <w:t xml:space="preserve">The interface definition describes all database fields in PGZ that are unable to migrate to TMF. These are separated </w:t>
      </w:r>
      <w:proofErr w:type="gramStart"/>
      <w:r>
        <w:rPr>
          <w:rFonts w:ascii="Tahoma" w:hAnsi="Tahoma" w:eastAsia="Tahoma" w:cs="Tahoma"/>
          <w:color w:val="1A1A1A"/>
          <w:sz w:val="20"/>
          <w:szCs w:val="20"/>
          <w:lang w:val="en-GB"/>
        </w:rPr>
        <w:t>in to</w:t>
      </w:r>
      <w:proofErr w:type="gramEnd"/>
      <w:r>
        <w:rPr>
          <w:rFonts w:ascii="Tahoma" w:hAnsi="Tahoma" w:eastAsia="Tahoma" w:cs="Tahoma"/>
          <w:color w:val="1A1A1A"/>
          <w:sz w:val="20"/>
          <w:szCs w:val="20"/>
          <w:lang w:val="en-GB"/>
        </w:rPr>
        <w:t xml:space="preserve"> different </w:t>
      </w:r>
      <w:proofErr w:type="spellStart"/>
      <w:r>
        <w:rPr>
          <w:rFonts w:ascii="Tahoma" w:hAnsi="Tahoma" w:eastAsia="Tahoma" w:cs="Tahoma"/>
          <w:color w:val="1A1A1A"/>
          <w:sz w:val="20"/>
          <w:szCs w:val="20"/>
          <w:lang w:val="en-GB"/>
        </w:rPr>
        <w:t>entites</w:t>
      </w:r>
      <w:proofErr w:type="spellEnd"/>
      <w:r>
        <w:rPr>
          <w:rFonts w:ascii="Tahoma" w:hAnsi="Tahoma" w:eastAsia="Tahoma" w:cs="Tahoma"/>
          <w:color w:val="1A1A1A"/>
          <w:sz w:val="20"/>
          <w:szCs w:val="20"/>
          <w:lang w:val="en-GB"/>
        </w:rPr>
        <w:t xml:space="preserve"> depending on the domain they should belong in.</w:t>
      </w:r>
    </w:p>
    <w:p w:rsidRPr="00D629CB" w:rsidR="00E62DE5" w:rsidP="00E62DE5" w:rsidRDefault="00E62DE5" w14:paraId="3FE349AC" w14:textId="3376D81C">
      <w:pPr>
        <w:spacing w:line="240" w:lineRule="auto"/>
        <w:rPr>
          <w:rFonts w:ascii="Tahoma" w:hAnsi="Tahoma" w:eastAsia="Tahoma" w:cs="Tahoma"/>
          <w:color w:val="1A1A1A"/>
          <w:sz w:val="20"/>
          <w:szCs w:val="20"/>
          <w:lang w:val="en-GB"/>
        </w:rPr>
      </w:pPr>
    </w:p>
    <w:p w:rsidR="004F0BC1" w:rsidP="00FD59D8" w:rsidRDefault="2E359780" w14:paraId="2E75106B" w14:textId="7022F044">
      <w:pPr>
        <w:pStyle w:val="Heading3"/>
      </w:pPr>
      <w:bookmarkStart w:name="_Resource_Order_Entity" w:id="14"/>
      <w:bookmarkStart w:name="_PGZINV_Resource_Entity" w:id="15"/>
      <w:bookmarkStart w:name="_Toc1542856110" w:id="16"/>
      <w:bookmarkEnd w:id="14"/>
      <w:bookmarkEnd w:id="15"/>
      <w:r>
        <w:t>PGZINV Resource Entity</w:t>
      </w:r>
      <w:bookmarkEnd w:id="16"/>
    </w:p>
    <w:p w:rsidR="004F0BC1" w:rsidP="004F0BC1" w:rsidRDefault="4E279B6C" w14:paraId="43F1B719" w14:textId="14349C38">
      <w:pPr>
        <w:spacing w:line="240" w:lineRule="auto"/>
        <w:rPr>
          <w:rFonts w:ascii="Tahoma" w:hAnsi="Tahoma" w:eastAsia="Tahoma" w:cs="Tahoma"/>
          <w:color w:val="1A1A1A"/>
          <w:sz w:val="20"/>
          <w:szCs w:val="20"/>
        </w:rPr>
      </w:pPr>
      <w:r w:rsidRPr="125CA171">
        <w:rPr>
          <w:rFonts w:ascii="Tahoma" w:hAnsi="Tahoma" w:eastAsia="Tahoma" w:cs="Tahoma"/>
          <w:color w:val="1A1A1A"/>
          <w:sz w:val="20"/>
          <w:szCs w:val="20"/>
          <w:lang w:val="en-GB"/>
        </w:rPr>
        <w:t xml:space="preserve">This is a combined entity which contains all </w:t>
      </w:r>
      <w:proofErr w:type="spellStart"/>
      <w:proofErr w:type="gramStart"/>
      <w:r w:rsidRPr="125CA171">
        <w:rPr>
          <w:rFonts w:ascii="Tahoma" w:hAnsi="Tahoma" w:eastAsia="Tahoma" w:cs="Tahoma"/>
          <w:color w:val="1A1A1A"/>
          <w:sz w:val="20"/>
          <w:szCs w:val="20"/>
          <w:lang w:val="en-GB"/>
        </w:rPr>
        <w:t>non RIM</w:t>
      </w:r>
      <w:proofErr w:type="spellEnd"/>
      <w:proofErr w:type="gramEnd"/>
      <w:r w:rsidRPr="125CA171">
        <w:rPr>
          <w:rFonts w:ascii="Tahoma" w:hAnsi="Tahoma" w:eastAsia="Tahoma" w:cs="Tahoma"/>
          <w:color w:val="1A1A1A"/>
          <w:sz w:val="20"/>
          <w:szCs w:val="20"/>
          <w:lang w:val="en-GB"/>
        </w:rPr>
        <w:t xml:space="preserve"> fields</w:t>
      </w:r>
      <w:r w:rsidRPr="125CA171" w:rsidR="213E8FD0">
        <w:rPr>
          <w:rFonts w:ascii="Tahoma" w:hAnsi="Tahoma" w:eastAsia="Tahoma" w:cs="Tahoma"/>
          <w:color w:val="1A1A1A"/>
          <w:sz w:val="20"/>
          <w:szCs w:val="20"/>
          <w:lang w:val="en-GB"/>
        </w:rPr>
        <w:t xml:space="preserve"> and RIM fields</w:t>
      </w:r>
      <w:r w:rsidR="0026537A">
        <w:rPr>
          <w:rFonts w:ascii="Tahoma" w:hAnsi="Tahoma" w:eastAsia="Tahoma" w:cs="Tahoma"/>
          <w:color w:val="1A1A1A"/>
          <w:sz w:val="20"/>
          <w:szCs w:val="20"/>
          <w:lang w:val="en-GB"/>
        </w:rPr>
        <w:t xml:space="preserve">. </w:t>
      </w:r>
      <w:r w:rsidR="000D10C0">
        <w:rPr>
          <w:rFonts w:ascii="Tahoma" w:hAnsi="Tahoma" w:eastAsia="Tahoma" w:cs="Tahoma"/>
          <w:color w:val="1A1A1A"/>
          <w:sz w:val="20"/>
          <w:szCs w:val="20"/>
          <w:lang w:val="en-GB"/>
        </w:rPr>
        <w:t>Alternative name refers to the original database name which may have been modified for enhanced readability for API clients.</w:t>
      </w:r>
    </w:p>
    <w:p w:rsidRPr="004F0BC1" w:rsidR="004F0BC1" w:rsidP="004F0BC1" w:rsidRDefault="004F0BC1" w14:paraId="0EB4AA30" w14:textId="77777777">
      <w:pPr>
        <w:rPr>
          <w:lang w:val="en-GB"/>
        </w:rPr>
      </w:pPr>
    </w:p>
    <w:tbl>
      <w:tblPr>
        <w:tblW w:w="14644" w:type="dxa"/>
        <w:tblInd w:w="93" w:type="dxa"/>
        <w:tblLayout w:type="fixed"/>
        <w:tblCellMar>
          <w:left w:w="115" w:type="dxa"/>
          <w:right w:w="115" w:type="dxa"/>
        </w:tblCellMar>
        <w:tblLook w:val="0400" w:firstRow="0" w:lastRow="0" w:firstColumn="0" w:lastColumn="0" w:noHBand="0" w:noVBand="1"/>
      </w:tblPr>
      <w:tblGrid>
        <w:gridCol w:w="2312"/>
        <w:gridCol w:w="992"/>
        <w:gridCol w:w="1418"/>
        <w:gridCol w:w="8221"/>
        <w:gridCol w:w="1701"/>
      </w:tblGrid>
      <w:tr w:rsidR="004F0BC1" w:rsidTr="457003A1" w14:paraId="687D5309" w14:textId="77777777">
        <w:trPr>
          <w:trHeight w:val="300"/>
          <w:tblHeader/>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4F0BC1" w:rsidP="0B23F7AE" w:rsidRDefault="004F0BC1" w14:paraId="2E4BF995" w14:textId="47468C3F">
            <w:pPr>
              <w:spacing w:line="240" w:lineRule="auto"/>
              <w:jc w:val="center"/>
              <w:rPr>
                <w:rFonts w:ascii="Tahoma" w:hAnsi="Tahoma" w:eastAsia="Tahoma" w:cs="Tahoma"/>
                <w:b/>
                <w:bCs/>
                <w:sz w:val="20"/>
                <w:szCs w:val="20"/>
              </w:rPr>
            </w:pPr>
            <w:r w:rsidRPr="0B23F7AE">
              <w:rPr>
                <w:rFonts w:ascii="Tahoma" w:hAnsi="Tahoma" w:eastAsia="Tahoma" w:cs="Tahoma"/>
                <w:b/>
                <w:bCs/>
                <w:sz w:val="20"/>
                <w:szCs w:val="20"/>
              </w:rPr>
              <w:t>Field</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4F0BC1" w:rsidP="00D116FF" w:rsidRDefault="004F0BC1" w14:paraId="33B291E3" w14:textId="77777777">
            <w:pPr>
              <w:spacing w:line="240" w:lineRule="auto"/>
              <w:jc w:val="center"/>
              <w:rPr>
                <w:rFonts w:ascii="Tahoma" w:hAnsi="Tahoma" w:eastAsia="Tahoma" w:cs="Tahoma"/>
                <w:b/>
                <w:sz w:val="20"/>
                <w:szCs w:val="20"/>
              </w:rPr>
            </w:pPr>
            <w:r>
              <w:rPr>
                <w:rFonts w:ascii="Tahoma" w:hAnsi="Tahoma" w:eastAsia="Tahoma" w:cs="Tahoma"/>
                <w:b/>
                <w:sz w:val="20"/>
                <w:szCs w:val="20"/>
              </w:rPr>
              <w:t>O/M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4F0BC1" w:rsidP="00D116FF" w:rsidRDefault="004F0BC1" w14:paraId="64937340" w14:textId="77777777">
            <w:pPr>
              <w:spacing w:line="240" w:lineRule="auto"/>
              <w:jc w:val="center"/>
              <w:rPr>
                <w:rFonts w:ascii="Tahoma" w:hAnsi="Tahoma" w:eastAsia="Tahoma" w:cs="Tahoma"/>
                <w:b/>
                <w:sz w:val="20"/>
                <w:szCs w:val="20"/>
              </w:rPr>
            </w:pPr>
            <w:r>
              <w:rPr>
                <w:rFonts w:ascii="Tahoma" w:hAnsi="Tahoma" w:eastAsia="Tahoma" w:cs="Tahoma"/>
                <w:b/>
                <w:sz w:val="20"/>
                <w:szCs w:val="20"/>
              </w:rPr>
              <w:t>Type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4F0BC1" w:rsidP="00D116FF" w:rsidRDefault="004F0BC1" w14:paraId="07B94A86"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c>
          <w:tcPr>
            <w:tcW w:w="170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tcPr>
          <w:p w:rsidR="004F0BC1" w:rsidP="00D116FF" w:rsidRDefault="004F0BC1" w14:paraId="6A6CBC36" w14:textId="77777777">
            <w:pPr>
              <w:spacing w:line="240" w:lineRule="auto"/>
              <w:jc w:val="center"/>
              <w:rPr>
                <w:rFonts w:ascii="Tahoma" w:hAnsi="Tahoma" w:eastAsia="Tahoma" w:cs="Tahoma"/>
                <w:b/>
                <w:sz w:val="20"/>
                <w:szCs w:val="20"/>
              </w:rPr>
            </w:pPr>
            <w:r>
              <w:rPr>
                <w:rFonts w:ascii="Tahoma" w:hAnsi="Tahoma" w:eastAsia="Tahoma" w:cs="Tahoma"/>
                <w:b/>
                <w:sz w:val="20"/>
                <w:szCs w:val="20"/>
              </w:rPr>
              <w:t>Sample Value</w:t>
            </w:r>
          </w:p>
        </w:tc>
      </w:tr>
      <w:tr w:rsidR="004F0BC1" w:rsidTr="457003A1" w14:paraId="431E4528"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7E3C46EE" w:rsidR="004F0BC1" w:rsidP="00D116FF" w:rsidRDefault="004F0BC1" w14:paraId="2AE75DEE"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resourceId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090B4F40" w14:textId="77777777">
            <w:pPr>
              <w:spacing w:line="240" w:lineRule="auto"/>
              <w:jc w:val="center"/>
              <w:rPr>
                <w:rFonts w:ascii="Tahoma" w:hAnsi="Tahoma" w:eastAsia="Tahoma" w:cs="Tahoma"/>
                <w:sz w:val="20"/>
                <w:szCs w:val="20"/>
              </w:rPr>
            </w:pPr>
            <w:r>
              <w:rPr>
                <w:rFonts w:ascii="Tahoma" w:hAnsi="Tahoma" w:eastAsia="Tahoma" w:cs="Tahoma"/>
                <w:sz w:val="20"/>
                <w:szCs w:val="20"/>
              </w:rPr>
              <w:t>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11EC1149"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4F0BC1" w:rsidP="00D116FF" w:rsidRDefault="004F0BC1" w14:paraId="285FD87D" w14:textId="77777777">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 xml:space="preserve">The associated </w:t>
            </w:r>
            <w:proofErr w:type="spellStart"/>
            <w:r w:rsidRPr="7E3C46EE">
              <w:rPr>
                <w:rFonts w:ascii="Tahoma" w:hAnsi="Tahoma" w:eastAsia="Tahoma" w:cs="Tahoma"/>
                <w:sz w:val="20"/>
                <w:szCs w:val="20"/>
                <w:lang w:val="en-US"/>
              </w:rPr>
              <w:t>resouce</w:t>
            </w:r>
            <w:proofErr w:type="spellEnd"/>
            <w:r w:rsidRPr="7E3C46EE">
              <w:rPr>
                <w:rFonts w:ascii="Tahoma" w:hAnsi="Tahoma" w:eastAsia="Tahoma" w:cs="Tahoma"/>
                <w:sz w:val="20"/>
                <w:szCs w:val="20"/>
                <w:lang w:val="en-US"/>
              </w:rPr>
              <w:t xml:space="preserv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004F0BC1" w:rsidP="00D116FF" w:rsidRDefault="004F0BC1" w14:paraId="00010B61" w14:textId="77777777">
            <w:pPr>
              <w:spacing w:line="240" w:lineRule="auto"/>
              <w:rPr>
                <w:rFonts w:ascii="Tahoma" w:hAnsi="Tahoma" w:eastAsia="Tahoma" w:cs="Tahoma"/>
                <w:sz w:val="20"/>
                <w:szCs w:val="20"/>
                <w:lang w:val="en-US"/>
              </w:rPr>
            </w:pPr>
            <w:r>
              <w:rPr>
                <w:rFonts w:ascii="Tahoma" w:hAnsi="Tahoma" w:eastAsia="Tahoma" w:cs="Tahoma"/>
                <w:sz w:val="20"/>
                <w:szCs w:val="20"/>
              </w:rPr>
              <w:t>013940291</w:t>
            </w:r>
          </w:p>
        </w:tc>
      </w:tr>
      <w:tr w:rsidR="004F0BC1" w:rsidTr="457003A1" w14:paraId="02D0C3D9"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7E3C46EE" w:rsidR="004F0BC1" w:rsidP="00D116FF" w:rsidRDefault="004F0BC1" w14:paraId="7B4FDCDB" w14:textId="4C050D58">
            <w:pPr>
              <w:spacing w:line="240" w:lineRule="auto"/>
              <w:rPr>
                <w:rFonts w:ascii="Tahoma" w:hAnsi="Tahoma" w:eastAsia="Tahoma" w:cs="Tahoma"/>
                <w:sz w:val="20"/>
                <w:szCs w:val="20"/>
                <w:lang w:val="en-US"/>
              </w:rPr>
            </w:pPr>
            <w:proofErr w:type="spellStart"/>
            <w:r w:rsidRPr="0B23F7AE">
              <w:rPr>
                <w:rFonts w:ascii="Tahoma" w:hAnsi="Tahoma" w:eastAsia="Tahoma" w:cs="Tahoma"/>
                <w:sz w:val="20"/>
                <w:szCs w:val="20"/>
                <w:lang w:val="en-US"/>
              </w:rPr>
              <w:t>simSerialNo</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41D8B6A5" w14:textId="77777777">
            <w:pPr>
              <w:spacing w:line="240" w:lineRule="auto"/>
              <w:jc w:val="center"/>
              <w:rPr>
                <w:rFonts w:ascii="Tahoma" w:hAnsi="Tahoma" w:eastAsia="Tahoma" w:cs="Tahoma"/>
                <w:sz w:val="20"/>
                <w:szCs w:val="20"/>
              </w:rPr>
            </w:pPr>
            <w:r>
              <w:rPr>
                <w:rFonts w:ascii="Tahoma" w:hAnsi="Tahoma" w:eastAsia="Tahoma" w:cs="Tahoma"/>
                <w:sz w:val="20"/>
                <w:szCs w:val="20"/>
                <w:lang w:val="en-US"/>
              </w:rPr>
              <w:t>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31E39FCC"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4F0BC1" w:rsidP="00D116FF" w:rsidRDefault="004F0BC1" w14:paraId="0476365F" w14:textId="1391FC30">
            <w:pPr>
              <w:spacing w:line="240" w:lineRule="auto"/>
              <w:rPr>
                <w:rFonts w:ascii="Tahoma" w:hAnsi="Tahoma" w:eastAsia="Tahoma" w:cs="Tahoma"/>
                <w:sz w:val="20"/>
                <w:szCs w:val="20"/>
                <w:lang w:val="en-US"/>
              </w:rPr>
            </w:pPr>
            <w:r w:rsidRPr="0B23F7AE">
              <w:rPr>
                <w:rFonts w:ascii="Tahoma" w:hAnsi="Tahoma" w:eastAsia="Tahoma" w:cs="Tahoma"/>
                <w:sz w:val="20"/>
                <w:szCs w:val="20"/>
              </w:rPr>
              <w:t>The sim serial number</w:t>
            </w:r>
            <w:r>
              <w:br/>
            </w:r>
            <w:r w:rsidRPr="0B23F7AE" w:rsidR="48322B29">
              <w:rPr>
                <w:rFonts w:ascii="Tahoma" w:hAnsi="Tahoma" w:eastAsia="Tahoma" w:cs="Tahoma"/>
                <w:b/>
                <w:bCs/>
                <w:sz w:val="20"/>
                <w:szCs w:val="20"/>
              </w:rPr>
              <w:t xml:space="preserve">Alternate name: </w:t>
            </w:r>
            <w:proofErr w:type="spellStart"/>
            <w:r w:rsidRPr="0B23F7AE" w:rsidR="48322B29">
              <w:rPr>
                <w:rFonts w:ascii="Tahoma" w:hAnsi="Tahoma" w:eastAsia="Tahoma" w:cs="Tahoma"/>
                <w:sz w:val="20"/>
                <w:szCs w:val="20"/>
              </w:rPr>
              <w:t>serial_no</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004F0BC1" w:rsidP="00D116FF" w:rsidRDefault="004F0BC1" w14:paraId="46108525" w14:textId="77777777">
            <w:pPr>
              <w:spacing w:line="240" w:lineRule="auto"/>
              <w:rPr>
                <w:rFonts w:ascii="Tahoma" w:hAnsi="Tahoma" w:eastAsia="Tahoma" w:cs="Tahoma"/>
                <w:sz w:val="20"/>
                <w:szCs w:val="20"/>
                <w:lang w:val="en-US"/>
              </w:rPr>
            </w:pPr>
            <w:r>
              <w:rPr>
                <w:rFonts w:ascii="Tahoma" w:hAnsi="Tahoma" w:eastAsia="Tahoma" w:cs="Tahoma"/>
                <w:sz w:val="20"/>
                <w:szCs w:val="20"/>
              </w:rPr>
              <w:t>2</w:t>
            </w:r>
            <w:r w:rsidRPr="00B83C3A">
              <w:rPr>
                <w:rFonts w:ascii="Tahoma" w:hAnsi="Tahoma" w:eastAsia="Tahoma" w:cs="Tahoma"/>
                <w:sz w:val="20"/>
                <w:szCs w:val="20"/>
              </w:rPr>
              <w:t>300002712043</w:t>
            </w:r>
          </w:p>
        </w:tc>
      </w:tr>
      <w:tr w:rsidR="3658E42F" w:rsidTr="457003A1" w14:paraId="7F309A37"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B8264B5" w:rsidP="3658E42F" w:rsidRDefault="3B8264B5" w14:paraId="3ADE4B4D" w14:textId="29763E16">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accValue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B8264B5" w:rsidP="3658E42F" w:rsidRDefault="3B8264B5" w14:paraId="3DC58635" w14:textId="71ADD59D">
            <w:pPr>
              <w:spacing w:line="240" w:lineRule="auto"/>
              <w:jc w:val="center"/>
              <w:rPr>
                <w:rFonts w:ascii="Tahoma" w:hAnsi="Tahoma" w:eastAsia="Tahoma" w:cs="Tahoma"/>
                <w:sz w:val="20"/>
                <w:szCs w:val="20"/>
                <w:lang w:val="en-US"/>
              </w:rPr>
            </w:pPr>
            <w:r w:rsidRPr="3658E42F">
              <w:rPr>
                <w:rFonts w:ascii="Tahoma" w:hAnsi="Tahoma" w:eastAsia="Tahoma" w:cs="Tahoma"/>
                <w:sz w:val="20"/>
                <w:szCs w:val="20"/>
                <w:lang w:val="en-US"/>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B8264B5" w:rsidP="3658E42F" w:rsidRDefault="3B8264B5" w14:paraId="455AC314" w14:textId="667A42B0">
            <w:pPr>
              <w:spacing w:line="240" w:lineRule="auto"/>
              <w:rPr>
                <w:rFonts w:ascii="Tahoma" w:hAnsi="Tahoma" w:eastAsia="Tahoma" w:cs="Tahoma"/>
                <w:sz w:val="20"/>
                <w:szCs w:val="20"/>
              </w:rPr>
            </w:pPr>
            <w:r w:rsidRPr="3658E42F">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B8264B5" w:rsidP="3658E42F" w:rsidRDefault="3B8264B5" w14:paraId="543B1D54" w14:textId="41424BDE">
            <w:pPr>
              <w:spacing w:line="240" w:lineRule="auto"/>
              <w:rPr>
                <w:rFonts w:ascii="Tahoma" w:hAnsi="Tahoma" w:eastAsia="Tahoma" w:cs="Tahoma"/>
                <w:sz w:val="20"/>
                <w:szCs w:val="20"/>
              </w:rPr>
            </w:pPr>
            <w:r w:rsidRPr="3658E42F">
              <w:rPr>
                <w:rFonts w:ascii="Tahoma" w:hAnsi="Tahoma" w:eastAsia="Tahoma" w:cs="Tahoma"/>
                <w:sz w:val="20"/>
                <w:szCs w:val="20"/>
              </w:rPr>
              <w:t>A</w:t>
            </w:r>
            <w:r w:rsidRPr="3658E42F" w:rsidR="1AFFAD1B">
              <w:rPr>
                <w:rFonts w:ascii="Tahoma" w:hAnsi="Tahoma" w:eastAsia="Tahoma" w:cs="Tahoma"/>
                <w:sz w:val="20"/>
                <w:szCs w:val="20"/>
              </w:rPr>
              <w:t xml:space="preserve">ccess Control Class (ACC) </w:t>
            </w:r>
            <w:r w:rsidRPr="3658E42F">
              <w:rPr>
                <w:rFonts w:ascii="Tahoma" w:hAnsi="Tahoma" w:eastAsia="Tahoma" w:cs="Tahoma"/>
                <w:sz w:val="20"/>
                <w:szCs w:val="20"/>
              </w:rPr>
              <w:t>Value</w:t>
            </w:r>
          </w:p>
        </w:tc>
        <w:tc>
          <w:tcPr>
            <w:tcW w:w="1701" w:type="dxa"/>
            <w:tcBorders>
              <w:top w:val="single" w:color="000000" w:themeColor="text1" w:sz="4" w:space="0"/>
              <w:left w:val="nil"/>
              <w:bottom w:val="single" w:color="000000" w:themeColor="text1" w:sz="4" w:space="0"/>
              <w:right w:val="single" w:color="000000" w:themeColor="text1" w:sz="4" w:space="0"/>
            </w:tcBorders>
          </w:tcPr>
          <w:p w:rsidR="3658E42F" w:rsidP="3658E42F" w:rsidRDefault="003A248E" w14:paraId="68218E86" w14:textId="17F5F13E">
            <w:pPr>
              <w:spacing w:line="240" w:lineRule="auto"/>
              <w:rPr>
                <w:rFonts w:ascii="Tahoma" w:hAnsi="Tahoma" w:eastAsia="Tahoma" w:cs="Tahoma"/>
                <w:sz w:val="20"/>
                <w:szCs w:val="20"/>
              </w:rPr>
            </w:pPr>
            <w:r>
              <w:rPr>
                <w:rFonts w:ascii="Tahoma" w:hAnsi="Tahoma" w:eastAsia="Tahoma" w:cs="Tahoma"/>
                <w:sz w:val="20"/>
                <w:szCs w:val="20"/>
              </w:rPr>
              <w:t>03</w:t>
            </w:r>
          </w:p>
        </w:tc>
      </w:tr>
      <w:tr w:rsidR="125CA171" w:rsidTr="457003A1" w14:paraId="7D531823"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F95A121" w:rsidP="125CA171" w:rsidRDefault="5F95A121" w14:paraId="1068BB63" w14:textId="065C1444">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activeMobileNo</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F95A121" w:rsidP="125CA171" w:rsidRDefault="5F95A121" w14:paraId="2FE02A09" w14:textId="0D1F8D8C">
            <w:pPr>
              <w:spacing w:line="240" w:lineRule="auto"/>
              <w:jc w:val="center"/>
              <w:rPr>
                <w:rFonts w:ascii="Tahoma" w:hAnsi="Tahoma" w:eastAsia="Tahoma" w:cs="Tahoma"/>
                <w:sz w:val="20"/>
                <w:szCs w:val="20"/>
                <w:lang w:val="en-US"/>
              </w:rPr>
            </w:pPr>
            <w:r w:rsidRPr="125CA171">
              <w:rPr>
                <w:rFonts w:ascii="Tahoma" w:hAnsi="Tahoma" w:eastAsia="Tahoma" w:cs="Tahoma"/>
                <w:sz w:val="20"/>
                <w:szCs w:val="20"/>
                <w:lang w:val="en-US"/>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F95A121" w:rsidP="125CA171" w:rsidRDefault="5F95A121" w14:paraId="05572C22" w14:textId="5821DEFD">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F95A121" w:rsidP="0847F5FE" w:rsidRDefault="5F95A121" w14:paraId="33F847CB" w14:textId="2A647AAA">
            <w:pPr>
              <w:spacing w:line="240" w:lineRule="auto"/>
              <w:rPr>
                <w:rFonts w:ascii="Tahoma" w:hAnsi="Tahoma" w:eastAsia="Tahoma" w:cs="Tahoma"/>
                <w:sz w:val="20"/>
                <w:szCs w:val="20"/>
                <w:lang w:val="en-US"/>
              </w:rPr>
            </w:pPr>
            <w:r w:rsidRPr="0847F5FE">
              <w:rPr>
                <w:rFonts w:ascii="Tahoma" w:hAnsi="Tahoma" w:eastAsia="Tahoma" w:cs="Tahoma"/>
                <w:sz w:val="20"/>
                <w:szCs w:val="20"/>
                <w:lang w:val="en-US"/>
              </w:rPr>
              <w:t xml:space="preserve">The current active mobile number used by the SIM.  </w:t>
            </w:r>
          </w:p>
        </w:tc>
        <w:tc>
          <w:tcPr>
            <w:tcW w:w="1701" w:type="dxa"/>
            <w:tcBorders>
              <w:top w:val="single" w:color="000000" w:themeColor="text1" w:sz="4" w:space="0"/>
              <w:left w:val="nil"/>
              <w:bottom w:val="single" w:color="000000" w:themeColor="text1" w:sz="4" w:space="0"/>
              <w:right w:val="single" w:color="000000" w:themeColor="text1" w:sz="4" w:space="0"/>
            </w:tcBorders>
          </w:tcPr>
          <w:p w:rsidR="5F95A121" w:rsidP="125CA171" w:rsidRDefault="5F95A121" w14:paraId="0E8819CD" w14:textId="61DA8B40">
            <w:pPr>
              <w:spacing w:line="240" w:lineRule="auto"/>
              <w:rPr>
                <w:rFonts w:ascii="Tahoma" w:hAnsi="Tahoma" w:eastAsia="Tahoma" w:cs="Tahoma"/>
                <w:sz w:val="20"/>
                <w:szCs w:val="20"/>
              </w:rPr>
            </w:pPr>
            <w:r w:rsidRPr="125CA171">
              <w:rPr>
                <w:rFonts w:ascii="Tahoma" w:hAnsi="Tahoma" w:eastAsia="Tahoma" w:cs="Tahoma"/>
                <w:sz w:val="20"/>
                <w:szCs w:val="20"/>
              </w:rPr>
              <w:t>800000000</w:t>
            </w:r>
          </w:p>
        </w:tc>
      </w:tr>
      <w:tr w:rsidR="125CA171" w:rsidTr="457003A1" w14:paraId="280A46FE"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815D8" w:rsidP="125CA171" w:rsidRDefault="000815D8" w14:paraId="52BCB9BD" w14:textId="02E6FFCF">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adm1</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815D8" w:rsidP="125CA171" w:rsidRDefault="000815D8" w14:paraId="767DD90F" w14:textId="763CDD05">
            <w:pPr>
              <w:spacing w:line="240" w:lineRule="auto"/>
              <w:jc w:val="center"/>
              <w:rPr>
                <w:rFonts w:ascii="Tahoma" w:hAnsi="Tahoma" w:eastAsia="Tahoma" w:cs="Tahoma"/>
                <w:sz w:val="20"/>
                <w:szCs w:val="20"/>
                <w:lang w:val="en-US"/>
              </w:rPr>
            </w:pPr>
            <w:r w:rsidRPr="125CA171">
              <w:rPr>
                <w:rFonts w:ascii="Tahoma" w:hAnsi="Tahoma" w:eastAsia="Tahoma" w:cs="Tahoma"/>
                <w:sz w:val="20"/>
                <w:szCs w:val="20"/>
                <w:lang w:val="en-US"/>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815D8" w:rsidP="125CA171" w:rsidRDefault="000815D8" w14:paraId="326A3AF9" w14:textId="3BF35D3A">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6F4C7DF7" w14:textId="69D6FDDA">
            <w:pPr>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rPr>
              <w:t>The Administrative Key is a cryptographic key used for managing security-related operations on the SIM card, such as changing PIN codes, unlocking the card, or updating security settings </w:t>
            </w:r>
          </w:p>
        </w:tc>
        <w:tc>
          <w:tcPr>
            <w:tcW w:w="1701" w:type="dxa"/>
            <w:tcBorders>
              <w:top w:val="single" w:color="000000" w:themeColor="text1" w:sz="4" w:space="0"/>
              <w:left w:val="nil"/>
              <w:bottom w:val="single" w:color="000000" w:themeColor="text1" w:sz="4" w:space="0"/>
              <w:right w:val="single" w:color="000000" w:themeColor="text1" w:sz="4" w:space="0"/>
            </w:tcBorders>
          </w:tcPr>
          <w:p w:rsidR="22B1CB13" w:rsidP="125CA171" w:rsidRDefault="22B1CB13" w14:paraId="0424095F" w14:textId="5EC26838">
            <w:pPr>
              <w:spacing w:line="240" w:lineRule="auto"/>
              <w:rPr>
                <w:rFonts w:ascii="Tahoma" w:hAnsi="Tahoma" w:eastAsia="Tahoma" w:cs="Tahoma"/>
                <w:sz w:val="20"/>
                <w:szCs w:val="20"/>
              </w:rPr>
            </w:pPr>
            <w:r w:rsidRPr="125CA171">
              <w:rPr>
                <w:rFonts w:ascii="Tahoma" w:hAnsi="Tahoma" w:eastAsia="Tahoma" w:cs="Tahoma"/>
                <w:sz w:val="20"/>
                <w:szCs w:val="20"/>
              </w:rPr>
              <w:t>38021BA946A6DA1C</w:t>
            </w:r>
          </w:p>
        </w:tc>
      </w:tr>
      <w:tr w:rsidR="125CA171" w:rsidTr="457003A1" w14:paraId="061AB9E2"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815D8" w:rsidP="125CA171" w:rsidRDefault="000815D8" w14:paraId="0A91229A" w14:textId="23FCDB32">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algorithm</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815D8" w:rsidP="125CA171" w:rsidRDefault="000815D8" w14:paraId="6584674E" w14:textId="2510DC8C">
            <w:pPr>
              <w:spacing w:line="240" w:lineRule="auto"/>
              <w:jc w:val="center"/>
              <w:rPr>
                <w:rFonts w:ascii="Tahoma" w:hAnsi="Tahoma" w:eastAsia="Tahoma" w:cs="Tahoma"/>
                <w:sz w:val="20"/>
                <w:szCs w:val="20"/>
                <w:lang w:val="en-US"/>
              </w:rPr>
            </w:pPr>
            <w:r w:rsidRPr="125CA171">
              <w:rPr>
                <w:rFonts w:ascii="Tahoma" w:hAnsi="Tahoma" w:eastAsia="Tahoma" w:cs="Tahoma"/>
                <w:sz w:val="20"/>
                <w:szCs w:val="20"/>
                <w:lang w:val="en-US"/>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815D8" w:rsidP="125CA171" w:rsidRDefault="000815D8" w14:paraId="08ACB207" w14:textId="7C27F051">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4BC3060A" w14:textId="2FB18CF5">
            <w:pPr>
              <w:spacing w:line="240" w:lineRule="auto"/>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rPr>
              <w:t>The cryptographic algorithm used to generate</w:t>
            </w:r>
            <w:r w:rsidRPr="125CA171">
              <w:rPr>
                <w:rStyle w:val="eop"/>
                <w:rFonts w:ascii="Tahoma" w:hAnsi="Tahoma" w:eastAsia="Tahoma" w:cs="Tahoma"/>
                <w:color w:val="000000" w:themeColor="text1"/>
                <w:sz w:val="20"/>
                <w:szCs w:val="20"/>
                <w:lang w:val="en-GB"/>
              </w:rPr>
              <w:t> </w:t>
            </w:r>
          </w:p>
          <w:p w:rsidR="125CA171" w:rsidP="125CA171" w:rsidRDefault="125CA171" w14:paraId="1AEA0D46" w14:textId="7635B97B">
            <w:pPr>
              <w:spacing w:line="240" w:lineRule="auto"/>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rPr>
              <w:t>and verify the EOPC. For example: Hash functions like SHA-256 (Secure Hash Algorithm 256-bit) or SHA-3 (Secure Hash Algorithm 3) for generating a unique hash</w:t>
            </w:r>
            <w:r w:rsidRPr="125CA171">
              <w:rPr>
                <w:rStyle w:val="eop"/>
                <w:rFonts w:ascii="Tahoma" w:hAnsi="Tahoma" w:eastAsia="Tahoma" w:cs="Tahoma"/>
                <w:color w:val="000000" w:themeColor="text1"/>
                <w:sz w:val="20"/>
                <w:szCs w:val="20"/>
                <w:lang w:val="en-GB"/>
              </w:rPr>
              <w:t> </w:t>
            </w:r>
          </w:p>
          <w:p w:rsidR="125CA171" w:rsidP="125CA171" w:rsidRDefault="125CA171" w14:paraId="40C46F5A" w14:textId="7015E2B2">
            <w:pPr>
              <w:spacing w:line="240" w:lineRule="auto"/>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rPr>
              <w:t>value from input data. Symmetric encryption algorithms like AES (Advanced Encryption Standard) for encrypting</w:t>
            </w:r>
            <w:r w:rsidRPr="125CA171">
              <w:rPr>
                <w:rStyle w:val="eop"/>
                <w:rFonts w:ascii="Tahoma" w:hAnsi="Tahoma" w:eastAsia="Tahoma" w:cs="Tahoma"/>
                <w:color w:val="000000" w:themeColor="text1"/>
                <w:sz w:val="20"/>
                <w:szCs w:val="20"/>
                <w:lang w:val="en-GB"/>
              </w:rPr>
              <w:t> </w:t>
            </w:r>
          </w:p>
          <w:p w:rsidR="125CA171" w:rsidP="125CA171" w:rsidRDefault="125CA171" w14:paraId="65E37204" w14:textId="392703BB">
            <w:pPr>
              <w:spacing w:line="240" w:lineRule="auto"/>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rPr>
              <w:t>and decrypting data securely. Asymmetric encryption algorithms like RSA (Rivest-Shamir-Adleman) for secure</w:t>
            </w:r>
            <w:r w:rsidRPr="125CA171">
              <w:rPr>
                <w:rStyle w:val="eop"/>
                <w:rFonts w:ascii="Tahoma" w:hAnsi="Tahoma" w:eastAsia="Tahoma" w:cs="Tahoma"/>
                <w:color w:val="000000" w:themeColor="text1"/>
                <w:sz w:val="20"/>
                <w:szCs w:val="20"/>
                <w:lang w:val="en-GB"/>
              </w:rPr>
              <w:t> </w:t>
            </w:r>
          </w:p>
          <w:p w:rsidR="125CA171" w:rsidP="125CA171" w:rsidRDefault="125CA171" w14:paraId="514E9067" w14:textId="0BB0327C">
            <w:pPr>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rPr>
              <w:t>communication and key exchange between the device and the operator's servers. </w:t>
            </w:r>
          </w:p>
        </w:tc>
        <w:tc>
          <w:tcPr>
            <w:tcW w:w="1701" w:type="dxa"/>
            <w:tcBorders>
              <w:top w:val="single" w:color="000000" w:themeColor="text1" w:sz="4" w:space="0"/>
              <w:left w:val="nil"/>
              <w:bottom w:val="single" w:color="000000" w:themeColor="text1" w:sz="4" w:space="0"/>
              <w:right w:val="single" w:color="000000" w:themeColor="text1" w:sz="4" w:space="0"/>
            </w:tcBorders>
          </w:tcPr>
          <w:p w:rsidR="125CA171" w:rsidP="125CA171" w:rsidRDefault="003A248E" w14:paraId="001FCE36" w14:textId="538A94EA">
            <w:pPr>
              <w:spacing w:line="240" w:lineRule="auto"/>
              <w:rPr>
                <w:rFonts w:ascii="Tahoma" w:hAnsi="Tahoma" w:eastAsia="Tahoma" w:cs="Tahoma"/>
                <w:sz w:val="20"/>
                <w:szCs w:val="20"/>
              </w:rPr>
            </w:pPr>
            <w:r w:rsidRPr="125CA171">
              <w:rPr>
                <w:rFonts w:ascii="Tahoma" w:hAnsi="Tahoma" w:eastAsia="Tahoma" w:cs="Tahoma"/>
                <w:sz w:val="20"/>
                <w:szCs w:val="20"/>
              </w:rPr>
              <w:t>38021BA946A6DA1C</w:t>
            </w:r>
          </w:p>
        </w:tc>
      </w:tr>
      <w:tr w:rsidR="004F0BC1" w:rsidTr="457003A1" w14:paraId="1759D7C8"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F0BC1" w:rsidP="00D116FF" w:rsidRDefault="004F0BC1" w14:paraId="1DF6026C" w14:textId="77777777">
            <w:pPr>
              <w:spacing w:line="240" w:lineRule="auto"/>
              <w:rPr>
                <w:rFonts w:ascii="Tahoma" w:hAnsi="Tahoma" w:eastAsia="Tahoma" w:cs="Tahoma"/>
                <w:sz w:val="20"/>
                <w:szCs w:val="20"/>
                <w:lang w:val="en-US"/>
              </w:rPr>
            </w:pPr>
            <w:proofErr w:type="spellStart"/>
            <w:r w:rsidRPr="7E3C46EE">
              <w:rPr>
                <w:rFonts w:ascii="Tahoma" w:hAnsi="Tahoma" w:eastAsia="Tahoma" w:cs="Tahoma"/>
                <w:sz w:val="20"/>
                <w:szCs w:val="20"/>
                <w:lang w:val="en-US"/>
              </w:rPr>
              <w:t>assignedBy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01C7B19F"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64F5D6B5"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463AD591" w14:textId="77777777">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The user which assigned the SIM to a shop (for restocking and other general purposes). After assigning, this SIM will be shipped to the assigned shop.</w:t>
            </w:r>
          </w:p>
        </w:tc>
        <w:tc>
          <w:tcPr>
            <w:tcW w:w="1701" w:type="dxa"/>
            <w:tcBorders>
              <w:top w:val="single" w:color="000000" w:themeColor="text1" w:sz="4" w:space="0"/>
              <w:left w:val="nil"/>
              <w:bottom w:val="single" w:color="000000" w:themeColor="text1" w:sz="4" w:space="0"/>
              <w:right w:val="single" w:color="000000" w:themeColor="text1" w:sz="4" w:space="0"/>
            </w:tcBorders>
          </w:tcPr>
          <w:p w:rsidRPr="7E3C46EE" w:rsidR="004F0BC1" w:rsidP="00D116FF" w:rsidRDefault="004F0BC1" w14:paraId="5A1FF729"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phxusr</w:t>
            </w:r>
            <w:proofErr w:type="spellEnd"/>
          </w:p>
        </w:tc>
      </w:tr>
      <w:tr w:rsidR="004F0BC1" w:rsidTr="457003A1" w14:paraId="74ABE98A"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F0BC1" w:rsidP="00D116FF" w:rsidRDefault="004F0BC1" w14:paraId="6CB7DF1B"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assignSystem</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64F70BA3"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74865D94"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61C0F026" w14:textId="77777777">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The system (e.g. MO/PHX) that assigned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Pr="7E3C46EE" w:rsidR="004F0BC1" w:rsidP="00D116FF" w:rsidRDefault="004F0BC1" w14:paraId="41C9C589"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phx</w:t>
            </w:r>
            <w:proofErr w:type="spellEnd"/>
          </w:p>
        </w:tc>
      </w:tr>
      <w:tr w:rsidR="004F0BC1" w:rsidTr="457003A1" w14:paraId="086AEDAB"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F0BC1" w:rsidP="00D116FF" w:rsidRDefault="004F0BC1" w14:paraId="022B4BFF"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assignedDate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520F28AA"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2A97CFFD" w14:textId="77777777">
            <w:pPr>
              <w:spacing w:line="240" w:lineRule="auto"/>
              <w:rPr>
                <w:rFonts w:ascii="Tahoma" w:hAnsi="Tahoma" w:eastAsia="Tahoma" w:cs="Tahoma"/>
                <w:sz w:val="20"/>
                <w:szCs w:val="20"/>
              </w:rPr>
            </w:pPr>
            <w:r>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1D12D94E" w14:textId="77777777">
            <w:pPr>
              <w:spacing w:line="240" w:lineRule="auto"/>
              <w:rPr>
                <w:rFonts w:ascii="Tahoma" w:hAnsi="Tahoma" w:eastAsia="Tahoma" w:cs="Tahoma"/>
                <w:sz w:val="20"/>
                <w:szCs w:val="20"/>
              </w:rPr>
            </w:pPr>
            <w:r>
              <w:rPr>
                <w:rFonts w:ascii="Tahoma" w:hAnsi="Tahoma" w:eastAsia="Tahoma" w:cs="Tahoma"/>
                <w:sz w:val="20"/>
                <w:szCs w:val="20"/>
              </w:rPr>
              <w:t xml:space="preserve">The date that the SIM was assigned to the shop/location. </w:t>
            </w:r>
          </w:p>
          <w:p w:rsidR="004F0BC1" w:rsidP="7F98CED1" w:rsidRDefault="004F0BC1" w14:paraId="7727483E" w14:textId="77777777">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4F0BC1" w:rsidP="00D116FF" w:rsidRDefault="004F0BC1" w14:paraId="390B7A98" w14:textId="77777777">
            <w:pPr>
              <w:spacing w:line="240" w:lineRule="auto"/>
              <w:rPr>
                <w:rFonts w:ascii="Tahoma" w:hAnsi="Tahoma" w:eastAsia="Tahoma" w:cs="Tahoma"/>
                <w:sz w:val="20"/>
                <w:szCs w:val="20"/>
              </w:rPr>
            </w:pPr>
            <w:r w:rsidRPr="00674CE8">
              <w:rPr>
                <w:rFonts w:ascii="Calibri" w:hAnsi="Calibri" w:cs="Calibri"/>
                <w:color w:val="000000"/>
                <w:szCs w:val="20"/>
                <w:lang w:val="en-GB"/>
              </w:rPr>
              <w:t>2020-06-18T17:24:53Z</w:t>
            </w:r>
          </w:p>
        </w:tc>
      </w:tr>
      <w:tr w:rsidR="32B8416E" w:rsidTr="457003A1" w14:paraId="4D543871"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75011519" w:rsidP="32B8416E" w:rsidRDefault="00937B5E" w14:paraId="28FE4D4E" w14:textId="4FB346AB">
            <w:pPr>
              <w:spacing w:line="240" w:lineRule="auto"/>
              <w:rPr>
                <w:rFonts w:ascii="Tahoma" w:hAnsi="Tahoma" w:eastAsia="Tahoma" w:cs="Tahoma"/>
                <w:sz w:val="20"/>
                <w:szCs w:val="20"/>
                <w:lang w:val="en-US"/>
              </w:rPr>
            </w:pPr>
            <w:r w:rsidRPr="0B23F7AE">
              <w:rPr>
                <w:rFonts w:ascii="Tahoma" w:hAnsi="Tahoma" w:eastAsia="Tahoma" w:cs="Tahoma"/>
                <w:sz w:val="20"/>
                <w:szCs w:val="20"/>
                <w:lang w:val="en-US"/>
              </w:rPr>
              <w:t>c</w:t>
            </w:r>
            <w:r w:rsidRPr="0B23F7AE" w:rsidR="75011519">
              <w:rPr>
                <w:rFonts w:ascii="Tahoma" w:hAnsi="Tahoma" w:eastAsia="Tahoma" w:cs="Tahoma"/>
                <w:sz w:val="20"/>
                <w:szCs w:val="20"/>
                <w:lang w:val="en-US"/>
              </w:rPr>
              <w:t>apacity</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5011519" w:rsidP="32B8416E" w:rsidRDefault="75011519" w14:paraId="1CD07A83" w14:textId="62DAB4F0">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5011519" w:rsidP="32B8416E" w:rsidRDefault="75011519" w14:paraId="79C71B07" w14:textId="1B0669B6">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E4A5D74" w:rsidP="0B23F7AE" w:rsidRDefault="0E4A5D74" w14:paraId="09711A28" w14:textId="36BC1E38">
            <w:pPr>
              <w:rPr>
                <w:rFonts w:ascii="Tahoma" w:hAnsi="Tahoma" w:eastAsia="Tahoma" w:cs="Tahoma"/>
                <w:color w:val="000000" w:themeColor="text1"/>
                <w:sz w:val="20"/>
                <w:szCs w:val="20"/>
                <w:lang w:val="en-US"/>
              </w:rPr>
            </w:pPr>
            <w:r w:rsidRPr="0B23F7AE">
              <w:rPr>
                <w:rFonts w:ascii="Tahoma" w:hAnsi="Tahoma" w:eastAsia="Tahoma" w:cs="Tahoma"/>
                <w:color w:val="000000" w:themeColor="text1"/>
                <w:sz w:val="20"/>
                <w:szCs w:val="20"/>
                <w:lang w:val="en-US"/>
              </w:rPr>
              <w:t>SIM Capacity</w:t>
            </w:r>
          </w:p>
          <w:p w:rsidR="0E4A5D74" w:rsidP="0B23F7AE" w:rsidRDefault="7D8AEE70" w14:paraId="25D960BF" w14:textId="2929811D">
            <w:pPr>
              <w:rPr>
                <w:rFonts w:ascii="Tahoma" w:hAnsi="Tahoma" w:eastAsia="Tahoma" w:cs="Tahoma"/>
                <w:sz w:val="20"/>
                <w:szCs w:val="20"/>
                <w:lang w:val="en-US"/>
              </w:rPr>
            </w:pPr>
            <w:r w:rsidRPr="0B23F7AE">
              <w:rPr>
                <w:rFonts w:ascii="Tahoma" w:hAnsi="Tahoma" w:eastAsia="Tahoma" w:cs="Tahoma"/>
                <w:b/>
                <w:bCs/>
                <w:sz w:val="20"/>
                <w:szCs w:val="20"/>
                <w:lang w:val="en-US"/>
              </w:rPr>
              <w:t xml:space="preserve">Alternate name: </w:t>
            </w:r>
            <w:proofErr w:type="spellStart"/>
            <w:r w:rsidRPr="0B23F7AE">
              <w:rPr>
                <w:rFonts w:ascii="Tahoma" w:hAnsi="Tahoma" w:eastAsia="Tahoma" w:cs="Tahoma"/>
                <w:sz w:val="20"/>
                <w:szCs w:val="20"/>
                <w:lang w:val="en-US"/>
              </w:rPr>
              <w:t>capacity_code</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0E4A5D74" w:rsidP="32B8416E" w:rsidRDefault="0E4A5D74" w14:paraId="20EF4DA9" w14:textId="0F99113B">
            <w:pPr>
              <w:spacing w:line="240" w:lineRule="auto"/>
              <w:rPr>
                <w:rFonts w:ascii="Calibri" w:hAnsi="Calibri" w:cs="Calibri"/>
                <w:color w:val="000000" w:themeColor="text1"/>
                <w:lang w:val="en-GB"/>
              </w:rPr>
            </w:pPr>
            <w:r w:rsidRPr="32B8416E">
              <w:rPr>
                <w:rFonts w:ascii="Calibri" w:hAnsi="Calibri" w:cs="Calibri"/>
                <w:color w:val="000000" w:themeColor="text1"/>
                <w:lang w:val="en-GB"/>
              </w:rPr>
              <w:t>64k</w:t>
            </w:r>
          </w:p>
        </w:tc>
      </w:tr>
      <w:tr w:rsidR="125CA171" w:rsidTr="457003A1" w14:paraId="5E7CE06C"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7D815150" w:rsidP="125CA171" w:rsidRDefault="7D815150" w14:paraId="3CD2D9E8" w14:textId="312DDD8F">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cardProfile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D815150" w:rsidP="125CA171" w:rsidRDefault="7D815150" w14:paraId="05C4D590" w14:textId="1CB7AD13">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D815150" w:rsidP="125CA171" w:rsidRDefault="7D815150" w14:paraId="73B2A97A" w14:textId="04B4886B">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D815150" w:rsidP="125CA171" w:rsidRDefault="7D815150" w14:paraId="1C5EE51C" w14:textId="47D7D89F">
            <w:pPr>
              <w:rPr>
                <w:rFonts w:ascii="Tahoma" w:hAnsi="Tahoma" w:eastAsia="Tahoma" w:cs="Tahoma"/>
                <w:color w:val="000000" w:themeColor="text1"/>
                <w:sz w:val="20"/>
                <w:szCs w:val="20"/>
                <w:lang w:val="en-US"/>
              </w:rPr>
            </w:pPr>
            <w:r w:rsidRPr="125CA171">
              <w:rPr>
                <w:rStyle w:val="normaltextrun"/>
                <w:rFonts w:ascii="Tahoma" w:hAnsi="Tahoma" w:eastAsia="Tahoma" w:cs="Tahoma"/>
                <w:color w:val="000000" w:themeColor="text1"/>
                <w:sz w:val="20"/>
                <w:szCs w:val="20"/>
                <w:lang w:val="en-US"/>
              </w:rPr>
              <w:t>SIM Electrical Profile. A code which contains information on the card type, vendor, features (OTA, 5G, etc.). This is used to distinguish between different SIM Specifications and is manually assigned in by a user on SFF.</w:t>
            </w:r>
            <w:r w:rsidRPr="125CA171">
              <w:rPr>
                <w:rStyle w:val="eop"/>
                <w:rFonts w:ascii="Tahoma" w:hAnsi="Tahoma" w:eastAsia="Tahoma" w:cs="Tahoma"/>
                <w:color w:val="000000" w:themeColor="text1"/>
                <w:sz w:val="20"/>
                <w:szCs w:val="20"/>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7D815150" w:rsidP="125CA171" w:rsidRDefault="7D815150" w14:paraId="040A3194" w14:textId="55BC9E87">
            <w:pPr>
              <w:spacing w:line="240" w:lineRule="auto"/>
              <w:rPr>
                <w:rFonts w:ascii="Calibri" w:hAnsi="Calibri" w:cs="Calibri"/>
                <w:color w:val="000000" w:themeColor="text1"/>
                <w:lang w:val="en-GB"/>
              </w:rPr>
            </w:pPr>
            <w:r w:rsidRPr="125CA171">
              <w:rPr>
                <w:rFonts w:ascii="Calibri" w:hAnsi="Calibri" w:cs="Calibri"/>
                <w:color w:val="000000" w:themeColor="text1"/>
                <w:lang w:val="en-GB"/>
              </w:rPr>
              <w:t>ECWDSE2011</w:t>
            </w:r>
          </w:p>
        </w:tc>
      </w:tr>
      <w:tr w:rsidR="32B8416E" w:rsidTr="457003A1" w14:paraId="421DBCEE"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3CD8F34A"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createdBy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5ABBBCFD"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241315A2"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6C5033F" w14:textId="77777777">
            <w:pPr>
              <w:spacing w:line="240" w:lineRule="auto"/>
              <w:rPr>
                <w:rFonts w:ascii="Tahoma" w:hAnsi="Tahoma" w:eastAsia="Tahoma" w:cs="Tahoma"/>
                <w:sz w:val="20"/>
                <w:szCs w:val="20"/>
              </w:rPr>
            </w:pPr>
            <w:r w:rsidRPr="32B8416E">
              <w:rPr>
                <w:rFonts w:ascii="Tahoma" w:hAnsi="Tahoma" w:eastAsia="Tahoma" w:cs="Tahoma"/>
                <w:sz w:val="20"/>
                <w:szCs w:val="20"/>
              </w:rPr>
              <w:t>The system that created this record</w:t>
            </w:r>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53808EAF"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phx</w:t>
            </w:r>
            <w:proofErr w:type="spellEnd"/>
          </w:p>
        </w:tc>
      </w:tr>
      <w:tr w:rsidR="74633B5D" w:rsidTr="457003A1" w14:paraId="3AB91BC5"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7B4BF0B" w:rsidP="74633B5D" w:rsidRDefault="37B4BF0B" w14:paraId="0B120304" w14:textId="7F979A4B">
            <w:pPr>
              <w:spacing w:line="240" w:lineRule="auto"/>
              <w:rPr>
                <w:rFonts w:ascii="Tahoma" w:hAnsi="Tahoma" w:eastAsia="Tahoma" w:cs="Tahoma"/>
                <w:sz w:val="20"/>
                <w:szCs w:val="20"/>
                <w:lang w:val="en-US"/>
              </w:rPr>
            </w:pPr>
            <w:proofErr w:type="spellStart"/>
            <w:r w:rsidRPr="74633B5D">
              <w:rPr>
                <w:rFonts w:ascii="Tahoma" w:hAnsi="Tahoma" w:eastAsia="Tahoma" w:cs="Tahoma"/>
                <w:sz w:val="20"/>
                <w:szCs w:val="20"/>
                <w:lang w:val="en-US"/>
              </w:rPr>
              <w:t>createdDate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4633B5D" w:rsidP="74633B5D" w:rsidRDefault="74633B5D" w14:paraId="6DBC5191" w14:textId="77777777">
            <w:pPr>
              <w:spacing w:line="240" w:lineRule="auto"/>
              <w:jc w:val="center"/>
              <w:rPr>
                <w:rFonts w:ascii="Tahoma" w:hAnsi="Tahoma" w:eastAsia="Tahoma" w:cs="Tahoma"/>
                <w:sz w:val="20"/>
                <w:szCs w:val="20"/>
              </w:rPr>
            </w:pPr>
            <w:r w:rsidRPr="74633B5D">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4633B5D" w:rsidP="74633B5D" w:rsidRDefault="74633B5D" w14:paraId="436B42C6" w14:textId="77777777">
            <w:pPr>
              <w:spacing w:line="240" w:lineRule="auto"/>
              <w:rPr>
                <w:rFonts w:ascii="Tahoma" w:hAnsi="Tahoma" w:eastAsia="Tahoma" w:cs="Tahoma"/>
                <w:sz w:val="20"/>
                <w:szCs w:val="20"/>
              </w:rPr>
            </w:pPr>
            <w:r w:rsidRPr="74633B5D">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4633B5D" w:rsidP="74633B5D" w:rsidRDefault="74633B5D" w14:paraId="724F3F1A" w14:textId="77777777">
            <w:pPr>
              <w:spacing w:line="240" w:lineRule="auto"/>
              <w:rPr>
                <w:rFonts w:ascii="Tahoma" w:hAnsi="Tahoma" w:eastAsia="Tahoma" w:cs="Tahoma"/>
                <w:sz w:val="20"/>
                <w:szCs w:val="20"/>
              </w:rPr>
            </w:pPr>
            <w:r w:rsidRPr="74633B5D">
              <w:rPr>
                <w:rFonts w:ascii="Tahoma" w:hAnsi="Tahoma" w:eastAsia="Tahoma" w:cs="Tahoma"/>
                <w:sz w:val="20"/>
                <w:szCs w:val="20"/>
              </w:rPr>
              <w:t xml:space="preserve">The date that the SIM was assigned to the shop/location. </w:t>
            </w:r>
          </w:p>
          <w:p w:rsidR="74633B5D" w:rsidP="74633B5D" w:rsidRDefault="74633B5D" w14:paraId="53345F10" w14:textId="77777777">
            <w:pPr>
              <w:spacing w:line="240" w:lineRule="auto"/>
              <w:rPr>
                <w:rFonts w:ascii="Tahoma" w:hAnsi="Tahoma" w:eastAsia="Tahoma" w:cs="Tahoma"/>
                <w:sz w:val="20"/>
                <w:szCs w:val="20"/>
                <w:lang w:val="en-US"/>
              </w:rPr>
            </w:pPr>
            <w:r w:rsidRPr="74633B5D">
              <w:rPr>
                <w:rFonts w:ascii="Tahoma" w:hAnsi="Tahoma" w:eastAsia="Tahoma" w:cs="Tahoma"/>
                <w:b/>
                <w:bCs/>
                <w:sz w:val="20"/>
                <w:szCs w:val="20"/>
                <w:lang w:val="en-US"/>
              </w:rPr>
              <w:t>RFC3339 Format:</w:t>
            </w:r>
            <w:r w:rsidRPr="74633B5D">
              <w:rPr>
                <w:rFonts w:ascii="Tahoma" w:hAnsi="Tahoma" w:eastAsia="Tahoma" w:cs="Tahoma"/>
                <w:sz w:val="20"/>
                <w:szCs w:val="20"/>
                <w:lang w:val="en-US"/>
              </w:rPr>
              <w:t xml:space="preserve"> yyyy-MM-ddThh24:</w:t>
            </w:r>
            <w:proofErr w:type="gramStart"/>
            <w:r w:rsidRPr="74633B5D">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74633B5D" w:rsidP="74633B5D" w:rsidRDefault="74633B5D" w14:paraId="4B428B93" w14:textId="77777777">
            <w:pPr>
              <w:spacing w:line="240" w:lineRule="auto"/>
              <w:rPr>
                <w:rFonts w:ascii="Tahoma" w:hAnsi="Tahoma" w:eastAsia="Tahoma" w:cs="Tahoma"/>
                <w:sz w:val="20"/>
                <w:szCs w:val="20"/>
              </w:rPr>
            </w:pPr>
            <w:r w:rsidRPr="74633B5D">
              <w:rPr>
                <w:rFonts w:ascii="Calibri" w:hAnsi="Calibri" w:cs="Calibri"/>
                <w:color w:val="000000" w:themeColor="text1"/>
                <w:lang w:val="en-GB"/>
              </w:rPr>
              <w:t>2020-06-18T17:24:53Z</w:t>
            </w:r>
          </w:p>
        </w:tc>
      </w:tr>
      <w:tr w:rsidR="32B8416E" w:rsidTr="457003A1" w14:paraId="78CCE5BA"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00212F64" w14:paraId="4E17BA5A" w14:textId="2745F2D8">
            <w:pPr>
              <w:spacing w:line="240" w:lineRule="auto"/>
              <w:rPr>
                <w:rFonts w:ascii="Tahoma" w:hAnsi="Tahoma" w:eastAsia="Tahoma" w:cs="Tahoma"/>
                <w:sz w:val="20"/>
                <w:szCs w:val="20"/>
                <w:lang w:val="en-US"/>
              </w:rPr>
            </w:pPr>
            <w:r>
              <w:rPr>
                <w:rFonts w:ascii="Tahoma" w:hAnsi="Tahoma" w:eastAsia="Tahoma" w:cs="Tahoma"/>
                <w:sz w:val="20"/>
                <w:szCs w:val="20"/>
                <w:lang w:val="en-US"/>
              </w:rPr>
              <w:t>reason</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5FACE0E"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002E855"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4D76D8BD" w14:textId="77777777">
            <w:pPr>
              <w:spacing w:line="240" w:lineRule="auto"/>
              <w:rPr>
                <w:rFonts w:ascii="Tahoma" w:hAnsi="Tahoma" w:eastAsia="Tahoma" w:cs="Tahoma"/>
                <w:sz w:val="20"/>
                <w:szCs w:val="20"/>
              </w:rPr>
            </w:pPr>
            <w:r w:rsidRPr="32B8416E">
              <w:rPr>
                <w:rFonts w:ascii="Tahoma" w:hAnsi="Tahoma" w:eastAsia="Tahoma" w:cs="Tahoma"/>
                <w:sz w:val="20"/>
                <w:szCs w:val="20"/>
              </w:rPr>
              <w:t>The reason noted by a user for each change</w:t>
            </w:r>
          </w:p>
        </w:tc>
        <w:tc>
          <w:tcPr>
            <w:tcW w:w="1701" w:type="dxa"/>
            <w:tcBorders>
              <w:top w:val="single" w:color="000000" w:themeColor="text1" w:sz="4" w:space="0"/>
              <w:left w:val="nil"/>
              <w:bottom w:val="single" w:color="000000" w:themeColor="text1" w:sz="4" w:space="0"/>
              <w:right w:val="single" w:color="000000" w:themeColor="text1" w:sz="4" w:space="0"/>
            </w:tcBorders>
          </w:tcPr>
          <w:p w:rsidR="0B518E1F" w:rsidP="32B8416E" w:rsidRDefault="0B518E1F" w14:paraId="146B6C8F" w14:textId="5766A477">
            <w:pPr>
              <w:spacing w:line="240" w:lineRule="auto"/>
              <w:rPr>
                <w:rFonts w:ascii="Calibri" w:hAnsi="Calibri" w:cs="Calibri"/>
                <w:color w:val="000000" w:themeColor="text1"/>
                <w:lang w:val="en-GB"/>
              </w:rPr>
            </w:pPr>
            <w:r w:rsidRPr="32B8416E">
              <w:rPr>
                <w:rFonts w:ascii="Calibri" w:hAnsi="Calibri" w:cs="Calibri"/>
                <w:color w:val="000000" w:themeColor="text1"/>
                <w:lang w:val="en-GB"/>
              </w:rPr>
              <w:t>“"</w:t>
            </w:r>
          </w:p>
        </w:tc>
      </w:tr>
      <w:tr w:rsidR="125CA171" w:rsidTr="457003A1" w14:paraId="2807C71F"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CAD1C2A" w:rsidP="125CA171" w:rsidRDefault="3CAD1C2A" w14:paraId="488C79F4" w14:textId="307FA78B">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dummyImsi</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53CBE692"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5AADFEEB"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CAD1C2A" w:rsidP="125CA171" w:rsidRDefault="3CAD1C2A" w14:paraId="0F27C2FA" w14:textId="551588FB">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 xml:space="preserve">A dummy IMSI </w:t>
            </w:r>
            <w:r w:rsidRPr="125CA171" w:rsidR="3442C437">
              <w:rPr>
                <w:rFonts w:ascii="Tahoma" w:hAnsi="Tahoma" w:eastAsia="Tahoma" w:cs="Tahoma"/>
                <w:sz w:val="20"/>
                <w:szCs w:val="20"/>
                <w:lang w:val="en-US"/>
              </w:rPr>
              <w:t xml:space="preserve">used during </w:t>
            </w:r>
            <w:proofErr w:type="spellStart"/>
            <w:r w:rsidRPr="125CA171" w:rsidR="3442C437">
              <w:rPr>
                <w:rFonts w:ascii="Tahoma" w:hAnsi="Tahoma" w:eastAsia="Tahoma" w:cs="Tahoma"/>
                <w:sz w:val="20"/>
                <w:szCs w:val="20"/>
                <w:lang w:val="en-US"/>
              </w:rPr>
              <w:t>preprovisioning</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3442C437" w:rsidP="125CA171" w:rsidRDefault="3442C437" w14:paraId="32CC4DB6" w14:textId="0756A793">
            <w:pPr>
              <w:spacing w:line="240" w:lineRule="auto"/>
              <w:rPr>
                <w:rFonts w:ascii="Calibri" w:hAnsi="Calibri" w:cs="Calibri"/>
                <w:color w:val="000000" w:themeColor="text1"/>
                <w:lang w:val="en-GB"/>
              </w:rPr>
            </w:pPr>
            <w:r w:rsidRPr="125CA171">
              <w:rPr>
                <w:rFonts w:ascii="Calibri" w:hAnsi="Calibri" w:cs="Calibri"/>
                <w:color w:val="000000" w:themeColor="text1"/>
                <w:lang w:val="en-GB"/>
              </w:rPr>
              <w:t>520030509758507</w:t>
            </w:r>
          </w:p>
        </w:tc>
      </w:tr>
      <w:tr w:rsidR="457003A1" w:rsidTr="457003A1" w14:paraId="5D98761F"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3CB53BC" w:rsidP="457003A1" w:rsidRDefault="53CB53BC" w14:paraId="7FDC7539" w14:textId="5EB221B6">
            <w:pPr>
              <w:spacing w:line="240" w:lineRule="auto"/>
              <w:rPr>
                <w:rFonts w:ascii="Tahoma" w:hAnsi="Tahoma" w:eastAsia="Tahoma" w:cs="Tahoma"/>
                <w:sz w:val="20"/>
                <w:szCs w:val="20"/>
                <w:lang w:val="en-US"/>
              </w:rPr>
            </w:pPr>
            <w:proofErr w:type="spellStart"/>
            <w:r w:rsidRPr="457003A1">
              <w:rPr>
                <w:rFonts w:ascii="Tahoma" w:hAnsi="Tahoma" w:eastAsia="Tahoma" w:cs="Tahoma"/>
                <w:sz w:val="20"/>
                <w:szCs w:val="20"/>
                <w:lang w:val="en-US"/>
              </w:rPr>
              <w:t>eid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3CB53BC" w:rsidP="457003A1" w:rsidRDefault="53CB53BC" w14:paraId="2BACE3ED" w14:textId="3E404264">
            <w:pPr>
              <w:spacing w:line="240" w:lineRule="auto"/>
              <w:jc w:val="center"/>
              <w:rPr>
                <w:rFonts w:ascii="Tahoma" w:hAnsi="Tahoma" w:eastAsia="Tahoma" w:cs="Tahoma"/>
                <w:sz w:val="20"/>
                <w:szCs w:val="20"/>
              </w:rPr>
            </w:pPr>
            <w:r w:rsidRPr="457003A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3CB53BC" w:rsidP="457003A1" w:rsidRDefault="53CB53BC" w14:paraId="33239ABE" w14:textId="7CF65D3D">
            <w:pPr>
              <w:spacing w:line="240" w:lineRule="auto"/>
              <w:rPr>
                <w:rFonts w:ascii="Tahoma" w:hAnsi="Tahoma" w:eastAsia="Tahoma" w:cs="Tahoma"/>
                <w:sz w:val="20"/>
                <w:szCs w:val="20"/>
              </w:rPr>
            </w:pPr>
            <w:r w:rsidRPr="457003A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3CB53BC" w:rsidP="457003A1" w:rsidRDefault="53CB53BC" w14:paraId="25926F02" w14:textId="3B742EC3">
            <w:pPr>
              <w:spacing w:line="240" w:lineRule="auto"/>
              <w:rPr>
                <w:rFonts w:ascii="Tahoma" w:hAnsi="Tahoma" w:eastAsia="Tahoma" w:cs="Tahoma"/>
                <w:color w:val="000000" w:themeColor="text1"/>
                <w:sz w:val="20"/>
                <w:szCs w:val="20"/>
                <w:lang w:val="en-US"/>
              </w:rPr>
            </w:pPr>
            <w:r w:rsidRPr="457003A1">
              <w:rPr>
                <w:rStyle w:val="normaltextrun"/>
                <w:rFonts w:ascii="Tahoma" w:hAnsi="Tahoma" w:eastAsia="Tahoma" w:cs="Tahoma"/>
                <w:color w:val="000000" w:themeColor="text1"/>
                <w:sz w:val="20"/>
                <w:szCs w:val="20"/>
                <w:lang w:val="en-US"/>
              </w:rPr>
              <w:t xml:space="preserve">“Embedded Identity Document” is a serial number corresponding to the </w:t>
            </w:r>
            <w:proofErr w:type="spellStart"/>
            <w:r w:rsidRPr="457003A1">
              <w:rPr>
                <w:rStyle w:val="normaltextrun"/>
                <w:rFonts w:ascii="Tahoma" w:hAnsi="Tahoma" w:eastAsia="Tahoma" w:cs="Tahoma"/>
                <w:color w:val="000000" w:themeColor="text1"/>
                <w:sz w:val="20"/>
                <w:szCs w:val="20"/>
                <w:lang w:val="en-US"/>
              </w:rPr>
              <w:t>eSIM</w:t>
            </w:r>
            <w:proofErr w:type="spellEnd"/>
            <w:r w:rsidRPr="457003A1">
              <w:rPr>
                <w:rStyle w:val="normaltextrun"/>
                <w:rFonts w:ascii="Tahoma" w:hAnsi="Tahoma" w:eastAsia="Tahoma" w:cs="Tahoma"/>
                <w:color w:val="000000" w:themeColor="text1"/>
                <w:sz w:val="20"/>
                <w:szCs w:val="20"/>
                <w:lang w:val="en-US"/>
              </w:rPr>
              <w:t xml:space="preserve"> installed in a connected device. The </w:t>
            </w:r>
            <w:proofErr w:type="spellStart"/>
            <w:r w:rsidRPr="457003A1">
              <w:rPr>
                <w:rStyle w:val="normaltextrun"/>
                <w:rFonts w:ascii="Tahoma" w:hAnsi="Tahoma" w:eastAsia="Tahoma" w:cs="Tahoma"/>
                <w:color w:val="000000" w:themeColor="text1"/>
                <w:sz w:val="20"/>
                <w:szCs w:val="20"/>
                <w:lang w:val="en-US"/>
              </w:rPr>
              <w:t>eSIM</w:t>
            </w:r>
            <w:proofErr w:type="spellEnd"/>
            <w:r w:rsidRPr="457003A1">
              <w:rPr>
                <w:rStyle w:val="normaltextrun"/>
                <w:rFonts w:ascii="Tahoma" w:hAnsi="Tahoma" w:eastAsia="Tahoma" w:cs="Tahoma"/>
                <w:color w:val="000000" w:themeColor="text1"/>
                <w:sz w:val="20"/>
                <w:szCs w:val="20"/>
                <w:lang w:val="en-US"/>
              </w:rPr>
              <w:t xml:space="preserve"> vendor contains this information and will send this value to AIS when the </w:t>
            </w:r>
            <w:proofErr w:type="spellStart"/>
            <w:r w:rsidRPr="457003A1">
              <w:rPr>
                <w:rStyle w:val="normaltextrun"/>
                <w:rFonts w:ascii="Tahoma" w:hAnsi="Tahoma" w:eastAsia="Tahoma" w:cs="Tahoma"/>
                <w:color w:val="000000" w:themeColor="text1"/>
                <w:sz w:val="20"/>
                <w:szCs w:val="20"/>
                <w:lang w:val="en-US"/>
              </w:rPr>
              <w:t>eSIM</w:t>
            </w:r>
            <w:proofErr w:type="spellEnd"/>
            <w:r w:rsidRPr="457003A1">
              <w:rPr>
                <w:rStyle w:val="normaltextrun"/>
                <w:rFonts w:ascii="Tahoma" w:hAnsi="Tahoma" w:eastAsia="Tahoma" w:cs="Tahoma"/>
                <w:color w:val="000000" w:themeColor="text1"/>
                <w:sz w:val="20"/>
                <w:szCs w:val="20"/>
                <w:lang w:val="en-US"/>
              </w:rPr>
              <w:t xml:space="preserve"> is installed on the user device.</w:t>
            </w:r>
          </w:p>
          <w:p w:rsidR="457003A1" w:rsidP="457003A1" w:rsidRDefault="457003A1" w14:paraId="40986005" w14:textId="45509B7F">
            <w:pPr>
              <w:spacing w:line="240" w:lineRule="auto"/>
              <w:rPr>
                <w:rFonts w:ascii="Tahoma" w:hAnsi="Tahoma" w:eastAsia="Tahoma" w:cs="Tahoma"/>
                <w:sz w:val="20"/>
                <w:szCs w:val="20"/>
                <w:lang w:val="en-US"/>
              </w:rPr>
            </w:pPr>
          </w:p>
        </w:tc>
        <w:tc>
          <w:tcPr>
            <w:tcW w:w="1701" w:type="dxa"/>
            <w:tcBorders>
              <w:top w:val="single" w:color="000000" w:themeColor="text1" w:sz="4" w:space="0"/>
              <w:left w:val="nil"/>
              <w:bottom w:val="single" w:color="000000" w:themeColor="text1" w:sz="4" w:space="0"/>
              <w:right w:val="single" w:color="000000" w:themeColor="text1" w:sz="4" w:space="0"/>
            </w:tcBorders>
          </w:tcPr>
          <w:p w:rsidR="53CB53BC" w:rsidP="457003A1" w:rsidRDefault="53CB53BC" w14:paraId="4D16362D" w14:textId="7EBE0E6D">
            <w:pPr>
              <w:spacing w:line="240" w:lineRule="auto"/>
              <w:rPr>
                <w:rFonts w:ascii="Tahoma" w:hAnsi="Tahoma" w:eastAsia="Tahoma" w:cs="Tahoma"/>
                <w:sz w:val="20"/>
                <w:szCs w:val="20"/>
                <w:lang w:val="en-US"/>
              </w:rPr>
            </w:pPr>
            <w:r w:rsidRPr="457003A1">
              <w:rPr>
                <w:rFonts w:ascii="Tahoma" w:hAnsi="Tahoma" w:eastAsia="Tahoma" w:cs="Tahoma"/>
                <w:sz w:val="20"/>
                <w:szCs w:val="20"/>
              </w:rPr>
              <w:t>013940291</w:t>
            </w:r>
          </w:p>
        </w:tc>
      </w:tr>
      <w:tr w:rsidR="125CA171" w:rsidTr="457003A1" w14:paraId="3F3E54D9"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CAD1C2A" w:rsidP="125CA171" w:rsidRDefault="3CAD1C2A" w14:paraId="24FDE30A" w14:textId="7E38C941">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eki</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777BBE77"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7DD7DDF1"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05216A07" w14:textId="23B73CB2">
            <w:pPr>
              <w:spacing w:line="240" w:lineRule="auto"/>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lang w:val="en-US"/>
              </w:rPr>
              <w:t>The EKI (Encrypted Key Indicator) refers to a piece of information used in the process of securely exchanging encryption keys between the mobile device (such as a smartphone) and the mobile network operator's systems during over-the-air operations.</w:t>
            </w:r>
            <w:r w:rsidRPr="125CA171">
              <w:rPr>
                <w:rStyle w:val="eop"/>
                <w:rFonts w:ascii="Tahoma" w:hAnsi="Tahoma" w:eastAsia="Tahoma" w:cs="Tahoma"/>
                <w:color w:val="000000" w:themeColor="text1"/>
                <w:sz w:val="20"/>
                <w:szCs w:val="20"/>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6642E852" w:rsidP="125CA171" w:rsidRDefault="6642E852" w14:paraId="56713EF6" w14:textId="213E4676">
            <w:pPr>
              <w:spacing w:line="240" w:lineRule="auto"/>
              <w:rPr>
                <w:rFonts w:ascii="Calibri" w:hAnsi="Calibri" w:cs="Calibri"/>
                <w:color w:val="000000" w:themeColor="text1"/>
                <w:lang w:val="en-GB"/>
              </w:rPr>
            </w:pPr>
            <w:r w:rsidRPr="125CA171">
              <w:rPr>
                <w:rFonts w:ascii="Calibri" w:hAnsi="Calibri" w:cs="Calibri"/>
                <w:color w:val="000000" w:themeColor="text1"/>
                <w:lang w:val="en-GB"/>
              </w:rPr>
              <w:t>8A38732DD28BBCD7DB3F3D46872B9934</w:t>
            </w:r>
          </w:p>
        </w:tc>
      </w:tr>
      <w:tr w:rsidR="125CA171" w:rsidTr="457003A1" w14:paraId="3E929183"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CAD1C2A" w:rsidP="125CA171" w:rsidRDefault="3CAD1C2A" w14:paraId="2E52D0DC" w14:textId="4DD566CA">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eopc</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5537F12F"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426F1D54"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6E7DEFF6" w14:textId="3BCE3FA6">
            <w:pPr>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lang w:val="en-US"/>
              </w:rPr>
              <w:t xml:space="preserve">The Ephemeral Operator Provisioning Code is a temporary code that is used during the provisioning process of a SIM profile. It serves as a secure means for the device to authenticate and establish a connection with the mobile network operator's systems </w:t>
            </w:r>
            <w:proofErr w:type="gramStart"/>
            <w:r w:rsidRPr="125CA171">
              <w:rPr>
                <w:rStyle w:val="normaltextrun"/>
                <w:rFonts w:ascii="Tahoma" w:hAnsi="Tahoma" w:eastAsia="Tahoma" w:cs="Tahoma"/>
                <w:color w:val="000000" w:themeColor="text1"/>
                <w:sz w:val="20"/>
                <w:szCs w:val="20"/>
                <w:lang w:val="en-US"/>
              </w:rPr>
              <w:t>in order to</w:t>
            </w:r>
            <w:proofErr w:type="gramEnd"/>
            <w:r w:rsidRPr="125CA171">
              <w:rPr>
                <w:rStyle w:val="normaltextrun"/>
                <w:rFonts w:ascii="Tahoma" w:hAnsi="Tahoma" w:eastAsia="Tahoma" w:cs="Tahoma"/>
                <w:color w:val="000000" w:themeColor="text1"/>
                <w:sz w:val="20"/>
                <w:szCs w:val="20"/>
                <w:lang w:val="en-US"/>
              </w:rPr>
              <w:t xml:space="preserve"> download the necessary subscription information and configuration settings.</w:t>
            </w:r>
            <w:r w:rsidRPr="125CA171">
              <w:rPr>
                <w:rStyle w:val="eop"/>
                <w:rFonts w:ascii="Tahoma" w:hAnsi="Tahoma" w:eastAsia="Tahoma" w:cs="Tahoma"/>
                <w:color w:val="000000" w:themeColor="text1"/>
                <w:sz w:val="20"/>
                <w:szCs w:val="20"/>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092B2AFC" w:rsidP="125CA171" w:rsidRDefault="092B2AFC" w14:paraId="2B10963C" w14:textId="7856DD36">
            <w:pPr>
              <w:spacing w:line="240" w:lineRule="auto"/>
              <w:rPr>
                <w:rFonts w:ascii="Calibri" w:hAnsi="Calibri" w:cs="Calibri"/>
                <w:color w:val="000000" w:themeColor="text1"/>
                <w:lang w:val="en-GB"/>
              </w:rPr>
            </w:pPr>
            <w:r w:rsidRPr="125CA171">
              <w:rPr>
                <w:rFonts w:ascii="Calibri" w:hAnsi="Calibri" w:cs="Calibri"/>
                <w:color w:val="000000" w:themeColor="text1"/>
                <w:lang w:val="en-GB"/>
              </w:rPr>
              <w:t>7</w:t>
            </w:r>
          </w:p>
        </w:tc>
      </w:tr>
      <w:tr w:rsidR="32B8416E" w:rsidTr="457003A1" w14:paraId="37E618C8"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672EE9E5" w14:textId="766C5FBA">
            <w:pPr>
              <w:spacing w:line="240" w:lineRule="auto"/>
              <w:rPr>
                <w:rFonts w:ascii="Tahoma" w:hAnsi="Tahoma" w:eastAsia="Tahoma" w:cs="Tahoma"/>
                <w:sz w:val="20"/>
                <w:szCs w:val="20"/>
                <w:lang w:val="en-US"/>
              </w:rPr>
            </w:pPr>
            <w:proofErr w:type="spellStart"/>
            <w:r w:rsidRPr="0B23F7AE">
              <w:rPr>
                <w:rFonts w:ascii="Tahoma" w:hAnsi="Tahoma" w:eastAsia="Tahoma" w:cs="Tahoma"/>
                <w:sz w:val="20"/>
                <w:szCs w:val="20"/>
                <w:lang w:val="en-US"/>
              </w:rPr>
              <w:t>eSIMDownloadFlag</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2E874C98"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AA2D894" w14:textId="77777777">
            <w:pPr>
              <w:spacing w:line="240" w:lineRule="auto"/>
              <w:rPr>
                <w:rFonts w:ascii="Tahoma" w:hAnsi="Tahoma" w:eastAsia="Tahoma" w:cs="Tahoma"/>
                <w:sz w:val="20"/>
                <w:szCs w:val="20"/>
                <w:lang w:val="en-US"/>
              </w:rPr>
            </w:pPr>
            <w:proofErr w:type="gramStart"/>
            <w:r w:rsidRPr="32B8416E">
              <w:rPr>
                <w:rFonts w:ascii="Tahoma" w:hAnsi="Tahoma" w:eastAsia="Tahoma" w:cs="Tahoma"/>
                <w:sz w:val="20"/>
                <w:szCs w:val="20"/>
                <w:lang w:val="en-US"/>
              </w:rPr>
              <w:t>String(</w:t>
            </w:r>
            <w:proofErr w:type="gramEnd"/>
            <w:r w:rsidRPr="32B8416E">
              <w:rPr>
                <w:rFonts w:ascii="Tahoma" w:hAnsi="Tahoma" w:eastAsia="Tahoma" w:cs="Tahoma"/>
                <w:sz w:val="20"/>
                <w:szCs w:val="20"/>
                <w:lang w:val="en-US"/>
              </w:rPr>
              <w:t>1)</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0736A1A7"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 xml:space="preserve">Indicates whether the </w:t>
            </w:r>
            <w:proofErr w:type="spellStart"/>
            <w:r w:rsidRPr="32B8416E">
              <w:rPr>
                <w:rFonts w:ascii="Tahoma" w:hAnsi="Tahoma" w:eastAsia="Tahoma" w:cs="Tahoma"/>
                <w:sz w:val="20"/>
                <w:szCs w:val="20"/>
                <w:lang w:val="en-US"/>
              </w:rPr>
              <w:t>eSIMProfile</w:t>
            </w:r>
            <w:proofErr w:type="spellEnd"/>
            <w:r w:rsidRPr="32B8416E">
              <w:rPr>
                <w:rFonts w:ascii="Tahoma" w:hAnsi="Tahoma" w:eastAsia="Tahoma" w:cs="Tahoma"/>
                <w:sz w:val="20"/>
                <w:szCs w:val="20"/>
                <w:lang w:val="en-US"/>
              </w:rPr>
              <w:t xml:space="preserve"> has been downloaded on the user device</w:t>
            </w:r>
          </w:p>
          <w:p w:rsidR="32B8416E" w:rsidP="0B23F7AE" w:rsidRDefault="32B8416E" w14:paraId="0EDEF93E" w14:textId="77777777">
            <w:pPr>
              <w:spacing w:line="240" w:lineRule="auto"/>
              <w:rPr>
                <w:rFonts w:ascii="Tahoma" w:hAnsi="Tahoma" w:eastAsia="Tahoma" w:cs="Tahoma"/>
                <w:b/>
                <w:bCs/>
                <w:sz w:val="20"/>
                <w:szCs w:val="20"/>
              </w:rPr>
            </w:pPr>
            <w:r w:rsidRPr="0B23F7AE">
              <w:rPr>
                <w:rFonts w:ascii="Tahoma" w:hAnsi="Tahoma" w:eastAsia="Tahoma" w:cs="Tahoma"/>
                <w:b/>
                <w:bCs/>
                <w:sz w:val="20"/>
                <w:szCs w:val="20"/>
              </w:rPr>
              <w:t>Possible Values:</w:t>
            </w:r>
          </w:p>
          <w:p w:rsidR="32B8416E" w:rsidP="32B8416E" w:rsidRDefault="32B8416E" w14:paraId="3FD9A024" w14:textId="77777777">
            <w:pPr>
              <w:spacing w:line="240" w:lineRule="auto"/>
              <w:rPr>
                <w:rFonts w:ascii="Tahoma" w:hAnsi="Tahoma" w:eastAsia="Tahoma" w:cs="Tahoma"/>
                <w:sz w:val="20"/>
                <w:szCs w:val="20"/>
              </w:rPr>
            </w:pPr>
            <w:r w:rsidRPr="32B8416E">
              <w:rPr>
                <w:rFonts w:ascii="Tahoma" w:hAnsi="Tahoma" w:eastAsia="Tahoma" w:cs="Tahoma"/>
                <w:sz w:val="20"/>
                <w:szCs w:val="20"/>
              </w:rPr>
              <w:t>• Y</w:t>
            </w:r>
          </w:p>
          <w:p w:rsidR="32B8416E" w:rsidP="0B23F7AE" w:rsidRDefault="32B8416E" w14:paraId="2B18D5C2" w14:textId="37008E86">
            <w:pPr>
              <w:spacing w:line="240" w:lineRule="auto"/>
              <w:rPr>
                <w:rFonts w:ascii="Tahoma" w:hAnsi="Tahoma" w:eastAsia="Tahoma" w:cs="Tahoma"/>
                <w:sz w:val="20"/>
                <w:szCs w:val="20"/>
              </w:rPr>
            </w:pPr>
            <w:r w:rsidRPr="0B23F7AE">
              <w:rPr>
                <w:rFonts w:ascii="Tahoma" w:hAnsi="Tahoma" w:eastAsia="Tahoma" w:cs="Tahoma"/>
                <w:sz w:val="20"/>
                <w:szCs w:val="20"/>
              </w:rPr>
              <w:t>• N (default)</w:t>
            </w:r>
          </w:p>
          <w:p w:rsidR="32B8416E" w:rsidP="0B23F7AE" w:rsidRDefault="56592F14" w14:paraId="61029091" w14:textId="780FE45A">
            <w:pPr>
              <w:spacing w:line="240" w:lineRule="auto"/>
              <w:rPr>
                <w:rFonts w:ascii="Tahoma" w:hAnsi="Tahoma" w:eastAsia="Tahoma" w:cs="Tahoma"/>
                <w:sz w:val="20"/>
                <w:szCs w:val="20"/>
                <w:lang w:val="en-US"/>
              </w:rPr>
            </w:pPr>
            <w:r w:rsidRPr="0B23F7AE">
              <w:rPr>
                <w:rFonts w:ascii="Tahoma" w:hAnsi="Tahoma" w:eastAsia="Tahoma" w:cs="Tahoma"/>
                <w:b/>
                <w:bCs/>
                <w:sz w:val="20"/>
                <w:szCs w:val="20"/>
                <w:lang w:val="en-US"/>
              </w:rPr>
              <w:t xml:space="preserve">Alternate name: </w:t>
            </w:r>
            <w:proofErr w:type="spellStart"/>
            <w:r w:rsidRPr="0B23F7AE" w:rsidR="0FB0BFD5">
              <w:rPr>
                <w:rFonts w:ascii="Tahoma" w:hAnsi="Tahoma" w:eastAsia="Tahoma" w:cs="Tahoma"/>
                <w:sz w:val="20"/>
                <w:szCs w:val="20"/>
                <w:lang w:val="en-US"/>
              </w:rPr>
              <w:t>downloaded_flag</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72C2BB7D" w14:textId="284153C0">
            <w:pPr>
              <w:spacing w:line="240" w:lineRule="auto"/>
              <w:rPr>
                <w:rFonts w:ascii="Calibri" w:hAnsi="Calibri" w:cs="Calibri"/>
                <w:color w:val="000000" w:themeColor="text1"/>
                <w:lang w:val="en-GB"/>
              </w:rPr>
            </w:pPr>
            <w:r w:rsidRPr="32B8416E">
              <w:rPr>
                <w:rFonts w:ascii="Calibri" w:hAnsi="Calibri" w:cs="Calibri"/>
                <w:color w:val="000000" w:themeColor="text1"/>
                <w:lang w:val="en-GB"/>
              </w:rPr>
              <w:t>Y</w:t>
            </w:r>
          </w:p>
        </w:tc>
      </w:tr>
      <w:tr w:rsidR="32B8416E" w:rsidTr="457003A1" w14:paraId="4B3D3A3D"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06B54B20" w14:textId="232C96E5">
            <w:pPr>
              <w:spacing w:line="240" w:lineRule="auto"/>
              <w:rPr>
                <w:rFonts w:ascii="Tahoma" w:hAnsi="Tahoma" w:eastAsia="Tahoma" w:cs="Tahoma"/>
                <w:sz w:val="20"/>
                <w:szCs w:val="20"/>
                <w:lang w:val="en-US"/>
              </w:rPr>
            </w:pPr>
            <w:proofErr w:type="spellStart"/>
            <w:r w:rsidRPr="0B23F7AE">
              <w:rPr>
                <w:rFonts w:ascii="Tahoma" w:hAnsi="Tahoma" w:eastAsia="Tahoma" w:cs="Tahoma"/>
                <w:sz w:val="20"/>
                <w:szCs w:val="20"/>
                <w:lang w:val="en-US"/>
              </w:rPr>
              <w:t>eSIMDownloadTime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E2332A3"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4F31318" w14:textId="77777777">
            <w:pPr>
              <w:spacing w:line="240" w:lineRule="auto"/>
              <w:rPr>
                <w:rFonts w:ascii="Tahoma" w:hAnsi="Tahoma" w:eastAsia="Tahoma" w:cs="Tahoma"/>
                <w:sz w:val="20"/>
                <w:szCs w:val="20"/>
              </w:rPr>
            </w:pPr>
            <w:r w:rsidRPr="32B8416E">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4FDD2F9"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 xml:space="preserve">The time in which the </w:t>
            </w:r>
            <w:proofErr w:type="spellStart"/>
            <w:r w:rsidRPr="32B8416E">
              <w:rPr>
                <w:rFonts w:ascii="Tahoma" w:hAnsi="Tahoma" w:eastAsia="Tahoma" w:cs="Tahoma"/>
                <w:sz w:val="20"/>
                <w:szCs w:val="20"/>
                <w:lang w:val="en-US"/>
              </w:rPr>
              <w:t>eSIMProfile</w:t>
            </w:r>
            <w:proofErr w:type="spellEnd"/>
            <w:r w:rsidRPr="32B8416E">
              <w:rPr>
                <w:rFonts w:ascii="Tahoma" w:hAnsi="Tahoma" w:eastAsia="Tahoma" w:cs="Tahoma"/>
                <w:sz w:val="20"/>
                <w:szCs w:val="20"/>
                <w:lang w:val="en-US"/>
              </w:rPr>
              <w:t xml:space="preserve"> was downloaded on the user device</w:t>
            </w:r>
          </w:p>
          <w:p w:rsidR="32B8416E" w:rsidP="0B23F7AE" w:rsidRDefault="32B8416E" w14:paraId="66C08371" w14:textId="6F9EC4E8">
            <w:pPr>
              <w:spacing w:line="240" w:lineRule="auto"/>
              <w:rPr>
                <w:rFonts w:ascii="Tahoma" w:hAnsi="Tahoma" w:eastAsia="Tahoma" w:cs="Tahoma"/>
                <w:sz w:val="20"/>
                <w:szCs w:val="20"/>
                <w:lang w:val="en-US"/>
              </w:rPr>
            </w:pPr>
            <w:r w:rsidRPr="0B23F7AE">
              <w:rPr>
                <w:rFonts w:ascii="Tahoma" w:hAnsi="Tahoma" w:eastAsia="Tahoma" w:cs="Tahoma"/>
                <w:sz w:val="20"/>
                <w:szCs w:val="20"/>
                <w:lang w:val="en-US"/>
              </w:rPr>
              <w:t>RFC3339 Format: yyyy-MM-ddThh24:</w:t>
            </w:r>
            <w:proofErr w:type="gramStart"/>
            <w:r w:rsidRPr="0B23F7AE">
              <w:rPr>
                <w:rFonts w:ascii="Tahoma" w:hAnsi="Tahoma" w:eastAsia="Tahoma" w:cs="Tahoma"/>
                <w:sz w:val="20"/>
                <w:szCs w:val="20"/>
                <w:lang w:val="en-US"/>
              </w:rPr>
              <w:t>mi:ssZ</w:t>
            </w:r>
            <w:proofErr w:type="gramEnd"/>
          </w:p>
          <w:p w:rsidR="32B8416E" w:rsidP="32B8416E" w:rsidRDefault="6374AF92" w14:paraId="7AE023C6" w14:textId="40A336C3">
            <w:pPr>
              <w:spacing w:line="240" w:lineRule="auto"/>
              <w:rPr>
                <w:rFonts w:ascii="Tahoma" w:hAnsi="Tahoma" w:eastAsia="Tahoma" w:cs="Tahoma"/>
                <w:sz w:val="20"/>
                <w:szCs w:val="20"/>
                <w:lang w:val="en-US"/>
              </w:rPr>
            </w:pPr>
            <w:r w:rsidRPr="0B23F7AE">
              <w:rPr>
                <w:rFonts w:ascii="Tahoma" w:hAnsi="Tahoma" w:eastAsia="Tahoma" w:cs="Tahoma"/>
                <w:b/>
                <w:bCs/>
                <w:sz w:val="20"/>
                <w:szCs w:val="20"/>
              </w:rPr>
              <w:t>Alternate name:</w:t>
            </w:r>
            <w:r w:rsidRPr="0B23F7AE" w:rsidR="1AC2F64F">
              <w:rPr>
                <w:rFonts w:ascii="Tahoma" w:hAnsi="Tahoma" w:eastAsia="Tahoma" w:cs="Tahoma"/>
                <w:b/>
                <w:bCs/>
                <w:sz w:val="20"/>
                <w:szCs w:val="20"/>
              </w:rPr>
              <w:t xml:space="preserve"> </w:t>
            </w:r>
            <w:proofErr w:type="spellStart"/>
            <w:r w:rsidRPr="0B23F7AE" w:rsidR="1AC2F64F">
              <w:rPr>
                <w:rFonts w:ascii="Tahoma" w:hAnsi="Tahoma" w:eastAsia="Tahoma" w:cs="Tahoma"/>
                <w:sz w:val="20"/>
                <w:szCs w:val="20"/>
                <w:lang w:val="en-US"/>
              </w:rPr>
              <w:t>downloaded_date</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1891DEC7" w14:textId="77777777">
            <w:pPr>
              <w:spacing w:line="240" w:lineRule="auto"/>
              <w:rPr>
                <w:rFonts w:ascii="Tahoma" w:hAnsi="Tahoma" w:eastAsia="Tahoma" w:cs="Tahoma"/>
                <w:sz w:val="20"/>
                <w:szCs w:val="20"/>
              </w:rPr>
            </w:pPr>
            <w:r w:rsidRPr="32B8416E">
              <w:rPr>
                <w:rFonts w:ascii="Calibri" w:hAnsi="Calibri" w:cs="Calibri"/>
                <w:color w:val="000000" w:themeColor="text1"/>
                <w:lang w:val="en-GB"/>
              </w:rPr>
              <w:t>2020-06-18T17:24:53Z</w:t>
            </w:r>
          </w:p>
          <w:p w:rsidR="32B8416E" w:rsidP="32B8416E" w:rsidRDefault="32B8416E" w14:paraId="054049A4" w14:textId="016ACBB0">
            <w:pPr>
              <w:spacing w:line="240" w:lineRule="auto"/>
              <w:rPr>
                <w:rFonts w:ascii="Calibri" w:hAnsi="Calibri" w:cs="Calibri"/>
                <w:color w:val="000000" w:themeColor="text1"/>
                <w:lang w:val="en-GB"/>
              </w:rPr>
            </w:pPr>
          </w:p>
        </w:tc>
      </w:tr>
      <w:tr w:rsidR="32B8416E" w:rsidTr="457003A1" w14:paraId="25BC387A"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36250DD9" w14:textId="3A92E624">
            <w:pPr>
              <w:spacing w:line="240" w:lineRule="auto"/>
              <w:rPr>
                <w:rFonts w:ascii="Tahoma" w:hAnsi="Tahoma" w:eastAsia="Tahoma" w:cs="Tahoma"/>
                <w:sz w:val="20"/>
                <w:szCs w:val="20"/>
                <w:lang w:val="en-US"/>
              </w:rPr>
            </w:pPr>
            <w:proofErr w:type="spellStart"/>
            <w:r w:rsidRPr="0B23F7AE">
              <w:rPr>
                <w:rFonts w:ascii="Tahoma" w:hAnsi="Tahoma" w:eastAsia="Tahoma" w:cs="Tahoma"/>
                <w:sz w:val="20"/>
                <w:szCs w:val="20"/>
                <w:lang w:val="en-US"/>
              </w:rPr>
              <w:t>eSIMInstallFlag</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A0BD024"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BC9DD4C" w14:textId="77777777">
            <w:pPr>
              <w:spacing w:line="240" w:lineRule="auto"/>
              <w:rPr>
                <w:rFonts w:ascii="Tahoma" w:hAnsi="Tahoma" w:eastAsia="Tahoma" w:cs="Tahoma"/>
                <w:sz w:val="20"/>
                <w:szCs w:val="20"/>
                <w:lang w:val="en-US"/>
              </w:rPr>
            </w:pPr>
            <w:proofErr w:type="gramStart"/>
            <w:r w:rsidRPr="32B8416E">
              <w:rPr>
                <w:rFonts w:ascii="Tahoma" w:hAnsi="Tahoma" w:eastAsia="Tahoma" w:cs="Tahoma"/>
                <w:sz w:val="20"/>
                <w:szCs w:val="20"/>
                <w:lang w:val="en-US"/>
              </w:rPr>
              <w:t>String(</w:t>
            </w:r>
            <w:proofErr w:type="gramEnd"/>
            <w:r w:rsidRPr="32B8416E">
              <w:rPr>
                <w:rFonts w:ascii="Tahoma" w:hAnsi="Tahoma" w:eastAsia="Tahoma" w:cs="Tahoma"/>
                <w:sz w:val="20"/>
                <w:szCs w:val="20"/>
                <w:lang w:val="en-US"/>
              </w:rPr>
              <w:t>1)</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EB502F3"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 xml:space="preserve">Indicates whether the </w:t>
            </w:r>
            <w:proofErr w:type="spellStart"/>
            <w:r w:rsidRPr="32B8416E">
              <w:rPr>
                <w:rFonts w:ascii="Tahoma" w:hAnsi="Tahoma" w:eastAsia="Tahoma" w:cs="Tahoma"/>
                <w:sz w:val="20"/>
                <w:szCs w:val="20"/>
                <w:lang w:val="en-US"/>
              </w:rPr>
              <w:t>eSIMProfile</w:t>
            </w:r>
            <w:proofErr w:type="spellEnd"/>
            <w:r w:rsidRPr="32B8416E">
              <w:rPr>
                <w:rFonts w:ascii="Tahoma" w:hAnsi="Tahoma" w:eastAsia="Tahoma" w:cs="Tahoma"/>
                <w:sz w:val="20"/>
                <w:szCs w:val="20"/>
                <w:lang w:val="en-US"/>
              </w:rPr>
              <w:t xml:space="preserve"> has been installed on the user device</w:t>
            </w:r>
          </w:p>
          <w:p w:rsidR="32B8416E" w:rsidP="0B23F7AE" w:rsidRDefault="32B8416E" w14:paraId="75CD1729" w14:textId="77777777">
            <w:pPr>
              <w:spacing w:line="240" w:lineRule="auto"/>
              <w:rPr>
                <w:rFonts w:ascii="Tahoma" w:hAnsi="Tahoma" w:eastAsia="Tahoma" w:cs="Tahoma"/>
                <w:b/>
                <w:bCs/>
                <w:sz w:val="20"/>
                <w:szCs w:val="20"/>
              </w:rPr>
            </w:pPr>
            <w:r w:rsidRPr="0B23F7AE">
              <w:rPr>
                <w:rFonts w:ascii="Tahoma" w:hAnsi="Tahoma" w:eastAsia="Tahoma" w:cs="Tahoma"/>
                <w:b/>
                <w:bCs/>
                <w:sz w:val="20"/>
                <w:szCs w:val="20"/>
              </w:rPr>
              <w:t>Possible Values:</w:t>
            </w:r>
          </w:p>
          <w:p w:rsidR="32B8416E" w:rsidP="32B8416E" w:rsidRDefault="32B8416E" w14:paraId="3F729FD4" w14:textId="77777777">
            <w:pPr>
              <w:spacing w:line="240" w:lineRule="auto"/>
              <w:rPr>
                <w:rFonts w:ascii="Tahoma" w:hAnsi="Tahoma" w:eastAsia="Tahoma" w:cs="Tahoma"/>
                <w:sz w:val="20"/>
                <w:szCs w:val="20"/>
              </w:rPr>
            </w:pPr>
            <w:r w:rsidRPr="32B8416E">
              <w:rPr>
                <w:rFonts w:ascii="Tahoma" w:hAnsi="Tahoma" w:eastAsia="Tahoma" w:cs="Tahoma"/>
                <w:sz w:val="20"/>
                <w:szCs w:val="20"/>
              </w:rPr>
              <w:t>• Y</w:t>
            </w:r>
          </w:p>
          <w:p w:rsidR="32B8416E" w:rsidP="0B23F7AE" w:rsidRDefault="32B8416E" w14:paraId="1FD024C4" w14:textId="2CB7188B">
            <w:pPr>
              <w:spacing w:line="240" w:lineRule="auto"/>
              <w:rPr>
                <w:rFonts w:ascii="Tahoma" w:hAnsi="Tahoma" w:eastAsia="Tahoma" w:cs="Tahoma"/>
                <w:sz w:val="20"/>
                <w:szCs w:val="20"/>
              </w:rPr>
            </w:pPr>
            <w:r w:rsidRPr="0B23F7AE">
              <w:rPr>
                <w:rFonts w:ascii="Tahoma" w:hAnsi="Tahoma" w:eastAsia="Tahoma" w:cs="Tahoma"/>
                <w:sz w:val="20"/>
                <w:szCs w:val="20"/>
              </w:rPr>
              <w:t>• N (default)</w:t>
            </w:r>
          </w:p>
          <w:p w:rsidR="32B8416E" w:rsidP="0B23F7AE" w:rsidRDefault="01029909" w14:paraId="7B1C9526" w14:textId="3A9DE9B6">
            <w:pPr>
              <w:spacing w:line="240" w:lineRule="auto"/>
              <w:rPr>
                <w:rFonts w:ascii="Tahoma" w:hAnsi="Tahoma" w:eastAsia="Tahoma" w:cs="Tahoma"/>
                <w:sz w:val="20"/>
                <w:szCs w:val="20"/>
                <w:lang w:val="en-US"/>
              </w:rPr>
            </w:pPr>
            <w:r w:rsidRPr="0B23F7AE">
              <w:rPr>
                <w:rFonts w:ascii="Tahoma" w:hAnsi="Tahoma" w:eastAsia="Tahoma" w:cs="Tahoma"/>
                <w:b/>
                <w:bCs/>
                <w:sz w:val="20"/>
                <w:szCs w:val="20"/>
              </w:rPr>
              <w:t>Alternate name:</w:t>
            </w:r>
            <w:r w:rsidRPr="0B23F7AE" w:rsidR="40C2555D">
              <w:rPr>
                <w:rFonts w:ascii="Tahoma" w:hAnsi="Tahoma" w:eastAsia="Tahoma" w:cs="Tahoma"/>
                <w:b/>
                <w:bCs/>
                <w:sz w:val="20"/>
                <w:szCs w:val="20"/>
              </w:rPr>
              <w:t xml:space="preserve"> </w:t>
            </w:r>
            <w:proofErr w:type="spellStart"/>
            <w:r w:rsidRPr="0B23F7AE" w:rsidR="40C2555D">
              <w:rPr>
                <w:rFonts w:ascii="Tahoma" w:hAnsi="Tahoma" w:eastAsia="Tahoma" w:cs="Tahoma"/>
                <w:sz w:val="20"/>
                <w:szCs w:val="20"/>
                <w:lang w:val="en-US"/>
              </w:rPr>
              <w:t>installed_flag</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198805B1" w14:textId="284153C0">
            <w:pPr>
              <w:spacing w:line="240" w:lineRule="auto"/>
              <w:rPr>
                <w:rFonts w:ascii="Calibri" w:hAnsi="Calibri" w:cs="Calibri"/>
                <w:color w:val="000000" w:themeColor="text1"/>
                <w:lang w:val="en-GB"/>
              </w:rPr>
            </w:pPr>
            <w:r w:rsidRPr="32B8416E">
              <w:rPr>
                <w:rFonts w:ascii="Calibri" w:hAnsi="Calibri" w:cs="Calibri"/>
                <w:color w:val="000000" w:themeColor="text1"/>
                <w:lang w:val="en-GB"/>
              </w:rPr>
              <w:t>Y</w:t>
            </w:r>
          </w:p>
        </w:tc>
      </w:tr>
      <w:tr w:rsidR="32B8416E" w:rsidTr="457003A1" w14:paraId="73CFFFA1"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58BB8DEB" w14:textId="7A06C665">
            <w:pPr>
              <w:spacing w:line="240" w:lineRule="auto"/>
              <w:rPr>
                <w:rFonts w:ascii="Tahoma" w:hAnsi="Tahoma" w:eastAsia="Tahoma" w:cs="Tahoma"/>
                <w:sz w:val="20"/>
                <w:szCs w:val="20"/>
                <w:lang w:val="en-US"/>
              </w:rPr>
            </w:pPr>
            <w:proofErr w:type="spellStart"/>
            <w:r w:rsidRPr="0B23F7AE">
              <w:rPr>
                <w:rFonts w:ascii="Tahoma" w:hAnsi="Tahoma" w:eastAsia="Tahoma" w:cs="Tahoma"/>
                <w:sz w:val="20"/>
                <w:szCs w:val="20"/>
                <w:lang w:val="en-US"/>
              </w:rPr>
              <w:t>eSIMInstallTime</w:t>
            </w:r>
            <w:proofErr w:type="spellEnd"/>
            <w:r w:rsidRPr="0B23F7AE" w:rsidR="00937B5E">
              <w:rPr>
                <w:rFonts w:ascii="Tahoma" w:hAnsi="Tahoma" w:eastAsia="Tahoma" w:cs="Tahoma"/>
                <w:sz w:val="20"/>
                <w:szCs w:val="20"/>
                <w:lang w:val="en-US"/>
              </w:rPr>
              <w:t xml:space="preserve"> </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D70E921"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28162EE7" w14:textId="77777777">
            <w:pPr>
              <w:spacing w:line="240" w:lineRule="auto"/>
              <w:rPr>
                <w:rFonts w:ascii="Tahoma" w:hAnsi="Tahoma" w:eastAsia="Tahoma" w:cs="Tahoma"/>
                <w:sz w:val="20"/>
                <w:szCs w:val="20"/>
              </w:rPr>
            </w:pPr>
            <w:r w:rsidRPr="32B8416E">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CF5913F"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 xml:space="preserve">The time in which the </w:t>
            </w:r>
            <w:proofErr w:type="spellStart"/>
            <w:r w:rsidRPr="32B8416E">
              <w:rPr>
                <w:rFonts w:ascii="Tahoma" w:hAnsi="Tahoma" w:eastAsia="Tahoma" w:cs="Tahoma"/>
                <w:sz w:val="20"/>
                <w:szCs w:val="20"/>
                <w:lang w:val="en-US"/>
              </w:rPr>
              <w:t>eSIMProfile</w:t>
            </w:r>
            <w:proofErr w:type="spellEnd"/>
            <w:r w:rsidRPr="32B8416E">
              <w:rPr>
                <w:rFonts w:ascii="Tahoma" w:hAnsi="Tahoma" w:eastAsia="Tahoma" w:cs="Tahoma"/>
                <w:sz w:val="20"/>
                <w:szCs w:val="20"/>
                <w:lang w:val="en-US"/>
              </w:rPr>
              <w:t xml:space="preserve"> was installed on the user device</w:t>
            </w:r>
          </w:p>
          <w:p w:rsidR="32B8416E" w:rsidP="0B23F7AE" w:rsidRDefault="32B8416E" w14:paraId="1EE85F3E" w14:textId="6B3B7B41">
            <w:pPr>
              <w:spacing w:line="240" w:lineRule="auto"/>
              <w:rPr>
                <w:rFonts w:ascii="Tahoma" w:hAnsi="Tahoma" w:eastAsia="Tahoma" w:cs="Tahoma"/>
                <w:sz w:val="20"/>
                <w:szCs w:val="20"/>
                <w:lang w:val="en-US"/>
              </w:rPr>
            </w:pPr>
            <w:r w:rsidRPr="0B23F7AE">
              <w:rPr>
                <w:rFonts w:ascii="Tahoma" w:hAnsi="Tahoma" w:eastAsia="Tahoma" w:cs="Tahoma"/>
                <w:sz w:val="20"/>
                <w:szCs w:val="20"/>
                <w:lang w:val="en-US"/>
              </w:rPr>
              <w:t>RFC3339 Format: yyyy-MM-ddThh24:</w:t>
            </w:r>
            <w:proofErr w:type="gramStart"/>
            <w:r w:rsidRPr="0B23F7AE">
              <w:rPr>
                <w:rFonts w:ascii="Tahoma" w:hAnsi="Tahoma" w:eastAsia="Tahoma" w:cs="Tahoma"/>
                <w:sz w:val="20"/>
                <w:szCs w:val="20"/>
                <w:lang w:val="en-US"/>
              </w:rPr>
              <w:t>mi:ssZ</w:t>
            </w:r>
            <w:proofErr w:type="gramEnd"/>
          </w:p>
          <w:p w:rsidR="32B8416E" w:rsidP="32B8416E" w:rsidRDefault="1EBB7E4F" w14:paraId="0ADC68D4" w14:textId="7A9010F5">
            <w:pPr>
              <w:spacing w:line="240" w:lineRule="auto"/>
              <w:rPr>
                <w:rFonts w:ascii="Tahoma" w:hAnsi="Tahoma" w:eastAsia="Tahoma" w:cs="Tahoma"/>
                <w:sz w:val="20"/>
                <w:szCs w:val="20"/>
                <w:lang w:val="en-US"/>
              </w:rPr>
            </w:pPr>
            <w:r w:rsidRPr="0B23F7AE">
              <w:rPr>
                <w:rFonts w:ascii="Tahoma" w:hAnsi="Tahoma" w:eastAsia="Tahoma" w:cs="Tahoma"/>
                <w:b/>
                <w:bCs/>
                <w:sz w:val="20"/>
                <w:szCs w:val="20"/>
              </w:rPr>
              <w:t>Alternate name:</w:t>
            </w:r>
            <w:r w:rsidRPr="0B23F7AE" w:rsidR="5CA14F79">
              <w:rPr>
                <w:rFonts w:ascii="Tahoma" w:hAnsi="Tahoma" w:eastAsia="Tahoma" w:cs="Tahoma"/>
                <w:b/>
                <w:bCs/>
                <w:sz w:val="20"/>
                <w:szCs w:val="20"/>
              </w:rPr>
              <w:t xml:space="preserve"> </w:t>
            </w:r>
            <w:proofErr w:type="spellStart"/>
            <w:r w:rsidRPr="0B23F7AE" w:rsidR="5CA14F79">
              <w:rPr>
                <w:rFonts w:ascii="Tahoma" w:hAnsi="Tahoma" w:eastAsia="Tahoma" w:cs="Tahoma"/>
                <w:sz w:val="20"/>
                <w:szCs w:val="20"/>
              </w:rPr>
              <w:t>i</w:t>
            </w:r>
            <w:r w:rsidRPr="0B23F7AE" w:rsidR="5CA14F79">
              <w:rPr>
                <w:rFonts w:ascii="Tahoma" w:hAnsi="Tahoma" w:eastAsia="Tahoma" w:cs="Tahoma"/>
                <w:sz w:val="20"/>
                <w:szCs w:val="20"/>
                <w:lang w:val="en-US"/>
              </w:rPr>
              <w:t>nstalled_date</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75239470" w14:textId="77777777">
            <w:pPr>
              <w:spacing w:line="240" w:lineRule="auto"/>
              <w:rPr>
                <w:rFonts w:ascii="Tahoma" w:hAnsi="Tahoma" w:eastAsia="Tahoma" w:cs="Tahoma"/>
                <w:sz w:val="20"/>
                <w:szCs w:val="20"/>
              </w:rPr>
            </w:pPr>
            <w:r w:rsidRPr="32B8416E">
              <w:rPr>
                <w:rFonts w:ascii="Calibri" w:hAnsi="Calibri" w:cs="Calibri"/>
                <w:color w:val="000000" w:themeColor="text1"/>
                <w:lang w:val="en-GB"/>
              </w:rPr>
              <w:t>2020-06-18T17:24:53Z</w:t>
            </w:r>
          </w:p>
          <w:p w:rsidR="32B8416E" w:rsidP="32B8416E" w:rsidRDefault="32B8416E" w14:paraId="1314B1CE" w14:textId="016ACBB0">
            <w:pPr>
              <w:spacing w:line="240" w:lineRule="auto"/>
              <w:rPr>
                <w:rFonts w:ascii="Calibri" w:hAnsi="Calibri" w:cs="Calibri"/>
                <w:color w:val="000000" w:themeColor="text1"/>
                <w:lang w:val="en-GB"/>
              </w:rPr>
            </w:pPr>
          </w:p>
        </w:tc>
      </w:tr>
      <w:tr w:rsidR="32B8416E" w:rsidTr="457003A1" w14:paraId="38302F56"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49628DB9"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expiryDate</w:t>
            </w:r>
            <w:proofErr w:type="spellEnd"/>
            <w:r w:rsidRPr="32B8416E">
              <w:rPr>
                <w:rFonts w:ascii="Tahoma" w:hAnsi="Tahoma" w:eastAsia="Tahoma" w:cs="Tahoma"/>
                <w:sz w:val="20"/>
                <w:szCs w:val="20"/>
                <w:lang w:val="en-US"/>
              </w:rPr>
              <w:t> </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0D7A4E57"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09E39BEB" w14:textId="77777777">
            <w:pPr>
              <w:spacing w:line="240" w:lineRule="auto"/>
              <w:rPr>
                <w:rFonts w:ascii="Tahoma" w:hAnsi="Tahoma" w:eastAsia="Tahoma" w:cs="Tahoma"/>
                <w:sz w:val="20"/>
                <w:szCs w:val="20"/>
              </w:rPr>
            </w:pPr>
            <w:r w:rsidRPr="32B8416E">
              <w:rPr>
                <w:rFonts w:ascii="Tahoma" w:hAnsi="Tahoma" w:eastAsia="Tahoma" w:cs="Tahoma"/>
                <w:sz w:val="20"/>
                <w:szCs w:val="20"/>
              </w:rPr>
              <w:t>String </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5D1EB49E"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 xml:space="preserve">The date when the reservation expires. After </w:t>
            </w:r>
            <w:proofErr w:type="spellStart"/>
            <w:r w:rsidRPr="32B8416E">
              <w:rPr>
                <w:rFonts w:ascii="Tahoma" w:hAnsi="Tahoma" w:eastAsia="Tahoma" w:cs="Tahoma"/>
                <w:sz w:val="20"/>
                <w:szCs w:val="20"/>
                <w:lang w:val="en-US"/>
              </w:rPr>
              <w:t>prematching</w:t>
            </w:r>
            <w:proofErr w:type="spellEnd"/>
            <w:r w:rsidRPr="32B8416E">
              <w:rPr>
                <w:rFonts w:ascii="Tahoma" w:hAnsi="Tahoma" w:eastAsia="Tahoma" w:cs="Tahoma"/>
                <w:sz w:val="20"/>
                <w:szCs w:val="20"/>
                <w:lang w:val="en-US"/>
              </w:rPr>
              <w:t xml:space="preserve"> (associating SIM with MSISDN), the SIM is considered “reserved” but not “activated”. The sales team </w:t>
            </w:r>
            <w:proofErr w:type="gramStart"/>
            <w:r w:rsidRPr="32B8416E">
              <w:rPr>
                <w:rFonts w:ascii="Tahoma" w:hAnsi="Tahoma" w:eastAsia="Tahoma" w:cs="Tahoma"/>
                <w:sz w:val="20"/>
                <w:szCs w:val="20"/>
                <w:lang w:val="en-US"/>
              </w:rPr>
              <w:t>is able to</w:t>
            </w:r>
            <w:proofErr w:type="gramEnd"/>
            <w:r w:rsidRPr="32B8416E">
              <w:rPr>
                <w:rFonts w:ascii="Tahoma" w:hAnsi="Tahoma" w:eastAsia="Tahoma" w:cs="Tahoma"/>
                <w:sz w:val="20"/>
                <w:szCs w:val="20"/>
                <w:lang w:val="en-US"/>
              </w:rPr>
              <w:t xml:space="preserve"> set the duration of this selling period (can be days or months). If the SIM is not activated within this period, it will be considered expired, and the SIM will be reset to an available status.</w:t>
            </w:r>
          </w:p>
          <w:p w:rsidR="32B8416E" w:rsidP="32B8416E" w:rsidRDefault="32B8416E" w14:paraId="5368D4D3"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RFC3339 Format: yyyy-MM-ddThh24:</w:t>
            </w:r>
            <w:proofErr w:type="gramStart"/>
            <w:r w:rsidRPr="32B8416E">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7AD0678B" w14:textId="77777777">
            <w:pPr>
              <w:spacing w:line="240" w:lineRule="auto"/>
              <w:rPr>
                <w:rFonts w:ascii="Tahoma" w:hAnsi="Tahoma" w:eastAsia="Tahoma" w:cs="Tahoma"/>
                <w:sz w:val="20"/>
                <w:szCs w:val="20"/>
              </w:rPr>
            </w:pPr>
            <w:r w:rsidRPr="32B8416E">
              <w:rPr>
                <w:rFonts w:ascii="Tahoma" w:hAnsi="Tahoma" w:eastAsia="Tahoma" w:cs="Tahoma"/>
                <w:sz w:val="20"/>
                <w:szCs w:val="20"/>
              </w:rPr>
              <w:t>2020-06-18T17:24:53Z</w:t>
            </w:r>
          </w:p>
        </w:tc>
      </w:tr>
      <w:tr w:rsidR="3658E42F" w:rsidTr="457003A1" w14:paraId="1503D513"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78387011" w:rsidP="3658E42F" w:rsidRDefault="78387011" w14:paraId="12F5D705" w14:textId="2565AB49">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extractFilename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8387011" w:rsidP="3658E42F" w:rsidRDefault="78387011" w14:paraId="33161A45" w14:textId="756C5420">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8387011" w:rsidP="3658E42F" w:rsidRDefault="78387011" w14:paraId="2F32C507" w14:textId="2C2E32FB">
            <w:pPr>
              <w:spacing w:line="240" w:lineRule="auto"/>
              <w:rPr>
                <w:rFonts w:ascii="Tahoma" w:hAnsi="Tahoma" w:eastAsia="Tahoma" w:cs="Tahoma"/>
                <w:sz w:val="20"/>
                <w:szCs w:val="20"/>
              </w:rPr>
            </w:pPr>
            <w:r w:rsidRPr="3658E42F">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621FD736" w:rsidP="3658E42F" w:rsidRDefault="621FD736" w14:paraId="57472663" w14:textId="76F7BE83">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 xml:space="preserve">This fields stores the name of the file used in this Load </w:t>
            </w:r>
            <w:proofErr w:type="spellStart"/>
            <w:r w:rsidRPr="3658E42F">
              <w:rPr>
                <w:rFonts w:ascii="Tahoma" w:hAnsi="Tahoma" w:eastAsia="Tahoma" w:cs="Tahoma"/>
                <w:sz w:val="20"/>
                <w:szCs w:val="20"/>
                <w:lang w:val="en-US"/>
              </w:rPr>
              <w:t>eSIM</w:t>
            </w:r>
            <w:proofErr w:type="spellEnd"/>
            <w:r w:rsidRPr="3658E42F">
              <w:rPr>
                <w:rFonts w:ascii="Tahoma" w:hAnsi="Tahoma" w:eastAsia="Tahoma" w:cs="Tahoma"/>
                <w:sz w:val="20"/>
                <w:szCs w:val="20"/>
                <w:lang w:val="en-US"/>
              </w:rPr>
              <w:t xml:space="preserve"> process.</w:t>
            </w:r>
          </w:p>
          <w:p w:rsidR="3658E42F" w:rsidP="3658E42F" w:rsidRDefault="3658E42F" w14:paraId="16FED8F2" w14:textId="2854B53C">
            <w:pPr>
              <w:spacing w:line="240" w:lineRule="auto"/>
              <w:rPr>
                <w:rFonts w:ascii="Tahoma" w:hAnsi="Tahoma" w:eastAsia="Tahoma" w:cs="Tahoma"/>
                <w:sz w:val="20"/>
                <w:szCs w:val="20"/>
                <w:lang w:val="en-US"/>
              </w:rPr>
            </w:pPr>
          </w:p>
          <w:p w:rsidR="621FD736" w:rsidP="3658E42F" w:rsidRDefault="621FD736" w14:paraId="49982922" w14:textId="3C9ECC60">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 xml:space="preserve">Load </w:t>
            </w:r>
            <w:proofErr w:type="spellStart"/>
            <w:r w:rsidRPr="3658E42F">
              <w:rPr>
                <w:rFonts w:ascii="Tahoma" w:hAnsi="Tahoma" w:eastAsia="Tahoma" w:cs="Tahoma"/>
                <w:sz w:val="20"/>
                <w:szCs w:val="20"/>
                <w:lang w:val="en-US"/>
              </w:rPr>
              <w:t>eSIM</w:t>
            </w:r>
            <w:proofErr w:type="spellEnd"/>
            <w:r w:rsidRPr="3658E42F">
              <w:rPr>
                <w:rFonts w:ascii="Tahoma" w:hAnsi="Tahoma" w:eastAsia="Tahoma" w:cs="Tahoma"/>
                <w:sz w:val="20"/>
                <w:szCs w:val="20"/>
                <w:lang w:val="en-US"/>
              </w:rPr>
              <w:t xml:space="preserve">: </w:t>
            </w:r>
            <w:r w:rsidRPr="3658E42F" w:rsidR="6A3600DD">
              <w:rPr>
                <w:rFonts w:ascii="Tahoma" w:hAnsi="Tahoma" w:eastAsia="Tahoma" w:cs="Tahoma"/>
                <w:sz w:val="20"/>
                <w:szCs w:val="20"/>
                <w:lang w:val="en-US"/>
              </w:rPr>
              <w:t xml:space="preserve">After an </w:t>
            </w:r>
            <w:proofErr w:type="spellStart"/>
            <w:r w:rsidRPr="3658E42F" w:rsidR="6A3600DD">
              <w:rPr>
                <w:rFonts w:ascii="Tahoma" w:hAnsi="Tahoma" w:eastAsia="Tahoma" w:cs="Tahoma"/>
                <w:sz w:val="20"/>
                <w:szCs w:val="20"/>
                <w:lang w:val="en-US"/>
              </w:rPr>
              <w:t>eSIM</w:t>
            </w:r>
            <w:proofErr w:type="spellEnd"/>
            <w:r w:rsidRPr="3658E42F" w:rsidR="6A3600DD">
              <w:rPr>
                <w:rFonts w:ascii="Tahoma" w:hAnsi="Tahoma" w:eastAsia="Tahoma" w:cs="Tahoma"/>
                <w:sz w:val="20"/>
                <w:szCs w:val="20"/>
                <w:lang w:val="en-US"/>
              </w:rPr>
              <w:t xml:space="preserve"> is bought from a vendor, the vendor (ECP) will send a file containing the </w:t>
            </w:r>
            <w:proofErr w:type="spellStart"/>
            <w:r w:rsidRPr="3658E42F" w:rsidR="6A3600DD">
              <w:rPr>
                <w:rFonts w:ascii="Tahoma" w:hAnsi="Tahoma" w:eastAsia="Tahoma" w:cs="Tahoma"/>
                <w:sz w:val="20"/>
                <w:szCs w:val="20"/>
                <w:lang w:val="en-US"/>
              </w:rPr>
              <w:t>eSIM</w:t>
            </w:r>
            <w:proofErr w:type="spellEnd"/>
            <w:r w:rsidRPr="3658E42F" w:rsidR="6A3600DD">
              <w:rPr>
                <w:rFonts w:ascii="Tahoma" w:hAnsi="Tahoma" w:eastAsia="Tahoma" w:cs="Tahoma"/>
                <w:sz w:val="20"/>
                <w:szCs w:val="20"/>
                <w:lang w:val="en-US"/>
              </w:rPr>
              <w:t xml:space="preserve"> list information to CMSE. CMSE enhances this file with additional information such as </w:t>
            </w:r>
            <w:proofErr w:type="spellStart"/>
            <w:r w:rsidRPr="3658E42F" w:rsidR="6A3600DD">
              <w:rPr>
                <w:rFonts w:ascii="Tahoma" w:hAnsi="Tahoma" w:eastAsia="Tahoma" w:cs="Tahoma"/>
                <w:sz w:val="20"/>
                <w:szCs w:val="20"/>
                <w:lang w:val="en-US"/>
              </w:rPr>
              <w:t>iccid</w:t>
            </w:r>
            <w:proofErr w:type="spellEnd"/>
            <w:r w:rsidRPr="3658E42F" w:rsidR="6A3600DD">
              <w:rPr>
                <w:rFonts w:ascii="Tahoma" w:hAnsi="Tahoma" w:eastAsia="Tahoma" w:cs="Tahoma"/>
                <w:sz w:val="20"/>
                <w:szCs w:val="20"/>
                <w:lang w:val="en-US"/>
              </w:rPr>
              <w:t xml:space="preserve">, then sends the file to HK. Lastly, </w:t>
            </w:r>
            <w:r w:rsidRPr="3658E42F" w:rsidR="1CB535C8">
              <w:rPr>
                <w:rFonts w:ascii="Tahoma" w:hAnsi="Tahoma" w:eastAsia="Tahoma" w:cs="Tahoma"/>
                <w:sz w:val="20"/>
                <w:szCs w:val="20"/>
                <w:lang w:val="en-US"/>
              </w:rPr>
              <w:t>a HK batch process reads this file and instantiates this information at RIM.</w:t>
            </w:r>
            <w:r w:rsidRPr="3658E42F" w:rsidR="43C3AFF0">
              <w:rPr>
                <w:rFonts w:ascii="Tahoma" w:hAnsi="Tahoma" w:eastAsia="Tahoma" w:cs="Tahoma"/>
                <w:sz w:val="20"/>
                <w:szCs w:val="20"/>
                <w:lang w:val="en-US"/>
              </w:rPr>
              <w:t xml:space="preserve"> </w:t>
            </w:r>
          </w:p>
        </w:tc>
        <w:tc>
          <w:tcPr>
            <w:tcW w:w="1701" w:type="dxa"/>
            <w:tcBorders>
              <w:top w:val="single" w:color="000000" w:themeColor="text1" w:sz="4" w:space="0"/>
              <w:left w:val="nil"/>
              <w:bottom w:val="single" w:color="000000" w:themeColor="text1" w:sz="4" w:space="0"/>
              <w:right w:val="single" w:color="000000" w:themeColor="text1" w:sz="4" w:space="0"/>
            </w:tcBorders>
          </w:tcPr>
          <w:p w:rsidR="3658E42F" w:rsidP="3658E42F" w:rsidRDefault="003A248E" w14:paraId="083FEED7" w14:textId="04C2A18E">
            <w:pPr>
              <w:spacing w:line="240" w:lineRule="auto"/>
              <w:rPr>
                <w:rFonts w:ascii="Tahoma" w:hAnsi="Tahoma" w:eastAsia="Tahoma" w:cs="Tahoma"/>
                <w:sz w:val="20"/>
                <w:szCs w:val="20"/>
              </w:rPr>
            </w:pPr>
            <w:r>
              <w:rPr>
                <w:rFonts w:ascii="Tahoma" w:hAnsi="Tahoma" w:eastAsia="Tahoma" w:cs="Tahoma"/>
                <w:sz w:val="20"/>
                <w:szCs w:val="20"/>
              </w:rPr>
              <w:t>loadSim.csv</w:t>
            </w:r>
          </w:p>
        </w:tc>
      </w:tr>
      <w:tr w:rsidR="3658E42F" w:rsidTr="457003A1" w14:paraId="29B6F136"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13B10706" w:rsidP="3658E42F" w:rsidRDefault="13B10706" w14:paraId="69251EB8" w14:textId="6722FB14">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fifoExpiredDate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3B10706" w:rsidP="3658E42F" w:rsidRDefault="13B10706" w14:paraId="57AB5ED1" w14:textId="5A8733C3">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3B10706" w:rsidP="3658E42F" w:rsidRDefault="13B10706" w14:paraId="11419827" w14:textId="0A395132">
            <w:pPr>
              <w:spacing w:line="240" w:lineRule="auto"/>
              <w:rPr>
                <w:rFonts w:ascii="Tahoma" w:hAnsi="Tahoma" w:eastAsia="Tahoma" w:cs="Tahoma"/>
                <w:sz w:val="20"/>
                <w:szCs w:val="20"/>
              </w:rPr>
            </w:pPr>
            <w:r w:rsidRPr="3658E42F">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287C56F2" w14:textId="56464724">
            <w:pPr>
              <w:spacing w:line="240" w:lineRule="auto"/>
              <w:rPr>
                <w:rFonts w:ascii="Tahoma" w:hAnsi="Tahoma" w:eastAsia="Tahoma" w:cs="Tahoma"/>
                <w:sz w:val="20"/>
                <w:szCs w:val="20"/>
              </w:rPr>
            </w:pPr>
            <w:r w:rsidRPr="3658E42F">
              <w:rPr>
                <w:rFonts w:ascii="Tahoma" w:hAnsi="Tahoma" w:eastAsia="Tahoma" w:cs="Tahoma"/>
                <w:sz w:val="20"/>
                <w:szCs w:val="20"/>
                <w:lang w:val="en-US"/>
              </w:rPr>
              <w:t xml:space="preserve">When an admin transfers a SIM to a location to be sold, the SIM will be used on a FIFO basis. However, a SIM management user </w:t>
            </w:r>
            <w:proofErr w:type="gramStart"/>
            <w:r w:rsidRPr="3658E42F">
              <w:rPr>
                <w:rFonts w:ascii="Tahoma" w:hAnsi="Tahoma" w:eastAsia="Tahoma" w:cs="Tahoma"/>
                <w:sz w:val="20"/>
                <w:szCs w:val="20"/>
                <w:lang w:val="en-US"/>
              </w:rPr>
              <w:t>is able to</w:t>
            </w:r>
            <w:proofErr w:type="gramEnd"/>
            <w:r w:rsidRPr="3658E42F">
              <w:rPr>
                <w:rFonts w:ascii="Tahoma" w:hAnsi="Tahoma" w:eastAsia="Tahoma" w:cs="Tahoma"/>
                <w:sz w:val="20"/>
                <w:szCs w:val="20"/>
                <w:lang w:val="en-US"/>
              </w:rPr>
              <w:t xml:space="preserve"> configure the selling or usage period of the SIM which expires on this date.</w:t>
            </w:r>
          </w:p>
          <w:p w:rsidR="243EA861" w:rsidP="3658E42F" w:rsidRDefault="243EA861" w14:paraId="0C5E4F6E" w14:textId="77777777">
            <w:pPr>
              <w:spacing w:line="240" w:lineRule="auto"/>
              <w:rPr>
                <w:rFonts w:ascii="Tahoma" w:hAnsi="Tahoma" w:eastAsia="Tahoma" w:cs="Tahoma"/>
                <w:sz w:val="20"/>
                <w:szCs w:val="20"/>
                <w:lang w:val="en-US"/>
              </w:rPr>
            </w:pPr>
            <w:r w:rsidRPr="3658E42F">
              <w:rPr>
                <w:rFonts w:ascii="Tahoma" w:hAnsi="Tahoma" w:eastAsia="Tahoma" w:cs="Tahoma"/>
                <w:b/>
                <w:bCs/>
                <w:sz w:val="20"/>
                <w:szCs w:val="20"/>
                <w:lang w:val="en-US"/>
              </w:rPr>
              <w:t>RFC3339 Format:</w:t>
            </w:r>
            <w:r w:rsidRPr="3658E42F">
              <w:rPr>
                <w:rFonts w:ascii="Tahoma" w:hAnsi="Tahoma" w:eastAsia="Tahoma" w:cs="Tahoma"/>
                <w:sz w:val="20"/>
                <w:szCs w:val="20"/>
                <w:lang w:val="en-US"/>
              </w:rPr>
              <w:t xml:space="preserve"> yyyy-MM-ddThh24:</w:t>
            </w:r>
            <w:proofErr w:type="gramStart"/>
            <w:r w:rsidRPr="3658E42F">
              <w:rPr>
                <w:rFonts w:ascii="Tahoma" w:hAnsi="Tahoma" w:eastAsia="Tahoma" w:cs="Tahoma"/>
                <w:sz w:val="20"/>
                <w:szCs w:val="20"/>
                <w:lang w:val="en-US"/>
              </w:rPr>
              <w:t>mi:ssZ</w:t>
            </w:r>
            <w:proofErr w:type="gramEnd"/>
          </w:p>
          <w:p w:rsidR="3658E42F" w:rsidP="3658E42F" w:rsidRDefault="3658E42F" w14:paraId="2291559A" w14:textId="7C621F98">
            <w:pPr>
              <w:spacing w:line="240" w:lineRule="auto"/>
              <w:rPr>
                <w:rFonts w:ascii="Tahoma" w:hAnsi="Tahoma" w:eastAsia="Tahoma" w:cs="Tahoma"/>
                <w:sz w:val="20"/>
                <w:szCs w:val="20"/>
              </w:rPr>
            </w:pPr>
          </w:p>
        </w:tc>
        <w:tc>
          <w:tcPr>
            <w:tcW w:w="1701" w:type="dxa"/>
            <w:tcBorders>
              <w:top w:val="single" w:color="000000" w:themeColor="text1" w:sz="4" w:space="0"/>
              <w:left w:val="nil"/>
              <w:bottom w:val="single" w:color="000000" w:themeColor="text1" w:sz="4" w:space="0"/>
              <w:right w:val="single" w:color="000000" w:themeColor="text1" w:sz="4" w:space="0"/>
            </w:tcBorders>
          </w:tcPr>
          <w:p w:rsidR="13B10706" w:rsidP="3658E42F" w:rsidRDefault="13B10706" w14:paraId="31BED46E" w14:textId="77777777">
            <w:pPr>
              <w:spacing w:line="240" w:lineRule="auto"/>
              <w:rPr>
                <w:rFonts w:ascii="Tahoma" w:hAnsi="Tahoma" w:eastAsia="Tahoma" w:cs="Tahoma"/>
                <w:sz w:val="20"/>
                <w:szCs w:val="20"/>
              </w:rPr>
            </w:pPr>
            <w:r w:rsidRPr="3658E42F">
              <w:rPr>
                <w:rFonts w:ascii="Calibri" w:hAnsi="Calibri" w:cs="Calibri"/>
                <w:color w:val="000000" w:themeColor="text1"/>
                <w:lang w:val="en-GB"/>
              </w:rPr>
              <w:t>2020-06-18T17:24:53Z</w:t>
            </w:r>
          </w:p>
          <w:p w:rsidR="3658E42F" w:rsidP="3658E42F" w:rsidRDefault="3658E42F" w14:paraId="5C1159E8" w14:textId="277E59E4">
            <w:pPr>
              <w:spacing w:line="240" w:lineRule="auto"/>
              <w:rPr>
                <w:rFonts w:ascii="Tahoma" w:hAnsi="Tahoma" w:eastAsia="Tahoma" w:cs="Tahoma"/>
                <w:sz w:val="20"/>
                <w:szCs w:val="20"/>
              </w:rPr>
            </w:pPr>
          </w:p>
        </w:tc>
      </w:tr>
      <w:tr w:rsidR="3658E42F" w:rsidTr="457003A1" w14:paraId="28A6B06F"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13B10706" w:rsidP="3658E42F" w:rsidRDefault="13B10706" w14:paraId="1838512C" w14:textId="023821CC">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fifoBlockedDate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3B10706" w:rsidP="3658E42F" w:rsidRDefault="13B10706" w14:paraId="50BD2927" w14:textId="3C64F946">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3B10706" w:rsidP="3658E42F" w:rsidRDefault="13B10706" w14:paraId="0FAAEF7D" w14:textId="31DB6F02">
            <w:pPr>
              <w:spacing w:line="240" w:lineRule="auto"/>
              <w:rPr>
                <w:rFonts w:ascii="Tahoma" w:hAnsi="Tahoma" w:eastAsia="Tahoma" w:cs="Tahoma"/>
                <w:sz w:val="20"/>
                <w:szCs w:val="20"/>
              </w:rPr>
            </w:pPr>
            <w:r w:rsidRPr="3658E42F">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2FF9EDF1" w14:textId="4F9E4E63">
            <w:pPr>
              <w:spacing w:line="240" w:lineRule="auto"/>
              <w:rPr>
                <w:rFonts w:ascii="Tahoma" w:hAnsi="Tahoma" w:eastAsia="Tahoma" w:cs="Tahoma"/>
                <w:sz w:val="20"/>
                <w:szCs w:val="20"/>
              </w:rPr>
            </w:pPr>
            <w:r w:rsidRPr="3658E42F">
              <w:rPr>
                <w:rFonts w:ascii="Tahoma" w:hAnsi="Tahoma" w:eastAsia="Tahoma" w:cs="Tahoma"/>
                <w:sz w:val="20"/>
                <w:szCs w:val="20"/>
              </w:rPr>
              <w:t>After transfer, the admin may select a date when this SIM will be blocked. Once blocked, it cannot be used, and a report will be generated back to the SIM admin, so that any problems can be resolved.</w:t>
            </w:r>
          </w:p>
          <w:p w:rsidR="6BE7B2EF" w:rsidP="3658E42F" w:rsidRDefault="6BE7B2EF" w14:paraId="6C48A471" w14:textId="77777777">
            <w:pPr>
              <w:spacing w:line="240" w:lineRule="auto"/>
              <w:rPr>
                <w:rFonts w:ascii="Tahoma" w:hAnsi="Tahoma" w:eastAsia="Tahoma" w:cs="Tahoma"/>
                <w:sz w:val="20"/>
                <w:szCs w:val="20"/>
                <w:lang w:val="en-US"/>
              </w:rPr>
            </w:pPr>
            <w:r w:rsidRPr="3658E42F">
              <w:rPr>
                <w:rFonts w:ascii="Tahoma" w:hAnsi="Tahoma" w:eastAsia="Tahoma" w:cs="Tahoma"/>
                <w:b/>
                <w:bCs/>
                <w:sz w:val="20"/>
                <w:szCs w:val="20"/>
                <w:lang w:val="en-US"/>
              </w:rPr>
              <w:t>RFC3339 Format:</w:t>
            </w:r>
            <w:r w:rsidRPr="3658E42F">
              <w:rPr>
                <w:rFonts w:ascii="Tahoma" w:hAnsi="Tahoma" w:eastAsia="Tahoma" w:cs="Tahoma"/>
                <w:sz w:val="20"/>
                <w:szCs w:val="20"/>
                <w:lang w:val="en-US"/>
              </w:rPr>
              <w:t xml:space="preserve"> yyyy-MM-ddThh24:</w:t>
            </w:r>
            <w:proofErr w:type="gramStart"/>
            <w:r w:rsidRPr="3658E42F">
              <w:rPr>
                <w:rFonts w:ascii="Tahoma" w:hAnsi="Tahoma" w:eastAsia="Tahoma" w:cs="Tahoma"/>
                <w:sz w:val="20"/>
                <w:szCs w:val="20"/>
                <w:lang w:val="en-US"/>
              </w:rPr>
              <w:t>mi:ssZ</w:t>
            </w:r>
            <w:proofErr w:type="gramEnd"/>
          </w:p>
          <w:p w:rsidR="3658E42F" w:rsidP="3658E42F" w:rsidRDefault="3658E42F" w14:paraId="637DF49B" w14:textId="6DA92603">
            <w:pPr>
              <w:spacing w:line="240" w:lineRule="auto"/>
              <w:rPr>
                <w:rFonts w:ascii="Tahoma" w:hAnsi="Tahoma" w:eastAsia="Tahoma" w:cs="Tahoma"/>
                <w:sz w:val="20"/>
                <w:szCs w:val="20"/>
              </w:rPr>
            </w:pPr>
          </w:p>
        </w:tc>
        <w:tc>
          <w:tcPr>
            <w:tcW w:w="1701" w:type="dxa"/>
            <w:tcBorders>
              <w:top w:val="single" w:color="000000" w:themeColor="text1" w:sz="4" w:space="0"/>
              <w:left w:val="nil"/>
              <w:bottom w:val="single" w:color="000000" w:themeColor="text1" w:sz="4" w:space="0"/>
              <w:right w:val="single" w:color="000000" w:themeColor="text1" w:sz="4" w:space="0"/>
            </w:tcBorders>
          </w:tcPr>
          <w:p w:rsidR="13B10706" w:rsidP="3658E42F" w:rsidRDefault="13B10706" w14:paraId="548473AB" w14:textId="77777777">
            <w:pPr>
              <w:spacing w:line="240" w:lineRule="auto"/>
              <w:rPr>
                <w:rFonts w:ascii="Tahoma" w:hAnsi="Tahoma" w:eastAsia="Tahoma" w:cs="Tahoma"/>
                <w:sz w:val="20"/>
                <w:szCs w:val="20"/>
              </w:rPr>
            </w:pPr>
            <w:r w:rsidRPr="3658E42F">
              <w:rPr>
                <w:rFonts w:ascii="Calibri" w:hAnsi="Calibri" w:cs="Calibri"/>
                <w:color w:val="000000" w:themeColor="text1"/>
                <w:lang w:val="en-GB"/>
              </w:rPr>
              <w:t>2020-06-18T17:24:53Z</w:t>
            </w:r>
          </w:p>
          <w:p w:rsidR="3658E42F" w:rsidP="3658E42F" w:rsidRDefault="3658E42F" w14:paraId="56351BA6" w14:textId="7047B36D">
            <w:pPr>
              <w:spacing w:line="240" w:lineRule="auto"/>
              <w:rPr>
                <w:rFonts w:ascii="Tahoma" w:hAnsi="Tahoma" w:eastAsia="Tahoma" w:cs="Tahoma"/>
                <w:sz w:val="20"/>
                <w:szCs w:val="20"/>
              </w:rPr>
            </w:pPr>
          </w:p>
        </w:tc>
      </w:tr>
      <w:tr w:rsidR="3658E42F" w:rsidTr="457003A1" w14:paraId="1474E5D9"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13B10706" w:rsidP="3658E42F" w:rsidRDefault="13B10706" w14:paraId="62B3CE6F" w14:textId="7FFA7714">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fifoStatusCode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3B10706" w:rsidP="3658E42F" w:rsidRDefault="13B10706" w14:paraId="3720B7EC" w14:textId="5D939021">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3B10706" w:rsidP="3658E42F" w:rsidRDefault="13B10706" w14:paraId="60CCECFA" w14:textId="13DFB34E">
            <w:pPr>
              <w:spacing w:line="240" w:lineRule="auto"/>
              <w:rPr>
                <w:rFonts w:ascii="Tahoma" w:hAnsi="Tahoma" w:eastAsia="Tahoma" w:cs="Tahoma"/>
                <w:sz w:val="20"/>
                <w:szCs w:val="20"/>
              </w:rPr>
            </w:pPr>
            <w:r w:rsidRPr="3658E42F">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600ADD58" w14:textId="57AEE7FC">
            <w:pPr>
              <w:spacing w:line="240" w:lineRule="auto"/>
              <w:rPr>
                <w:rFonts w:ascii="Tahoma" w:hAnsi="Tahoma" w:eastAsia="Tahoma" w:cs="Tahoma"/>
                <w:sz w:val="20"/>
                <w:szCs w:val="20"/>
              </w:rPr>
            </w:pPr>
            <w:r w:rsidRPr="3658E42F">
              <w:rPr>
                <w:rFonts w:ascii="Tahoma" w:hAnsi="Tahoma" w:eastAsia="Tahoma" w:cs="Tahoma"/>
                <w:sz w:val="20"/>
                <w:szCs w:val="20"/>
              </w:rPr>
              <w:t>The FIFO status</w:t>
            </w:r>
          </w:p>
        </w:tc>
        <w:tc>
          <w:tcPr>
            <w:tcW w:w="1701" w:type="dxa"/>
            <w:tcBorders>
              <w:top w:val="single" w:color="000000" w:themeColor="text1" w:sz="4" w:space="0"/>
              <w:left w:val="nil"/>
              <w:bottom w:val="single" w:color="000000" w:themeColor="text1" w:sz="4" w:space="0"/>
              <w:right w:val="single" w:color="000000" w:themeColor="text1" w:sz="4" w:space="0"/>
            </w:tcBorders>
          </w:tcPr>
          <w:p w:rsidR="503501B9" w:rsidP="3658E42F" w:rsidRDefault="503501B9" w14:paraId="3D944335" w14:textId="2D95F224">
            <w:pPr>
              <w:spacing w:line="240" w:lineRule="auto"/>
              <w:rPr>
                <w:rFonts w:ascii="Tahoma" w:hAnsi="Tahoma" w:eastAsia="Tahoma" w:cs="Tahoma"/>
                <w:sz w:val="20"/>
                <w:szCs w:val="20"/>
              </w:rPr>
            </w:pPr>
            <w:r w:rsidRPr="3658E42F">
              <w:rPr>
                <w:rFonts w:ascii="Tahoma" w:hAnsi="Tahoma" w:eastAsia="Tahoma" w:cs="Tahoma"/>
                <w:sz w:val="20"/>
                <w:szCs w:val="20"/>
              </w:rPr>
              <w:t>Blocked</w:t>
            </w:r>
          </w:p>
        </w:tc>
      </w:tr>
      <w:tr w:rsidR="125CA171" w:rsidTr="457003A1" w14:paraId="5190F8D0"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1620B41B" w:rsidP="125CA171" w:rsidRDefault="1620B41B" w14:paraId="1E92B5CA" w14:textId="20BA08D3">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iccid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620B41B" w:rsidP="125CA171" w:rsidRDefault="1620B41B" w14:paraId="17198ED4" w14:textId="31DBBB8C">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620B41B" w:rsidP="125CA171" w:rsidRDefault="1620B41B" w14:paraId="0B75D3C4" w14:textId="50116CD2">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620B41B" w:rsidP="125CA171" w:rsidRDefault="1620B41B" w14:paraId="56622BA3" w14:textId="51A7BD27">
            <w:pPr>
              <w:rPr>
                <w:rFonts w:ascii="Tahoma" w:hAnsi="Tahoma" w:eastAsia="Tahoma" w:cs="Tahoma"/>
                <w:color w:val="000000" w:themeColor="text1"/>
                <w:sz w:val="20"/>
                <w:szCs w:val="20"/>
                <w:lang w:val="en-US"/>
              </w:rPr>
            </w:pPr>
            <w:r w:rsidRPr="125CA171">
              <w:rPr>
                <w:rStyle w:val="normaltextrun"/>
                <w:rFonts w:ascii="Tahoma" w:hAnsi="Tahoma" w:eastAsia="Tahoma" w:cs="Tahoma"/>
                <w:color w:val="000000" w:themeColor="text1"/>
                <w:sz w:val="20"/>
                <w:szCs w:val="20"/>
                <w:lang w:val="en-US"/>
              </w:rPr>
              <w:t xml:space="preserve">A </w:t>
            </w:r>
            <w:proofErr w:type="gramStart"/>
            <w:r w:rsidRPr="125CA171">
              <w:rPr>
                <w:rStyle w:val="normaltextrun"/>
                <w:rFonts w:ascii="Tahoma" w:hAnsi="Tahoma" w:eastAsia="Tahoma" w:cs="Tahoma"/>
                <w:color w:val="000000" w:themeColor="text1"/>
                <w:sz w:val="20"/>
                <w:szCs w:val="20"/>
                <w:lang w:val="en-US"/>
              </w:rPr>
              <w:t>19 digit</w:t>
            </w:r>
            <w:proofErr w:type="gramEnd"/>
            <w:r w:rsidRPr="125CA171">
              <w:rPr>
                <w:rStyle w:val="normaltextrun"/>
                <w:rFonts w:ascii="Tahoma" w:hAnsi="Tahoma" w:eastAsia="Tahoma" w:cs="Tahoma"/>
                <w:color w:val="000000" w:themeColor="text1"/>
                <w:sz w:val="20"/>
                <w:szCs w:val="20"/>
                <w:lang w:val="en-US"/>
              </w:rPr>
              <w:t xml:space="preserve"> Integrated Circuit Card Identifier, uniquely identifies the SIM Card (UICC) on the network. For physical SIMs, this value the </w:t>
            </w:r>
            <w:proofErr w:type="spellStart"/>
            <w:r w:rsidRPr="125CA171">
              <w:rPr>
                <w:rStyle w:val="normaltextrun"/>
                <w:rFonts w:ascii="Tahoma" w:hAnsi="Tahoma" w:eastAsia="Tahoma" w:cs="Tahoma"/>
                <w:color w:val="000000" w:themeColor="text1"/>
                <w:sz w:val="20"/>
                <w:szCs w:val="20"/>
                <w:lang w:val="en-US"/>
              </w:rPr>
              <w:t>simSerialNo</w:t>
            </w:r>
            <w:proofErr w:type="spellEnd"/>
            <w:r w:rsidRPr="125CA171">
              <w:rPr>
                <w:rStyle w:val="normaltextrun"/>
                <w:rFonts w:ascii="Tahoma" w:hAnsi="Tahoma" w:eastAsia="Tahoma" w:cs="Tahoma"/>
                <w:color w:val="000000" w:themeColor="text1"/>
                <w:sz w:val="20"/>
                <w:szCs w:val="20"/>
                <w:lang w:val="en-US"/>
              </w:rPr>
              <w:t xml:space="preserve"> prefixed with “896603” </w:t>
            </w:r>
            <w:r w:rsidRPr="125CA171">
              <w:rPr>
                <w:rStyle w:val="eop"/>
                <w:rFonts w:ascii="Tahoma" w:hAnsi="Tahoma" w:eastAsia="Tahoma" w:cs="Tahoma"/>
                <w:color w:val="000000" w:themeColor="text1"/>
                <w:sz w:val="20"/>
                <w:szCs w:val="20"/>
              </w:rPr>
              <w:t> </w:t>
            </w:r>
          </w:p>
          <w:p w:rsidR="125CA171" w:rsidP="125CA171" w:rsidRDefault="125CA171" w14:paraId="233D0762" w14:textId="386FD52A">
            <w:pPr>
              <w:spacing w:line="240" w:lineRule="auto"/>
              <w:rPr>
                <w:rFonts w:ascii="Tahoma" w:hAnsi="Tahoma" w:eastAsia="Tahoma" w:cs="Tahoma"/>
                <w:sz w:val="20"/>
                <w:szCs w:val="20"/>
                <w:lang w:val="en-US"/>
              </w:rPr>
            </w:pPr>
          </w:p>
        </w:tc>
        <w:tc>
          <w:tcPr>
            <w:tcW w:w="1701" w:type="dxa"/>
            <w:tcBorders>
              <w:top w:val="single" w:color="000000" w:themeColor="text1" w:sz="4" w:space="0"/>
              <w:left w:val="nil"/>
              <w:bottom w:val="single" w:color="000000" w:themeColor="text1" w:sz="4" w:space="0"/>
              <w:right w:val="single" w:color="000000" w:themeColor="text1" w:sz="4" w:space="0"/>
            </w:tcBorders>
          </w:tcPr>
          <w:p w:rsidR="1620B41B" w:rsidP="125CA171" w:rsidRDefault="1620B41B" w14:paraId="677F90DB" w14:textId="01B24E25">
            <w:pPr>
              <w:spacing w:line="240" w:lineRule="auto"/>
            </w:pPr>
            <w:r w:rsidRPr="125CA171">
              <w:rPr>
                <w:rFonts w:ascii="Tahoma" w:hAnsi="Tahoma" w:eastAsia="Tahoma" w:cs="Tahoma"/>
                <w:color w:val="000000" w:themeColor="text1"/>
                <w:sz w:val="19"/>
                <w:szCs w:val="19"/>
              </w:rPr>
              <w:t>8966030000000000000 </w:t>
            </w:r>
          </w:p>
        </w:tc>
      </w:tr>
      <w:tr w:rsidR="125CA171" w:rsidTr="457003A1" w14:paraId="586BEAB4"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1620B41B" w:rsidP="125CA171" w:rsidRDefault="1620B41B" w14:paraId="1786DA12" w14:textId="38AFD4DA">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imsi</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620B41B" w:rsidP="125CA171" w:rsidRDefault="1620B41B" w14:paraId="53E3840D" w14:textId="4C6F910D">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620B41B" w:rsidP="125CA171" w:rsidRDefault="1620B41B" w14:paraId="79CA2E57" w14:textId="4DD320B1">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620B41B" w:rsidP="125CA171" w:rsidRDefault="1620B41B" w14:paraId="2C622E78" w14:textId="5A3149E0">
            <w:r w:rsidRPr="125CA171">
              <w:rPr>
                <w:rStyle w:val="normaltextrun"/>
                <w:rFonts w:ascii="Tahoma" w:hAnsi="Tahoma" w:eastAsia="Tahoma" w:cs="Tahoma"/>
                <w:color w:val="000000" w:themeColor="text1"/>
                <w:sz w:val="20"/>
                <w:szCs w:val="20"/>
                <w:lang w:val="en-US"/>
              </w:rPr>
              <w:t>Value of IMSI</w:t>
            </w:r>
          </w:p>
        </w:tc>
        <w:tc>
          <w:tcPr>
            <w:tcW w:w="1701" w:type="dxa"/>
            <w:tcBorders>
              <w:top w:val="single" w:color="000000" w:themeColor="text1" w:sz="4" w:space="0"/>
              <w:left w:val="nil"/>
              <w:bottom w:val="single" w:color="000000" w:themeColor="text1" w:sz="4" w:space="0"/>
              <w:right w:val="single" w:color="000000" w:themeColor="text1" w:sz="4" w:space="0"/>
            </w:tcBorders>
          </w:tcPr>
          <w:p w:rsidR="53CC8694" w:rsidP="125CA171" w:rsidRDefault="53CC8694" w14:paraId="47F358CD" w14:textId="15F41AD1">
            <w:pPr>
              <w:spacing w:line="240" w:lineRule="auto"/>
              <w:rPr>
                <w:rFonts w:ascii="Tahoma" w:hAnsi="Tahoma" w:eastAsia="Tahoma" w:cs="Tahoma"/>
                <w:color w:val="000000" w:themeColor="text1"/>
                <w:sz w:val="19"/>
                <w:szCs w:val="19"/>
              </w:rPr>
            </w:pPr>
            <w:r w:rsidRPr="125CA171">
              <w:rPr>
                <w:rFonts w:ascii="Tahoma" w:hAnsi="Tahoma" w:eastAsia="Tahoma" w:cs="Tahoma"/>
                <w:color w:val="000000" w:themeColor="text1"/>
                <w:sz w:val="19"/>
                <w:szCs w:val="19"/>
              </w:rPr>
              <w:t>520030509758507</w:t>
            </w:r>
          </w:p>
        </w:tc>
      </w:tr>
      <w:tr w:rsidR="125CA171" w:rsidTr="457003A1" w14:paraId="2B01D848"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1620B41B" w:rsidP="125CA171" w:rsidRDefault="1620B41B" w14:paraId="7E2ED7EE" w14:textId="518A1306">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k4id</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5F3282DA" w14:textId="31DBBB8C">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57A5614F" w14:textId="50116CD2">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0B23F7AE" w:rsidRDefault="125CA171" w14:paraId="440FED0A" w14:textId="08E0B637">
            <w:pPr>
              <w:spacing w:line="240" w:lineRule="auto"/>
              <w:rPr>
                <w:rFonts w:ascii="Tahoma" w:hAnsi="Tahoma" w:eastAsia="Tahoma" w:cs="Tahoma"/>
                <w:color w:val="000000" w:themeColor="text1"/>
                <w:sz w:val="20"/>
                <w:szCs w:val="20"/>
              </w:rPr>
            </w:pPr>
            <w:r w:rsidRPr="0B23F7AE">
              <w:rPr>
                <w:rStyle w:val="normaltextrun"/>
                <w:rFonts w:ascii="Tahoma" w:hAnsi="Tahoma" w:eastAsia="Tahoma" w:cs="Tahoma"/>
                <w:color w:val="000000" w:themeColor="text1"/>
                <w:sz w:val="20"/>
                <w:szCs w:val="20"/>
                <w:lang w:val="en-US"/>
              </w:rPr>
              <w:t xml:space="preserve">The Key for Identity (K4ID) is a cryptographic key used in SIM cards and </w:t>
            </w:r>
            <w:proofErr w:type="spellStart"/>
            <w:r w:rsidRPr="0B23F7AE">
              <w:rPr>
                <w:rStyle w:val="normaltextrun"/>
                <w:rFonts w:ascii="Tahoma" w:hAnsi="Tahoma" w:eastAsia="Tahoma" w:cs="Tahoma"/>
                <w:color w:val="000000" w:themeColor="text1"/>
                <w:sz w:val="20"/>
                <w:szCs w:val="20"/>
                <w:lang w:val="en-US"/>
              </w:rPr>
              <w:t>eSIMs</w:t>
            </w:r>
            <w:proofErr w:type="spellEnd"/>
            <w:r w:rsidRPr="0B23F7AE">
              <w:rPr>
                <w:rStyle w:val="normaltextrun"/>
                <w:rFonts w:ascii="Tahoma" w:hAnsi="Tahoma" w:eastAsia="Tahoma" w:cs="Tahoma"/>
                <w:color w:val="000000" w:themeColor="text1"/>
                <w:sz w:val="20"/>
                <w:szCs w:val="20"/>
                <w:lang w:val="en-US"/>
              </w:rPr>
              <w:t xml:space="preserve"> for identity authentication and security purposes. The K4ID is one of the keys stored on the SIM card or </w:t>
            </w:r>
            <w:proofErr w:type="spellStart"/>
            <w:r w:rsidRPr="0B23F7AE">
              <w:rPr>
                <w:rStyle w:val="normaltextrun"/>
                <w:rFonts w:ascii="Tahoma" w:hAnsi="Tahoma" w:eastAsia="Tahoma" w:cs="Tahoma"/>
                <w:color w:val="000000" w:themeColor="text1"/>
                <w:sz w:val="20"/>
                <w:szCs w:val="20"/>
                <w:lang w:val="en-US"/>
              </w:rPr>
              <w:t>eSIM</w:t>
            </w:r>
            <w:proofErr w:type="spellEnd"/>
            <w:r w:rsidRPr="0B23F7AE">
              <w:rPr>
                <w:rStyle w:val="normaltextrun"/>
                <w:rFonts w:ascii="Tahoma" w:hAnsi="Tahoma" w:eastAsia="Tahoma" w:cs="Tahoma"/>
                <w:color w:val="000000" w:themeColor="text1"/>
                <w:sz w:val="20"/>
                <w:szCs w:val="20"/>
                <w:lang w:val="en-US"/>
              </w:rPr>
              <w:t xml:space="preserve"> profile and is used to generate authentication tokens and signatures during various security-related operations. It plays a crucial role in verifying the identity of the mobile device (such as a smartphone</w:t>
            </w:r>
            <w:r w:rsidRPr="0B23F7AE">
              <w:rPr>
                <w:rStyle w:val="eop"/>
                <w:rFonts w:ascii="Tahoma" w:hAnsi="Tahoma" w:eastAsia="Tahoma" w:cs="Tahoma"/>
                <w:color w:val="000000" w:themeColor="text1"/>
                <w:sz w:val="20"/>
                <w:szCs w:val="20"/>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72C87463" w:rsidP="125CA171" w:rsidRDefault="72C87463" w14:paraId="0B6C368D" w14:textId="3C219F15">
            <w:pPr>
              <w:spacing w:line="240" w:lineRule="auto"/>
              <w:rPr>
                <w:rFonts w:ascii="Tahoma" w:hAnsi="Tahoma" w:eastAsia="Tahoma" w:cs="Tahoma"/>
                <w:sz w:val="20"/>
                <w:szCs w:val="20"/>
              </w:rPr>
            </w:pPr>
            <w:r w:rsidRPr="125CA171">
              <w:rPr>
                <w:rFonts w:ascii="Tahoma" w:hAnsi="Tahoma" w:eastAsia="Tahoma" w:cs="Tahoma"/>
                <w:sz w:val="20"/>
                <w:szCs w:val="20"/>
              </w:rPr>
              <w:t>196</w:t>
            </w:r>
          </w:p>
        </w:tc>
      </w:tr>
      <w:tr w:rsidR="125CA171" w:rsidTr="457003A1" w14:paraId="3ABC23FB"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1620B41B" w:rsidP="125CA171" w:rsidRDefault="1620B41B" w14:paraId="1EB3BFCB" w14:textId="279757E7">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kic</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104821B9" w14:textId="4C6F910D">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4DEA843F" w14:textId="4DD320B1">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0E72FF0B" w14:textId="4D32296A">
            <w:pPr>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lang w:val="en-US"/>
              </w:rPr>
              <w:t xml:space="preserve">The KIC (Key Encryption Key) is a cryptographic key used in SIM cards and </w:t>
            </w:r>
            <w:proofErr w:type="spellStart"/>
            <w:r w:rsidRPr="125CA171">
              <w:rPr>
                <w:rStyle w:val="normaltextrun"/>
                <w:rFonts w:ascii="Tahoma" w:hAnsi="Tahoma" w:eastAsia="Tahoma" w:cs="Tahoma"/>
                <w:color w:val="000000" w:themeColor="text1"/>
                <w:sz w:val="20"/>
                <w:szCs w:val="20"/>
                <w:lang w:val="en-US"/>
              </w:rPr>
              <w:t>eSIMs</w:t>
            </w:r>
            <w:proofErr w:type="spellEnd"/>
            <w:r w:rsidRPr="125CA171">
              <w:rPr>
                <w:rStyle w:val="normaltextrun"/>
                <w:rFonts w:ascii="Tahoma" w:hAnsi="Tahoma" w:eastAsia="Tahoma" w:cs="Tahoma"/>
                <w:color w:val="000000" w:themeColor="text1"/>
                <w:sz w:val="20"/>
                <w:szCs w:val="20"/>
                <w:lang w:val="en-US"/>
              </w:rPr>
              <w:t xml:space="preserve"> for securing communication between the mobile device and the mobile network operator's systems. Specifically, the KIC is used to encrypt data exchanged during authentication and over-the-air operations. </w:t>
            </w:r>
            <w:r w:rsidRPr="125CA171">
              <w:rPr>
                <w:rStyle w:val="eop"/>
                <w:rFonts w:ascii="Tahoma" w:hAnsi="Tahoma" w:eastAsia="Tahoma" w:cs="Tahoma"/>
                <w:color w:val="000000" w:themeColor="text1"/>
                <w:sz w:val="20"/>
                <w:szCs w:val="20"/>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039B48AC" w:rsidP="125CA171" w:rsidRDefault="039B48AC" w14:paraId="307D59C6" w14:textId="132A4DCB">
            <w:pPr>
              <w:spacing w:line="240" w:lineRule="auto"/>
              <w:rPr>
                <w:rFonts w:ascii="Tahoma" w:hAnsi="Tahoma" w:eastAsia="Tahoma" w:cs="Tahoma"/>
                <w:sz w:val="20"/>
                <w:szCs w:val="20"/>
              </w:rPr>
            </w:pPr>
            <w:r w:rsidRPr="125CA171">
              <w:rPr>
                <w:rFonts w:ascii="Tahoma" w:hAnsi="Tahoma" w:eastAsia="Tahoma" w:cs="Tahoma"/>
                <w:sz w:val="20"/>
                <w:szCs w:val="20"/>
              </w:rPr>
              <w:t>28F339D0A4F1DDDF099E461890A98A0A</w:t>
            </w:r>
          </w:p>
        </w:tc>
      </w:tr>
      <w:tr w:rsidR="3658E42F" w:rsidTr="457003A1" w14:paraId="5FCC7A6D"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AB152B8" w:rsidP="3658E42F" w:rsidRDefault="3AB152B8" w14:paraId="676CFB04" w14:textId="4FBB41C6">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kioskId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AB152B8" w:rsidP="3658E42F" w:rsidRDefault="3AB152B8" w14:paraId="47BBDE82" w14:textId="600DA7BA">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AB152B8" w:rsidP="3658E42F" w:rsidRDefault="3AB152B8" w14:paraId="321778C2" w14:textId="0382FB2E">
            <w:pPr>
              <w:spacing w:line="240" w:lineRule="auto"/>
              <w:rPr>
                <w:rFonts w:ascii="Tahoma" w:hAnsi="Tahoma" w:eastAsia="Tahoma" w:cs="Tahoma"/>
                <w:sz w:val="20"/>
                <w:szCs w:val="20"/>
              </w:rPr>
            </w:pPr>
            <w:r w:rsidRPr="3658E42F">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AB152B8" w:rsidP="09FBB87B" w:rsidRDefault="3AB152B8" w14:paraId="65CA6044" w14:textId="3767901C">
            <w:pPr>
              <w:spacing w:line="240" w:lineRule="auto"/>
              <w:rPr>
                <w:rStyle w:val="normaltextrun"/>
                <w:rFonts w:ascii="Tahoma" w:hAnsi="Tahoma" w:eastAsia="Tahoma" w:cs="Tahoma"/>
                <w:color w:val="000000" w:themeColor="text1"/>
                <w:sz w:val="20"/>
                <w:szCs w:val="20"/>
                <w:lang w:val="en-US"/>
              </w:rPr>
            </w:pPr>
            <w:r w:rsidRPr="09FBB87B">
              <w:rPr>
                <w:rStyle w:val="normaltextrun"/>
                <w:rFonts w:ascii="Tahoma" w:hAnsi="Tahoma" w:eastAsia="Tahoma" w:cs="Tahoma"/>
                <w:color w:val="000000" w:themeColor="text1"/>
                <w:sz w:val="20"/>
                <w:szCs w:val="20"/>
                <w:lang w:val="en-US"/>
              </w:rPr>
              <w:t>Kiosk ID of Physical SIM</w:t>
            </w:r>
            <w:r w:rsidRPr="09FBB87B" w:rsidR="003A248E">
              <w:rPr>
                <w:rStyle w:val="normaltextrun"/>
                <w:rFonts w:ascii="Tahoma" w:hAnsi="Tahoma" w:eastAsia="Tahoma" w:cs="Tahoma"/>
                <w:color w:val="000000" w:themeColor="text1"/>
                <w:sz w:val="20"/>
                <w:szCs w:val="20"/>
                <w:lang w:val="en-US"/>
              </w:rPr>
              <w:t xml:space="preserve">. </w:t>
            </w:r>
            <w:r w:rsidRPr="09FBB87B" w:rsidR="003A248E">
              <w:rPr>
                <w:rFonts w:ascii="Tahoma" w:hAnsi="Tahoma" w:eastAsia="Tahoma" w:cs="Tahoma"/>
                <w:sz w:val="20"/>
                <w:szCs w:val="20"/>
                <w:lang w:val="en-US"/>
              </w:rPr>
              <w:t>Currently used by PHX to indicate various values, such as whether PI can be done for customer.</w:t>
            </w:r>
          </w:p>
        </w:tc>
        <w:tc>
          <w:tcPr>
            <w:tcW w:w="1701" w:type="dxa"/>
            <w:tcBorders>
              <w:top w:val="single" w:color="000000" w:themeColor="text1" w:sz="4" w:space="0"/>
              <w:left w:val="nil"/>
              <w:bottom w:val="single" w:color="000000" w:themeColor="text1" w:sz="4" w:space="0"/>
              <w:right w:val="single" w:color="000000" w:themeColor="text1" w:sz="4" w:space="0"/>
            </w:tcBorders>
          </w:tcPr>
          <w:p w:rsidR="3658E42F" w:rsidP="3658E42F" w:rsidRDefault="003A248E" w14:paraId="1BD173BA" w14:textId="5E8F8171">
            <w:pPr>
              <w:spacing w:line="240" w:lineRule="auto"/>
              <w:rPr>
                <w:rFonts w:ascii="Tahoma" w:hAnsi="Tahoma" w:eastAsia="Tahoma" w:cs="Tahoma"/>
                <w:sz w:val="20"/>
                <w:szCs w:val="20"/>
              </w:rPr>
            </w:pPr>
            <w:r>
              <w:rPr>
                <w:rFonts w:ascii="Tahoma" w:hAnsi="Tahoma" w:eastAsia="Tahoma" w:cs="Tahoma"/>
                <w:sz w:val="20"/>
                <w:szCs w:val="20"/>
              </w:rPr>
              <w:t>KYC</w:t>
            </w:r>
          </w:p>
        </w:tc>
      </w:tr>
      <w:tr w:rsidR="125CA171" w:rsidTr="457003A1" w14:paraId="61BC1975"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1620B41B" w:rsidP="125CA171" w:rsidRDefault="1620B41B" w14:paraId="7BE19526" w14:textId="37C94A75">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kycFlag</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620B41B" w:rsidP="125CA171" w:rsidRDefault="1620B41B" w14:paraId="14A2731A" w14:textId="3C5E865B">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620B41B" w:rsidP="125CA171" w:rsidRDefault="1620B41B" w14:paraId="788C8578" w14:textId="22E2AD3D">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3658E42F" w:rsidRDefault="125CA171" w14:paraId="3CC6282F" w14:textId="253D3F08">
            <w:pPr>
              <w:spacing w:line="240" w:lineRule="auto"/>
              <w:rPr>
                <w:rFonts w:ascii="Tahoma" w:hAnsi="Tahoma" w:eastAsia="Tahoma" w:cs="Tahoma"/>
                <w:color w:val="000000" w:themeColor="text1"/>
                <w:sz w:val="20"/>
                <w:szCs w:val="20"/>
              </w:rPr>
            </w:pPr>
            <w:r w:rsidRPr="3658E42F">
              <w:rPr>
                <w:rStyle w:val="normaltextrun"/>
                <w:rFonts w:ascii="Tahoma" w:hAnsi="Tahoma" w:eastAsia="Tahoma" w:cs="Tahoma"/>
                <w:color w:val="000000" w:themeColor="text1"/>
                <w:sz w:val="20"/>
                <w:szCs w:val="20"/>
                <w:lang w:val="en-US"/>
              </w:rPr>
              <w:t xml:space="preserve">A flag that indicates whether this SIM supports </w:t>
            </w:r>
            <w:proofErr w:type="spellStart"/>
            <w:r w:rsidRPr="3658E42F">
              <w:rPr>
                <w:rStyle w:val="normaltextrun"/>
                <w:rFonts w:ascii="Tahoma" w:hAnsi="Tahoma" w:eastAsia="Tahoma" w:cs="Tahoma"/>
                <w:color w:val="000000" w:themeColor="text1"/>
                <w:sz w:val="20"/>
                <w:szCs w:val="20"/>
                <w:lang w:val="en-US"/>
              </w:rPr>
              <w:t>eKYC</w:t>
            </w:r>
            <w:proofErr w:type="spellEnd"/>
            <w:r w:rsidRPr="3658E42F">
              <w:rPr>
                <w:rStyle w:val="normaltextrun"/>
                <w:rFonts w:ascii="Tahoma" w:hAnsi="Tahoma" w:eastAsia="Tahoma" w:cs="Tahoma"/>
                <w:color w:val="000000" w:themeColor="text1"/>
                <w:sz w:val="20"/>
                <w:szCs w:val="20"/>
                <w:lang w:val="en-US"/>
              </w:rPr>
              <w:t xml:space="preserve">. If yes, the customer can use </w:t>
            </w:r>
            <w:proofErr w:type="spellStart"/>
            <w:r w:rsidRPr="3658E42F">
              <w:rPr>
                <w:rStyle w:val="normaltextrun"/>
                <w:rFonts w:ascii="Tahoma" w:hAnsi="Tahoma" w:eastAsia="Tahoma" w:cs="Tahoma"/>
                <w:color w:val="000000" w:themeColor="text1"/>
                <w:sz w:val="20"/>
                <w:szCs w:val="20"/>
                <w:lang w:val="en-US"/>
              </w:rPr>
              <w:t>eKYC</w:t>
            </w:r>
            <w:proofErr w:type="spellEnd"/>
            <w:r w:rsidRPr="3658E42F">
              <w:rPr>
                <w:rStyle w:val="normaltextrun"/>
                <w:rFonts w:ascii="Tahoma" w:hAnsi="Tahoma" w:eastAsia="Tahoma" w:cs="Tahoma"/>
                <w:color w:val="000000" w:themeColor="text1"/>
                <w:sz w:val="20"/>
                <w:szCs w:val="20"/>
                <w:lang w:val="en-US"/>
              </w:rPr>
              <w:t xml:space="preserve"> </w:t>
            </w:r>
            <w:proofErr w:type="gramStart"/>
            <w:r w:rsidRPr="3658E42F">
              <w:rPr>
                <w:rStyle w:val="normaltextrun"/>
                <w:rFonts w:ascii="Tahoma" w:hAnsi="Tahoma" w:eastAsia="Tahoma" w:cs="Tahoma"/>
                <w:color w:val="000000" w:themeColor="text1"/>
                <w:sz w:val="20"/>
                <w:szCs w:val="20"/>
                <w:lang w:val="en-US"/>
              </w:rPr>
              <w:t>as a means to</w:t>
            </w:r>
            <w:proofErr w:type="gramEnd"/>
            <w:r w:rsidRPr="3658E42F">
              <w:rPr>
                <w:rStyle w:val="normaltextrun"/>
                <w:rFonts w:ascii="Tahoma" w:hAnsi="Tahoma" w:eastAsia="Tahoma" w:cs="Tahoma"/>
                <w:color w:val="000000" w:themeColor="text1"/>
                <w:sz w:val="20"/>
                <w:szCs w:val="20"/>
                <w:lang w:val="en-US"/>
              </w:rPr>
              <w:t xml:space="preserve"> verify their information after </w:t>
            </w:r>
            <w:proofErr w:type="spellStart"/>
            <w:r w:rsidRPr="3658E42F">
              <w:rPr>
                <w:rStyle w:val="normaltextrun"/>
                <w:rFonts w:ascii="Tahoma" w:hAnsi="Tahoma" w:eastAsia="Tahoma" w:cs="Tahoma"/>
                <w:color w:val="000000" w:themeColor="text1"/>
                <w:sz w:val="20"/>
                <w:szCs w:val="20"/>
                <w:lang w:val="en-US"/>
              </w:rPr>
              <w:t>prematching</w:t>
            </w:r>
            <w:proofErr w:type="spellEnd"/>
            <w:r w:rsidRPr="3658E42F">
              <w:rPr>
                <w:rStyle w:val="normaltextrun"/>
                <w:rFonts w:ascii="Tahoma" w:hAnsi="Tahoma" w:eastAsia="Tahoma" w:cs="Tahoma"/>
                <w:color w:val="000000" w:themeColor="text1"/>
                <w:sz w:val="20"/>
                <w:szCs w:val="20"/>
                <w:lang w:val="en-US"/>
              </w:rPr>
              <w:t xml:space="preserve"> stage. </w:t>
            </w:r>
            <w:r w:rsidRPr="3658E42F">
              <w:rPr>
                <w:rStyle w:val="eop"/>
                <w:rFonts w:ascii="Tahoma" w:hAnsi="Tahoma" w:eastAsia="Tahoma" w:cs="Tahoma"/>
                <w:color w:val="000000" w:themeColor="text1"/>
                <w:sz w:val="20"/>
                <w:szCs w:val="20"/>
                <w:lang w:val="en-GB"/>
              </w:rPr>
              <w:t> </w:t>
            </w:r>
          </w:p>
          <w:p w:rsidR="125CA171" w:rsidP="125CA171" w:rsidRDefault="125CA171" w14:paraId="449E73C6" w14:textId="3F6FC885">
            <w:pPr>
              <w:rPr>
                <w:rFonts w:ascii="Segoe UI" w:hAnsi="Segoe UI" w:eastAsia="Segoe UI" w:cs="Segoe UI"/>
                <w:color w:val="F79646" w:themeColor="accent6"/>
                <w:sz w:val="18"/>
                <w:szCs w:val="18"/>
              </w:rPr>
            </w:pPr>
            <w:r w:rsidRPr="125CA171">
              <w:rPr>
                <w:rStyle w:val="normaltextrun"/>
                <w:rFonts w:ascii="Segoe UI" w:hAnsi="Segoe UI" w:eastAsia="Segoe UI" w:cs="Segoe UI"/>
                <w:color w:val="F79646" w:themeColor="accent6"/>
                <w:sz w:val="18"/>
                <w:szCs w:val="18"/>
                <w:lang w:val="en-US"/>
              </w:rPr>
              <w:t> </w:t>
            </w:r>
            <w:r w:rsidRPr="125CA171">
              <w:rPr>
                <w:rStyle w:val="eop"/>
                <w:rFonts w:ascii="Segoe UI" w:hAnsi="Segoe UI" w:eastAsia="Segoe UI" w:cs="Segoe UI"/>
                <w:color w:val="F79646" w:themeColor="accent6"/>
                <w:sz w:val="18"/>
                <w:szCs w:val="18"/>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28A903BC" w:rsidP="125CA171" w:rsidRDefault="28A903BC" w14:paraId="4EBE6391" w14:textId="0C855FDE">
            <w:pPr>
              <w:spacing w:line="240" w:lineRule="auto"/>
              <w:rPr>
                <w:rFonts w:ascii="Tahoma" w:hAnsi="Tahoma" w:eastAsia="Tahoma" w:cs="Tahoma"/>
                <w:sz w:val="20"/>
                <w:szCs w:val="20"/>
              </w:rPr>
            </w:pPr>
            <w:r w:rsidRPr="125CA171">
              <w:rPr>
                <w:rFonts w:ascii="Tahoma" w:hAnsi="Tahoma" w:eastAsia="Tahoma" w:cs="Tahoma"/>
                <w:sz w:val="20"/>
                <w:szCs w:val="20"/>
              </w:rPr>
              <w:t>Y</w:t>
            </w:r>
          </w:p>
        </w:tc>
      </w:tr>
      <w:tr w:rsidR="32B8416E" w:rsidTr="457003A1" w14:paraId="4034514A"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14651953"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locationCode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426FFF38"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41F29662"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252A7ADF" w14:textId="77777777">
            <w:pPr>
              <w:spacing w:line="240" w:lineRule="auto"/>
              <w:rPr>
                <w:rFonts w:ascii="Tahoma" w:hAnsi="Tahoma" w:eastAsia="Tahoma" w:cs="Tahoma"/>
                <w:sz w:val="20"/>
                <w:szCs w:val="20"/>
              </w:rPr>
            </w:pPr>
            <w:r w:rsidRPr="32B8416E">
              <w:rPr>
                <w:rFonts w:ascii="Tahoma" w:hAnsi="Tahoma" w:eastAsia="Tahoma" w:cs="Tahoma"/>
                <w:sz w:val="20"/>
                <w:szCs w:val="20"/>
              </w:rPr>
              <w:t>The SAP location (AIS Shop) ID in which the SIM Perso occurred</w:t>
            </w:r>
          </w:p>
        </w:tc>
        <w:tc>
          <w:tcPr>
            <w:tcW w:w="1701" w:type="dxa"/>
            <w:tcBorders>
              <w:top w:val="single" w:color="000000" w:themeColor="text1" w:sz="4" w:space="0"/>
              <w:left w:val="nil"/>
              <w:bottom w:val="single" w:color="000000" w:themeColor="text1" w:sz="4" w:space="0"/>
              <w:right w:val="single" w:color="000000" w:themeColor="text1" w:sz="4" w:space="0"/>
            </w:tcBorders>
          </w:tcPr>
          <w:p w:rsidR="5279E901" w:rsidP="32B8416E" w:rsidRDefault="5279E901" w14:paraId="29B04012" w14:textId="032F41D6">
            <w:pPr>
              <w:spacing w:line="240" w:lineRule="auto"/>
              <w:rPr>
                <w:rFonts w:ascii="Tahoma" w:hAnsi="Tahoma" w:eastAsia="Tahoma" w:cs="Tahoma"/>
                <w:sz w:val="20"/>
                <w:szCs w:val="20"/>
              </w:rPr>
            </w:pPr>
            <w:r w:rsidRPr="32B8416E">
              <w:rPr>
                <w:rFonts w:ascii="Tahoma" w:hAnsi="Tahoma" w:eastAsia="Tahoma" w:cs="Tahoma"/>
                <w:sz w:val="20"/>
                <w:szCs w:val="20"/>
              </w:rPr>
              <w:t>1001</w:t>
            </w:r>
          </w:p>
        </w:tc>
      </w:tr>
      <w:tr w:rsidR="125CA171" w:rsidTr="457003A1" w14:paraId="78495C36"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46BCA5F0" w:rsidP="125CA171" w:rsidRDefault="46BCA5F0" w14:paraId="6CE4136D" w14:textId="1A26D9D5">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matchingId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46BCA5F0" w:rsidP="125CA171" w:rsidRDefault="46BCA5F0" w14:paraId="333B0D97" w14:textId="04FC34E2">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46BCA5F0" w:rsidP="125CA171" w:rsidRDefault="46BCA5F0" w14:paraId="41F454AC" w14:textId="57B1239E">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46BCA5F0" w:rsidP="125CA171" w:rsidRDefault="46BCA5F0" w14:paraId="24A7D833" w14:textId="4A46910D">
            <w:pPr>
              <w:spacing w:line="240" w:lineRule="auto"/>
              <w:rPr>
                <w:rFonts w:ascii="Tahoma" w:hAnsi="Tahoma" w:eastAsia="Tahoma" w:cs="Tahoma"/>
                <w:sz w:val="20"/>
                <w:szCs w:val="20"/>
              </w:rPr>
            </w:pPr>
            <w:r w:rsidRPr="125CA171">
              <w:rPr>
                <w:rFonts w:ascii="Tahoma" w:hAnsi="Tahoma" w:eastAsia="Tahoma" w:cs="Tahoma"/>
                <w:sz w:val="20"/>
                <w:szCs w:val="20"/>
                <w:lang w:val="en-US"/>
              </w:rPr>
              <w:t xml:space="preserve">A unique identifier used by the SMDP+ server to match a specific </w:t>
            </w:r>
            <w:proofErr w:type="spellStart"/>
            <w:r w:rsidRPr="125CA171">
              <w:rPr>
                <w:rFonts w:ascii="Tahoma" w:hAnsi="Tahoma" w:eastAsia="Tahoma" w:cs="Tahoma"/>
                <w:sz w:val="20"/>
                <w:szCs w:val="20"/>
                <w:lang w:val="en-US"/>
              </w:rPr>
              <w:t>eSIM</w:t>
            </w:r>
            <w:proofErr w:type="spellEnd"/>
            <w:r w:rsidRPr="125CA171">
              <w:rPr>
                <w:rFonts w:ascii="Tahoma" w:hAnsi="Tahoma" w:eastAsia="Tahoma" w:cs="Tahoma"/>
                <w:sz w:val="20"/>
                <w:szCs w:val="20"/>
                <w:lang w:val="en-US"/>
              </w:rPr>
              <w:t xml:space="preserve"> profile to the request made by the Local Profile Assistant (LPA) on the device.  </w:t>
            </w:r>
          </w:p>
        </w:tc>
        <w:tc>
          <w:tcPr>
            <w:tcW w:w="1701" w:type="dxa"/>
            <w:tcBorders>
              <w:top w:val="single" w:color="000000" w:themeColor="text1" w:sz="4" w:space="0"/>
              <w:left w:val="nil"/>
              <w:bottom w:val="single" w:color="000000" w:themeColor="text1" w:sz="4" w:space="0"/>
              <w:right w:val="single" w:color="000000" w:themeColor="text1" w:sz="4" w:space="0"/>
            </w:tcBorders>
          </w:tcPr>
          <w:p w:rsidR="46BCA5F0" w:rsidP="125CA171" w:rsidRDefault="46BCA5F0" w14:paraId="0E890A88" w14:textId="0705C780">
            <w:pPr>
              <w:spacing w:line="240" w:lineRule="auto"/>
              <w:rPr>
                <w:rFonts w:ascii="Tahoma" w:hAnsi="Tahoma" w:eastAsia="Tahoma" w:cs="Tahoma"/>
                <w:sz w:val="20"/>
                <w:szCs w:val="20"/>
              </w:rPr>
            </w:pPr>
            <w:r w:rsidRPr="125CA171">
              <w:rPr>
                <w:rFonts w:ascii="Tahoma" w:hAnsi="Tahoma" w:eastAsia="Tahoma" w:cs="Tahoma"/>
                <w:sz w:val="20"/>
                <w:szCs w:val="20"/>
              </w:rPr>
              <w:t>02213695430F428795EE602337C2D291</w:t>
            </w:r>
          </w:p>
        </w:tc>
      </w:tr>
      <w:tr w:rsidR="32B8416E" w:rsidTr="457003A1" w14:paraId="3EC896DD"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753A2AAB"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networkCode</w:t>
            </w:r>
            <w:proofErr w:type="spellEnd"/>
            <w:r w:rsidRPr="32B8416E">
              <w:rPr>
                <w:rFonts w:ascii="Tahoma" w:hAnsi="Tahoma" w:eastAsia="Tahoma" w:cs="Tahoma"/>
                <w:sz w:val="20"/>
                <w:szCs w:val="20"/>
                <w:lang w:val="en-US"/>
              </w:rPr>
              <w:t> </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2EDCFE9"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08D5B267" w14:textId="77777777">
            <w:pPr>
              <w:spacing w:line="240" w:lineRule="auto"/>
              <w:rPr>
                <w:rFonts w:ascii="Tahoma" w:hAnsi="Tahoma" w:eastAsia="Tahoma" w:cs="Tahoma"/>
                <w:sz w:val="20"/>
                <w:szCs w:val="20"/>
              </w:rPr>
            </w:pPr>
            <w:r w:rsidRPr="32B8416E">
              <w:rPr>
                <w:rFonts w:ascii="Tahoma" w:hAnsi="Tahoma" w:eastAsia="Tahoma" w:cs="Tahoma"/>
                <w:sz w:val="20"/>
                <w:szCs w:val="20"/>
              </w:rPr>
              <w:t>String </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4EC584D" w14:textId="77777777">
            <w:pPr>
              <w:spacing w:line="240" w:lineRule="auto"/>
              <w:rPr>
                <w:rFonts w:ascii="Tahoma" w:hAnsi="Tahoma" w:eastAsia="Tahoma" w:cs="Tahoma"/>
                <w:sz w:val="20"/>
                <w:szCs w:val="20"/>
              </w:rPr>
            </w:pPr>
            <w:r w:rsidRPr="32B8416E">
              <w:rPr>
                <w:rFonts w:ascii="Tahoma" w:hAnsi="Tahoma" w:eastAsia="Tahoma" w:cs="Tahoma"/>
                <w:sz w:val="20"/>
                <w:szCs w:val="20"/>
              </w:rPr>
              <w:t>The operator’s network code. Different subsidiaries have different operator codes. For example, AWN uses an operator code of 03.</w:t>
            </w:r>
          </w:p>
          <w:p w:rsidR="32B8416E" w:rsidP="32B8416E" w:rsidRDefault="32B8416E" w14:paraId="6AAE2458" w14:textId="77777777">
            <w:pPr>
              <w:spacing w:line="240" w:lineRule="auto"/>
              <w:rPr>
                <w:rFonts w:ascii="Tahoma" w:hAnsi="Tahoma" w:eastAsia="Tahoma" w:cs="Tahoma"/>
                <w:sz w:val="20"/>
                <w:szCs w:val="20"/>
              </w:rPr>
            </w:pPr>
            <w:r w:rsidRPr="32B8416E">
              <w:rPr>
                <w:rFonts w:ascii="Tahoma" w:hAnsi="Tahoma" w:eastAsia="Tahoma" w:cs="Tahoma"/>
                <w:sz w:val="20"/>
                <w:szCs w:val="20"/>
              </w:rPr>
              <w:t>Example: 03</w:t>
            </w:r>
          </w:p>
        </w:tc>
        <w:tc>
          <w:tcPr>
            <w:tcW w:w="1701" w:type="dxa"/>
            <w:tcBorders>
              <w:top w:val="single" w:color="000000" w:themeColor="text1" w:sz="4" w:space="0"/>
              <w:left w:val="nil"/>
              <w:bottom w:val="single" w:color="000000" w:themeColor="text1" w:sz="4" w:space="0"/>
              <w:right w:val="single" w:color="000000" w:themeColor="text1" w:sz="4" w:space="0"/>
            </w:tcBorders>
          </w:tcPr>
          <w:p w:rsidR="1380AC5D" w:rsidP="32B8416E" w:rsidRDefault="1380AC5D" w14:paraId="16CAC397" w14:textId="3DB21CA1">
            <w:pPr>
              <w:spacing w:line="240" w:lineRule="auto"/>
              <w:rPr>
                <w:rFonts w:ascii="Tahoma" w:hAnsi="Tahoma" w:eastAsia="Tahoma" w:cs="Tahoma"/>
                <w:sz w:val="20"/>
                <w:szCs w:val="20"/>
              </w:rPr>
            </w:pPr>
            <w:r w:rsidRPr="32B8416E">
              <w:rPr>
                <w:rFonts w:ascii="Tahoma" w:hAnsi="Tahoma" w:eastAsia="Tahoma" w:cs="Tahoma"/>
                <w:sz w:val="20"/>
                <w:szCs w:val="20"/>
              </w:rPr>
              <w:t>03</w:t>
            </w:r>
          </w:p>
        </w:tc>
      </w:tr>
      <w:tr w:rsidR="32B8416E" w:rsidTr="457003A1" w14:paraId="00F5C045"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0AA64539"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networkName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C545348"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CB1E261"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115797D" w14:textId="77777777">
            <w:pPr>
              <w:spacing w:line="240" w:lineRule="auto"/>
              <w:rPr>
                <w:rFonts w:ascii="Tahoma" w:hAnsi="Tahoma" w:eastAsia="Tahoma" w:cs="Tahoma"/>
                <w:sz w:val="20"/>
                <w:szCs w:val="20"/>
              </w:rPr>
            </w:pPr>
            <w:r w:rsidRPr="32B8416E">
              <w:rPr>
                <w:rFonts w:ascii="Tahoma" w:hAnsi="Tahoma" w:eastAsia="Tahoma" w:cs="Tahoma"/>
                <w:sz w:val="20"/>
                <w:szCs w:val="20"/>
              </w:rPr>
              <w:t>The name that the network code references</w:t>
            </w:r>
          </w:p>
          <w:p w:rsidR="32B8416E" w:rsidP="32B8416E" w:rsidRDefault="32B8416E" w14:paraId="0C64C5FA" w14:textId="63510B6F">
            <w:pPr>
              <w:spacing w:line="240" w:lineRule="auto"/>
              <w:rPr>
                <w:rFonts w:ascii="Tahoma" w:hAnsi="Tahoma" w:eastAsia="Tahoma" w:cs="Tahoma"/>
                <w:sz w:val="20"/>
                <w:szCs w:val="20"/>
              </w:rPr>
            </w:pPr>
          </w:p>
          <w:p w:rsidR="32B8416E" w:rsidP="32B8416E" w:rsidRDefault="32B8416E" w14:paraId="290DE060" w14:textId="38CA584B">
            <w:pPr>
              <w:spacing w:line="240" w:lineRule="auto"/>
            </w:pPr>
            <w:r w:rsidRPr="32B8416E">
              <w:rPr>
                <w:rFonts w:ascii="Tahoma" w:hAnsi="Tahoma" w:eastAsia="Tahoma" w:cs="Tahoma"/>
                <w:sz w:val="20"/>
                <w:szCs w:val="20"/>
                <w:lang w:val="en-US"/>
              </w:rPr>
              <w:t>Mapping list (</w:t>
            </w:r>
            <w:proofErr w:type="spellStart"/>
            <w:r w:rsidRPr="32B8416E">
              <w:rPr>
                <w:rFonts w:ascii="Tahoma" w:hAnsi="Tahoma" w:eastAsia="Tahoma" w:cs="Tahoma"/>
                <w:sz w:val="20"/>
                <w:szCs w:val="20"/>
                <w:lang w:val="en-US"/>
              </w:rPr>
              <w:t>newtworkCode</w:t>
            </w:r>
            <w:proofErr w:type="spellEnd"/>
            <w:r w:rsidRPr="32B8416E">
              <w:rPr>
                <w:rFonts w:ascii="Tahoma" w:hAnsi="Tahoma" w:eastAsia="Tahoma" w:cs="Tahoma"/>
                <w:sz w:val="20"/>
                <w:szCs w:val="20"/>
              </w:rPr>
              <w:t xml:space="preserve">: </w:t>
            </w:r>
            <w:proofErr w:type="spellStart"/>
            <w:r w:rsidRPr="32B8416E">
              <w:rPr>
                <w:rFonts w:ascii="Tahoma" w:hAnsi="Tahoma" w:eastAsia="Tahoma" w:cs="Tahoma"/>
                <w:sz w:val="20"/>
                <w:szCs w:val="20"/>
              </w:rPr>
              <w:t>networkName</w:t>
            </w:r>
            <w:proofErr w:type="spellEnd"/>
            <w:r w:rsidRPr="32B8416E">
              <w:rPr>
                <w:rFonts w:ascii="Tahoma" w:hAnsi="Tahoma" w:eastAsia="Tahoma" w:cs="Tahoma"/>
                <w:sz w:val="20"/>
                <w:szCs w:val="20"/>
              </w:rPr>
              <w:t>):</w:t>
            </w:r>
          </w:p>
          <w:p w:rsidR="32B8416E" w:rsidP="32B8416E" w:rsidRDefault="32B8416E" w14:paraId="12EABDCA" w14:textId="2F8FBB71">
            <w:pPr>
              <w:spacing w:line="240" w:lineRule="auto"/>
              <w:rPr>
                <w:rFonts w:ascii="Tahoma" w:hAnsi="Tahoma" w:eastAsia="Tahoma" w:cs="Tahoma"/>
                <w:sz w:val="20"/>
                <w:szCs w:val="20"/>
              </w:rPr>
            </w:pPr>
            <w:r w:rsidRPr="32B8416E">
              <w:rPr>
                <w:rFonts w:ascii="Tahoma" w:hAnsi="Tahoma" w:eastAsia="Tahoma" w:cs="Tahoma"/>
                <w:sz w:val="20"/>
                <w:szCs w:val="20"/>
              </w:rPr>
              <w:t>• 03: AWN</w:t>
            </w:r>
          </w:p>
        </w:tc>
        <w:tc>
          <w:tcPr>
            <w:tcW w:w="1701" w:type="dxa"/>
            <w:tcBorders>
              <w:top w:val="single" w:color="000000" w:themeColor="text1" w:sz="4" w:space="0"/>
              <w:left w:val="nil"/>
              <w:bottom w:val="single" w:color="000000" w:themeColor="text1" w:sz="4" w:space="0"/>
              <w:right w:val="single" w:color="000000" w:themeColor="text1" w:sz="4" w:space="0"/>
            </w:tcBorders>
          </w:tcPr>
          <w:p w:rsidR="2BB03460" w:rsidP="32B8416E" w:rsidRDefault="2BB03460" w14:paraId="7EB0229B" w14:textId="4F31DB66">
            <w:pPr>
              <w:spacing w:line="240" w:lineRule="auto"/>
              <w:rPr>
                <w:rFonts w:ascii="Tahoma" w:hAnsi="Tahoma" w:eastAsia="Tahoma" w:cs="Tahoma"/>
                <w:sz w:val="20"/>
                <w:szCs w:val="20"/>
              </w:rPr>
            </w:pPr>
            <w:r w:rsidRPr="32B8416E">
              <w:rPr>
                <w:rFonts w:ascii="Tahoma" w:hAnsi="Tahoma" w:eastAsia="Tahoma" w:cs="Tahoma"/>
                <w:sz w:val="20"/>
                <w:szCs w:val="20"/>
              </w:rPr>
              <w:t>AWN</w:t>
            </w:r>
          </w:p>
        </w:tc>
      </w:tr>
      <w:tr w:rsidR="32B8416E" w:rsidTr="457003A1" w14:paraId="1CF75FAD"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73285E15"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offeringCode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5392F30C"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7E78A18"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46A54FC8"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A code beginning with “O”. Contains all necessary information for network provisioning.</w:t>
            </w:r>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36A0015F" w14:textId="77777777">
            <w:pPr>
              <w:spacing w:line="240" w:lineRule="auto"/>
              <w:rPr>
                <w:rFonts w:ascii="Tahoma" w:hAnsi="Tahoma" w:eastAsia="Tahoma" w:cs="Tahoma"/>
                <w:sz w:val="20"/>
                <w:szCs w:val="20"/>
              </w:rPr>
            </w:pPr>
            <w:r w:rsidRPr="32B8416E">
              <w:rPr>
                <w:rFonts w:ascii="Tahoma" w:hAnsi="Tahoma" w:eastAsia="Tahoma" w:cs="Tahoma"/>
                <w:sz w:val="20"/>
                <w:szCs w:val="20"/>
              </w:rPr>
              <w:t>O180508000002</w:t>
            </w:r>
          </w:p>
        </w:tc>
      </w:tr>
      <w:tr w:rsidR="32B8416E" w:rsidTr="457003A1" w14:paraId="12F9D893"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067D4621"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packagePrepId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17189A6"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5D3D2118" w14:textId="77777777">
            <w:pPr>
              <w:spacing w:line="240" w:lineRule="auto"/>
              <w:rPr>
                <w:rFonts w:ascii="Tahoma" w:hAnsi="Tahoma" w:eastAsia="Tahoma" w:cs="Tahoma"/>
                <w:sz w:val="20"/>
                <w:szCs w:val="20"/>
              </w:rPr>
            </w:pPr>
            <w:r w:rsidRPr="32B8416E">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03C18E1"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The initial SDF package id assigned by sales. The SIM is bought by a customer, they package may be the same or may be changed.</w:t>
            </w:r>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697856FD" w14:textId="77777777">
            <w:pPr>
              <w:spacing w:line="240" w:lineRule="auto"/>
              <w:rPr>
                <w:rFonts w:ascii="Tahoma" w:hAnsi="Tahoma" w:eastAsia="Tahoma" w:cs="Tahoma"/>
                <w:sz w:val="20"/>
                <w:szCs w:val="20"/>
              </w:rPr>
            </w:pPr>
            <w:r w:rsidRPr="32B8416E">
              <w:rPr>
                <w:rFonts w:ascii="Tahoma" w:hAnsi="Tahoma" w:eastAsia="Tahoma" w:cs="Tahoma"/>
                <w:sz w:val="20"/>
                <w:szCs w:val="20"/>
              </w:rPr>
              <w:t>3PPX1</w:t>
            </w:r>
          </w:p>
        </w:tc>
      </w:tr>
      <w:tr w:rsidR="32B8416E" w:rsidTr="457003A1" w14:paraId="22812510"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28FE7FA9"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packageId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B81F50B"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08CD1F0"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255AC146"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A code that contains information on the product and the underlying services. In addition to the offering being provisioned, also contains information on what customer group bought this package and what additional discounts, bundles and free items should be included.</w:t>
            </w:r>
          </w:p>
          <w:p w:rsidR="32B8416E" w:rsidP="32B8416E" w:rsidRDefault="32B8416E" w14:paraId="4897F89E"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Format: {</w:t>
            </w:r>
            <w:proofErr w:type="spellStart"/>
            <w:r w:rsidRPr="32B8416E">
              <w:rPr>
                <w:rFonts w:ascii="Tahoma" w:hAnsi="Tahoma" w:eastAsia="Tahoma" w:cs="Tahoma"/>
                <w:sz w:val="20"/>
                <w:szCs w:val="20"/>
                <w:lang w:val="en-US"/>
              </w:rPr>
              <w:t>simProduct</w:t>
            </w:r>
            <w:proofErr w:type="spellEnd"/>
            <w:r w:rsidRPr="32B8416E">
              <w:rPr>
                <w:rFonts w:ascii="Tahoma" w:hAnsi="Tahoma" w:eastAsia="Tahoma" w:cs="Tahoma"/>
                <w:sz w:val="20"/>
                <w:szCs w:val="20"/>
                <w:lang w:val="en-US"/>
              </w:rPr>
              <w:t xml:space="preserve"> 3 </w:t>
            </w:r>
            <w:proofErr w:type="gramStart"/>
            <w:r w:rsidRPr="32B8416E">
              <w:rPr>
                <w:rFonts w:ascii="Tahoma" w:hAnsi="Tahoma" w:eastAsia="Tahoma" w:cs="Tahoma"/>
                <w:sz w:val="20"/>
                <w:szCs w:val="20"/>
                <w:lang w:val="en-US"/>
              </w:rPr>
              <w:t>letters}{</w:t>
            </w:r>
            <w:proofErr w:type="gramEnd"/>
            <w:r w:rsidRPr="32B8416E">
              <w:rPr>
                <w:rFonts w:ascii="Tahoma" w:hAnsi="Tahoma" w:eastAsia="Tahoma" w:cs="Tahoma"/>
                <w:sz w:val="20"/>
                <w:szCs w:val="20"/>
                <w:lang w:val="en-US"/>
              </w:rPr>
              <w:t xml:space="preserve">package 1 </w:t>
            </w:r>
            <w:proofErr w:type="gramStart"/>
            <w:r w:rsidRPr="32B8416E">
              <w:rPr>
                <w:rFonts w:ascii="Tahoma" w:hAnsi="Tahoma" w:eastAsia="Tahoma" w:cs="Tahoma"/>
                <w:sz w:val="20"/>
                <w:szCs w:val="20"/>
                <w:lang w:val="en-US"/>
              </w:rPr>
              <w:t>letter}{</w:t>
            </w:r>
            <w:proofErr w:type="gramEnd"/>
            <w:r w:rsidRPr="32B8416E">
              <w:rPr>
                <w:rFonts w:ascii="Tahoma" w:hAnsi="Tahoma" w:eastAsia="Tahoma" w:cs="Tahoma"/>
                <w:sz w:val="20"/>
                <w:szCs w:val="20"/>
                <w:lang w:val="en-US"/>
              </w:rPr>
              <w:t>subpackage 2 alphanumeric}</w:t>
            </w:r>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618AFEAE" w14:textId="77777777">
            <w:pPr>
              <w:spacing w:line="240" w:lineRule="auto"/>
              <w:rPr>
                <w:rFonts w:ascii="Tahoma" w:hAnsi="Tahoma" w:eastAsia="Tahoma" w:cs="Tahoma"/>
                <w:sz w:val="20"/>
                <w:szCs w:val="20"/>
              </w:rPr>
            </w:pPr>
            <w:r w:rsidRPr="32B8416E">
              <w:rPr>
                <w:rFonts w:ascii="Tahoma" w:hAnsi="Tahoma" w:eastAsia="Tahoma" w:cs="Tahoma"/>
                <w:sz w:val="20"/>
                <w:szCs w:val="20"/>
              </w:rPr>
              <w:t>3PPX1</w:t>
            </w:r>
          </w:p>
        </w:tc>
      </w:tr>
      <w:tr w:rsidR="32B8416E" w:rsidTr="457003A1" w14:paraId="4335D4DF"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15C9E78A"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paymentType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D74875D"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BB08EF2"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0D38E90D" w14:textId="77777777">
            <w:pPr>
              <w:spacing w:line="240" w:lineRule="auto"/>
              <w:rPr>
                <w:rFonts w:ascii="Tahoma" w:hAnsi="Tahoma" w:eastAsia="Tahoma" w:cs="Tahoma"/>
                <w:sz w:val="20"/>
                <w:szCs w:val="20"/>
              </w:rPr>
            </w:pPr>
            <w:r w:rsidRPr="32B8416E">
              <w:rPr>
                <w:rFonts w:ascii="Tahoma" w:hAnsi="Tahoma" w:eastAsia="Tahoma" w:cs="Tahoma"/>
                <w:sz w:val="20"/>
                <w:szCs w:val="20"/>
              </w:rPr>
              <w:t>The requested payment type</w:t>
            </w:r>
          </w:p>
          <w:p w:rsidR="32B8416E" w:rsidP="32B8416E" w:rsidRDefault="32B8416E" w14:paraId="4ECD036D" w14:textId="77777777">
            <w:pPr>
              <w:spacing w:line="240" w:lineRule="auto"/>
              <w:rPr>
                <w:rFonts w:ascii="Tahoma" w:hAnsi="Tahoma" w:eastAsia="Tahoma" w:cs="Tahoma"/>
                <w:sz w:val="20"/>
                <w:szCs w:val="20"/>
              </w:rPr>
            </w:pPr>
            <w:r w:rsidRPr="32B8416E">
              <w:rPr>
                <w:rFonts w:ascii="Tahoma" w:hAnsi="Tahoma" w:eastAsia="Tahoma" w:cs="Tahoma"/>
                <w:sz w:val="20"/>
                <w:szCs w:val="20"/>
              </w:rPr>
              <w:t xml:space="preserve">Example: </w:t>
            </w:r>
          </w:p>
          <w:p w:rsidR="32B8416E" w:rsidP="32B8416E" w:rsidRDefault="4673B72F" w14:paraId="4FCD9BFE" w14:textId="11CF3548">
            <w:pPr>
              <w:spacing w:line="240" w:lineRule="auto"/>
              <w:rPr>
                <w:rFonts w:ascii="Tahoma" w:hAnsi="Tahoma" w:eastAsia="Tahoma" w:cs="Tahoma"/>
                <w:sz w:val="20"/>
                <w:szCs w:val="20"/>
              </w:rPr>
            </w:pPr>
            <w:r w:rsidRPr="74633B5D">
              <w:rPr>
                <w:rFonts w:ascii="Tahoma" w:hAnsi="Tahoma" w:eastAsia="Tahoma" w:cs="Tahoma"/>
                <w:sz w:val="20"/>
                <w:szCs w:val="20"/>
              </w:rPr>
              <w:t xml:space="preserve">• </w:t>
            </w:r>
            <w:r w:rsidRPr="74633B5D" w:rsidR="670D81F4">
              <w:rPr>
                <w:rFonts w:ascii="Tahoma" w:hAnsi="Tahoma" w:eastAsia="Tahoma" w:cs="Tahoma"/>
                <w:sz w:val="20"/>
                <w:szCs w:val="20"/>
              </w:rPr>
              <w:t>Pre-paid</w:t>
            </w:r>
          </w:p>
          <w:p w:rsidR="32B8416E" w:rsidP="32B8416E" w:rsidRDefault="4673B72F" w14:paraId="1CF49C4C" w14:textId="4323A2CE">
            <w:pPr>
              <w:spacing w:line="240" w:lineRule="auto"/>
              <w:rPr>
                <w:rFonts w:ascii="Tahoma" w:hAnsi="Tahoma" w:eastAsia="Tahoma" w:cs="Tahoma"/>
                <w:sz w:val="20"/>
                <w:szCs w:val="20"/>
              </w:rPr>
            </w:pPr>
            <w:r w:rsidRPr="74633B5D">
              <w:rPr>
                <w:rFonts w:ascii="Tahoma" w:hAnsi="Tahoma" w:eastAsia="Tahoma" w:cs="Tahoma"/>
                <w:sz w:val="20"/>
                <w:szCs w:val="20"/>
              </w:rPr>
              <w:t xml:space="preserve">• </w:t>
            </w:r>
            <w:r w:rsidRPr="74633B5D" w:rsidR="16EF89F5">
              <w:rPr>
                <w:rFonts w:ascii="Tahoma" w:hAnsi="Tahoma" w:eastAsia="Tahoma" w:cs="Tahoma"/>
                <w:sz w:val="20"/>
                <w:szCs w:val="20"/>
              </w:rPr>
              <w:t>Post-paid</w:t>
            </w:r>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74633B5D" w:rsidRDefault="04634D06" w14:paraId="7A2D927B" w14:textId="1EF57B15">
            <w:pPr>
              <w:spacing w:line="240" w:lineRule="auto"/>
            </w:pPr>
            <w:r w:rsidRPr="74633B5D">
              <w:rPr>
                <w:rFonts w:ascii="Tahoma" w:hAnsi="Tahoma" w:eastAsia="Tahoma" w:cs="Tahoma"/>
                <w:sz w:val="20"/>
                <w:szCs w:val="20"/>
              </w:rPr>
              <w:t>Pre-paid</w:t>
            </w:r>
          </w:p>
        </w:tc>
      </w:tr>
      <w:tr w:rsidR="125CA171" w:rsidTr="457003A1" w14:paraId="3CDBE9ED"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28E70181" w:rsidP="125CA171" w:rsidRDefault="28E70181" w14:paraId="78C84574" w14:textId="7EE5A16F">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pin1</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2FB96E15" w14:textId="32FD447A">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74942D1C" w14:textId="441C6720">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6F100085" w:rsidP="7DCD0C83" w:rsidRDefault="6F100085" w14:paraId="26D4FED4" w14:textId="1776FCCF">
            <w:pPr>
              <w:spacing w:line="240" w:lineRule="auto"/>
              <w:rPr>
                <w:rFonts w:ascii="Tahoma" w:hAnsi="Tahoma" w:eastAsia="Tahoma" w:cs="Tahoma"/>
                <w:color w:val="000000" w:themeColor="text1"/>
                <w:sz w:val="20"/>
                <w:szCs w:val="20"/>
                <w:lang w:val="en-US"/>
              </w:rPr>
            </w:pPr>
            <w:r w:rsidRPr="7DCD0C83">
              <w:rPr>
                <w:rStyle w:val="normaltextrun"/>
                <w:rFonts w:ascii="Tahoma" w:hAnsi="Tahoma" w:eastAsia="Tahoma" w:cs="Tahoma"/>
                <w:color w:val="000000" w:themeColor="text1"/>
                <w:sz w:val="20"/>
                <w:szCs w:val="20"/>
                <w:lang w:val="en-US"/>
              </w:rPr>
              <w:t xml:space="preserve">This is the primary PIN associated with a SIM card. It is used to protect access to basic functionalities of the SIM card, such as making phone calls, sending SMS messages, and accessing mobile data services. Whenever the device is powered </w:t>
            </w:r>
            <w:proofErr w:type="gramStart"/>
            <w:r w:rsidRPr="7DCD0C83">
              <w:rPr>
                <w:rStyle w:val="normaltextrun"/>
                <w:rFonts w:ascii="Tahoma" w:hAnsi="Tahoma" w:eastAsia="Tahoma" w:cs="Tahoma"/>
                <w:color w:val="000000" w:themeColor="text1"/>
                <w:sz w:val="20"/>
                <w:szCs w:val="20"/>
                <w:lang w:val="en-US"/>
              </w:rPr>
              <w:t>on</w:t>
            </w:r>
            <w:proofErr w:type="gramEnd"/>
            <w:r w:rsidRPr="7DCD0C83">
              <w:rPr>
                <w:rStyle w:val="normaltextrun"/>
                <w:rFonts w:ascii="Tahoma" w:hAnsi="Tahoma" w:eastAsia="Tahoma" w:cs="Tahoma"/>
                <w:color w:val="000000" w:themeColor="text1"/>
                <w:sz w:val="20"/>
                <w:szCs w:val="20"/>
                <w:lang w:val="en-US"/>
              </w:rPr>
              <w:t xml:space="preserve"> or the SIM card is</w:t>
            </w:r>
            <w:r w:rsidRPr="7DCD0C83">
              <w:rPr>
                <w:rStyle w:val="eop"/>
                <w:rFonts w:ascii="Tahoma" w:hAnsi="Tahoma" w:eastAsia="Tahoma" w:cs="Tahoma"/>
                <w:color w:val="000000" w:themeColor="text1"/>
                <w:sz w:val="20"/>
                <w:szCs w:val="20"/>
                <w:lang w:val="en-US"/>
              </w:rPr>
              <w:t> </w:t>
            </w:r>
          </w:p>
          <w:p w:rsidR="6F100085" w:rsidP="125CA171" w:rsidRDefault="6F100085" w14:paraId="2A89A87E" w14:textId="44D622D6">
            <w:pPr>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rPr>
              <w:t>inserted, the user typically needs to enter the PIN1 to unlock the SIM card and gain access to these basic services </w:t>
            </w:r>
          </w:p>
        </w:tc>
        <w:tc>
          <w:tcPr>
            <w:tcW w:w="1701" w:type="dxa"/>
            <w:tcBorders>
              <w:top w:val="single" w:color="000000" w:themeColor="text1" w:sz="4" w:space="0"/>
              <w:left w:val="nil"/>
              <w:bottom w:val="single" w:color="000000" w:themeColor="text1" w:sz="4" w:space="0"/>
              <w:right w:val="single" w:color="000000" w:themeColor="text1" w:sz="4" w:space="0"/>
            </w:tcBorders>
          </w:tcPr>
          <w:p w:rsidR="774D4FC0" w:rsidP="125CA171" w:rsidRDefault="774D4FC0" w14:paraId="087900B5" w14:textId="27C5354B">
            <w:pPr>
              <w:spacing w:line="240" w:lineRule="auto"/>
              <w:rPr>
                <w:rFonts w:ascii="Tahoma" w:hAnsi="Tahoma" w:eastAsia="Tahoma" w:cs="Tahoma"/>
                <w:sz w:val="20"/>
                <w:szCs w:val="20"/>
              </w:rPr>
            </w:pPr>
            <w:r w:rsidRPr="125CA171">
              <w:rPr>
                <w:rFonts w:ascii="Tahoma" w:hAnsi="Tahoma" w:eastAsia="Tahoma" w:cs="Tahoma"/>
                <w:sz w:val="20"/>
                <w:szCs w:val="20"/>
              </w:rPr>
              <w:t>1234</w:t>
            </w:r>
          </w:p>
        </w:tc>
      </w:tr>
      <w:tr w:rsidR="125CA171" w:rsidTr="457003A1" w14:paraId="28340B6E"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28E70181" w:rsidP="125CA171" w:rsidRDefault="28E70181" w14:paraId="7ABE0D1F" w14:textId="201F6587">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pin2</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533D75B3"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4CC2EFFF"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6A6A0FE4" w:rsidP="125CA171" w:rsidRDefault="6A6A0FE4" w14:paraId="69F077CD" w14:textId="43463686">
            <w:pPr>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lang w:val="en-US"/>
              </w:rPr>
              <w:t>This is a secondary PIN used to secure access to more sensitive or advanced functionalities on the SIM card. It is primarily used for accessing functions related to the SIM card's supplementary services, such as call forwarding, call barring, changing the PIN1, and accessing the fixed dialing list (FDN). PIN2 is required when performing operations that may have a greater impact on the subscriber's account or privacy</w:t>
            </w:r>
            <w:r w:rsidRPr="125CA171">
              <w:rPr>
                <w:rStyle w:val="eop"/>
                <w:rFonts w:ascii="Tahoma" w:hAnsi="Tahoma" w:eastAsia="Tahoma" w:cs="Tahoma"/>
                <w:color w:val="000000" w:themeColor="text1"/>
                <w:sz w:val="20"/>
                <w:szCs w:val="20"/>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099A299A" w:rsidP="125CA171" w:rsidRDefault="099A299A" w14:paraId="424750F1" w14:textId="760FDB64">
            <w:pPr>
              <w:spacing w:line="240" w:lineRule="auto"/>
              <w:rPr>
                <w:rFonts w:ascii="Tahoma" w:hAnsi="Tahoma" w:eastAsia="Tahoma" w:cs="Tahoma"/>
                <w:sz w:val="20"/>
                <w:szCs w:val="20"/>
              </w:rPr>
            </w:pPr>
            <w:r w:rsidRPr="125CA171">
              <w:rPr>
                <w:rFonts w:ascii="Tahoma" w:hAnsi="Tahoma" w:eastAsia="Tahoma" w:cs="Tahoma"/>
                <w:sz w:val="20"/>
                <w:szCs w:val="20"/>
              </w:rPr>
              <w:t>2412</w:t>
            </w:r>
          </w:p>
        </w:tc>
      </w:tr>
      <w:tr w:rsidR="32B8416E" w:rsidTr="457003A1" w14:paraId="0F178278"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6E89A1EE" w:rsidP="32B8416E" w:rsidRDefault="6E89A1EE" w14:paraId="280E4E54" w14:textId="35200844">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prepNo</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6E89A1EE" w:rsidP="32B8416E" w:rsidRDefault="6E89A1EE" w14:paraId="6266B65F" w14:textId="32FD447A">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6E89A1EE" w:rsidP="32B8416E" w:rsidRDefault="6E89A1EE" w14:paraId="6CBDF4B5" w14:textId="441C6720">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EEB811F"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 xml:space="preserve">A unique, running </w:t>
            </w:r>
            <w:proofErr w:type="spellStart"/>
            <w:r w:rsidRPr="32B8416E">
              <w:rPr>
                <w:rFonts w:ascii="Tahoma" w:hAnsi="Tahoma" w:eastAsia="Tahoma" w:cs="Tahoma"/>
                <w:sz w:val="20"/>
                <w:szCs w:val="20"/>
                <w:lang w:val="en-US"/>
              </w:rPr>
              <w:t>pakage</w:t>
            </w:r>
            <w:proofErr w:type="spellEnd"/>
            <w:r w:rsidRPr="32B8416E">
              <w:rPr>
                <w:rFonts w:ascii="Tahoma" w:hAnsi="Tahoma" w:eastAsia="Tahoma" w:cs="Tahoma"/>
                <w:sz w:val="20"/>
                <w:szCs w:val="20"/>
                <w:lang w:val="en-US"/>
              </w:rPr>
              <w:t xml:space="preserve"> number reference the SIM package number in Plugin system.</w:t>
            </w:r>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7C248CBA" w14:textId="77777777">
            <w:pPr>
              <w:spacing w:line="240" w:lineRule="auto"/>
              <w:rPr>
                <w:rFonts w:ascii="Tahoma" w:hAnsi="Tahoma" w:eastAsia="Tahoma" w:cs="Tahoma"/>
                <w:sz w:val="20"/>
                <w:szCs w:val="20"/>
              </w:rPr>
            </w:pPr>
            <w:r w:rsidRPr="32B8416E">
              <w:rPr>
                <w:rFonts w:ascii="Tahoma" w:hAnsi="Tahoma" w:eastAsia="Tahoma" w:cs="Tahoma"/>
                <w:sz w:val="20"/>
                <w:szCs w:val="20"/>
              </w:rPr>
              <w:t>9060344190</w:t>
            </w:r>
          </w:p>
        </w:tc>
      </w:tr>
      <w:tr w:rsidR="32B8416E" w:rsidTr="457003A1" w14:paraId="11A049CC"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7EB57160"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prevLocationCode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5B1A8224"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BBAF462"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46D9B39E"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The previous location code</w:t>
            </w:r>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5346139C" w14:textId="77777777">
            <w:pPr>
              <w:spacing w:line="240" w:lineRule="auto"/>
              <w:rPr>
                <w:rFonts w:ascii="Tahoma" w:hAnsi="Tahoma" w:eastAsia="Tahoma" w:cs="Tahoma"/>
                <w:sz w:val="20"/>
                <w:szCs w:val="20"/>
              </w:rPr>
            </w:pPr>
            <w:r w:rsidRPr="32B8416E">
              <w:rPr>
                <w:rFonts w:ascii="Tahoma" w:hAnsi="Tahoma" w:eastAsia="Tahoma" w:cs="Tahoma"/>
                <w:sz w:val="20"/>
                <w:szCs w:val="20"/>
              </w:rPr>
              <w:t>1004</w:t>
            </w:r>
          </w:p>
        </w:tc>
      </w:tr>
      <w:tr w:rsidR="32B8416E" w:rsidTr="457003A1" w14:paraId="3A66CA65"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1B51A68F"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prevStatus</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AAA9358"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54103182"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05104B2E"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The previous sim state before it was last modified</w:t>
            </w:r>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20A7C939" w14:textId="77777777">
            <w:pPr>
              <w:spacing w:line="240" w:lineRule="auto"/>
              <w:rPr>
                <w:rFonts w:ascii="Tahoma" w:hAnsi="Tahoma" w:eastAsia="Tahoma" w:cs="Tahoma"/>
                <w:sz w:val="20"/>
                <w:szCs w:val="20"/>
              </w:rPr>
            </w:pPr>
            <w:r w:rsidRPr="32B8416E">
              <w:rPr>
                <w:rFonts w:ascii="Tahoma" w:hAnsi="Tahoma" w:eastAsia="Tahoma" w:cs="Tahoma"/>
                <w:sz w:val="20"/>
                <w:szCs w:val="20"/>
              </w:rPr>
              <w:t>Available</w:t>
            </w:r>
          </w:p>
        </w:tc>
      </w:tr>
      <w:tr w:rsidR="32B8416E" w:rsidTr="457003A1" w14:paraId="386B5BF7"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45D07C1E"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prevSourceCode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61C1D39A"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60A3DC8"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6190462"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 xml:space="preserve">The latest </w:t>
            </w:r>
            <w:proofErr w:type="spellStart"/>
            <w:r w:rsidRPr="32B8416E">
              <w:rPr>
                <w:rFonts w:ascii="Tahoma" w:hAnsi="Tahoma" w:eastAsia="Tahoma" w:cs="Tahoma"/>
                <w:sz w:val="20"/>
                <w:szCs w:val="20"/>
                <w:lang w:val="en-US"/>
              </w:rPr>
              <w:t>sourceCode</w:t>
            </w:r>
            <w:proofErr w:type="spellEnd"/>
            <w:r w:rsidRPr="32B8416E">
              <w:rPr>
                <w:rFonts w:ascii="Tahoma" w:hAnsi="Tahoma" w:eastAsia="Tahoma" w:cs="Tahoma"/>
                <w:sz w:val="20"/>
                <w:szCs w:val="20"/>
                <w:lang w:val="en-US"/>
              </w:rPr>
              <w:t xml:space="preserve">. Is set on </w:t>
            </w:r>
            <w:proofErr w:type="spellStart"/>
            <w:r w:rsidRPr="32B8416E">
              <w:rPr>
                <w:rFonts w:ascii="Tahoma" w:hAnsi="Tahoma" w:eastAsia="Tahoma" w:cs="Tahoma"/>
                <w:sz w:val="20"/>
                <w:szCs w:val="20"/>
                <w:lang w:val="en-US"/>
              </w:rPr>
              <w:t>prematch</w:t>
            </w:r>
            <w:proofErr w:type="spellEnd"/>
            <w:r w:rsidRPr="32B8416E">
              <w:rPr>
                <w:rFonts w:ascii="Tahoma" w:hAnsi="Tahoma" w:eastAsia="Tahoma" w:cs="Tahoma"/>
                <w:sz w:val="20"/>
                <w:szCs w:val="20"/>
                <w:lang w:val="en-US"/>
              </w:rPr>
              <w:t xml:space="preserve"> (depending on package).</w:t>
            </w:r>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3C61AD17" w14:textId="77777777">
            <w:pPr>
              <w:spacing w:line="240" w:lineRule="auto"/>
              <w:rPr>
                <w:rFonts w:ascii="Tahoma" w:hAnsi="Tahoma" w:eastAsia="Tahoma" w:cs="Tahoma"/>
                <w:sz w:val="20"/>
                <w:szCs w:val="20"/>
              </w:rPr>
            </w:pPr>
            <w:r w:rsidRPr="32B8416E">
              <w:rPr>
                <w:rFonts w:ascii="Tahoma" w:hAnsi="Tahoma" w:eastAsia="Tahoma" w:cs="Tahoma"/>
                <w:sz w:val="20"/>
                <w:szCs w:val="20"/>
              </w:rPr>
              <w:t>S1</w:t>
            </w:r>
          </w:p>
        </w:tc>
      </w:tr>
      <w:tr w:rsidR="32B8416E" w:rsidTr="457003A1" w14:paraId="06784522"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7AAFDAEF"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prevUsageType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6177DF2C"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555CAFA1"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1BDA42E"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 xml:space="preserve">The latest </w:t>
            </w:r>
            <w:proofErr w:type="spellStart"/>
            <w:r w:rsidRPr="32B8416E">
              <w:rPr>
                <w:rFonts w:ascii="Tahoma" w:hAnsi="Tahoma" w:eastAsia="Tahoma" w:cs="Tahoma"/>
                <w:sz w:val="20"/>
                <w:szCs w:val="20"/>
                <w:lang w:val="en-US"/>
              </w:rPr>
              <w:t>usageType</w:t>
            </w:r>
            <w:proofErr w:type="spellEnd"/>
            <w:r w:rsidRPr="32B8416E">
              <w:rPr>
                <w:rFonts w:ascii="Tahoma" w:hAnsi="Tahoma" w:eastAsia="Tahoma" w:cs="Tahoma"/>
                <w:sz w:val="20"/>
                <w:szCs w:val="20"/>
                <w:lang w:val="en-US"/>
              </w:rPr>
              <w:t xml:space="preserve">. User on MO such as during Perso SIM (may be IMSI </w:t>
            </w:r>
            <w:proofErr w:type="spellStart"/>
            <w:r w:rsidRPr="32B8416E">
              <w:rPr>
                <w:rFonts w:ascii="Tahoma" w:hAnsi="Tahoma" w:eastAsia="Tahoma" w:cs="Tahoma"/>
                <w:sz w:val="20"/>
                <w:szCs w:val="20"/>
                <w:lang w:val="en-US"/>
              </w:rPr>
              <w:t>usageType</w:t>
            </w:r>
            <w:proofErr w:type="spellEnd"/>
            <w:r w:rsidRPr="32B8416E">
              <w:rPr>
                <w:rFonts w:ascii="Tahoma" w:hAnsi="Tahoma" w:eastAsia="Tahoma" w:cs="Tahoma"/>
                <w:sz w:val="20"/>
                <w:szCs w:val="20"/>
                <w:lang w:val="en-US"/>
              </w:rPr>
              <w:t>).</w:t>
            </w:r>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2624B631"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eSIM_Download</w:t>
            </w:r>
            <w:proofErr w:type="spellEnd"/>
          </w:p>
        </w:tc>
      </w:tr>
      <w:tr w:rsidR="32B8416E" w:rsidTr="457003A1" w14:paraId="3740F22D"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64F77D3E"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projectName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0E487829"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54C7023"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09ADB4FC"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 xml:space="preserve">The corporate project that the SIM is reserved for. </w:t>
            </w:r>
            <w:proofErr w:type="spellStart"/>
            <w:r w:rsidRPr="32B8416E">
              <w:rPr>
                <w:rFonts w:ascii="Tahoma" w:hAnsi="Tahoma" w:eastAsia="Tahoma" w:cs="Tahoma"/>
                <w:sz w:val="20"/>
                <w:szCs w:val="20"/>
                <w:lang w:val="en-US"/>
              </w:rPr>
              <w:t>Usecase</w:t>
            </w:r>
            <w:proofErr w:type="spellEnd"/>
            <w:r w:rsidRPr="32B8416E">
              <w:rPr>
                <w:rFonts w:ascii="Tahoma" w:hAnsi="Tahoma" w:eastAsia="Tahoma" w:cs="Tahoma"/>
                <w:sz w:val="20"/>
                <w:szCs w:val="20"/>
                <w:lang w:val="en-US"/>
              </w:rPr>
              <w:t xml:space="preserve">: After corporations </w:t>
            </w:r>
            <w:proofErr w:type="gramStart"/>
            <w:r w:rsidRPr="32B8416E">
              <w:rPr>
                <w:rFonts w:ascii="Tahoma" w:hAnsi="Tahoma" w:eastAsia="Tahoma" w:cs="Tahoma"/>
                <w:sz w:val="20"/>
                <w:szCs w:val="20"/>
                <w:lang w:val="en-US"/>
              </w:rPr>
              <w:t>e.g.</w:t>
            </w:r>
            <w:proofErr w:type="gramEnd"/>
            <w:r w:rsidRPr="32B8416E">
              <w:rPr>
                <w:rFonts w:ascii="Tahoma" w:hAnsi="Tahoma" w:eastAsia="Tahoma" w:cs="Tahoma"/>
                <w:sz w:val="20"/>
                <w:szCs w:val="20"/>
                <w:lang w:val="en-US"/>
              </w:rPr>
              <w:t xml:space="preserve"> Honda signs a contract to buy 10000 SIMs for a project, then those SIMs are marked as reserved and have this </w:t>
            </w:r>
            <w:proofErr w:type="spellStart"/>
            <w:r w:rsidRPr="32B8416E">
              <w:rPr>
                <w:rFonts w:ascii="Tahoma" w:hAnsi="Tahoma" w:eastAsia="Tahoma" w:cs="Tahoma"/>
                <w:sz w:val="20"/>
                <w:szCs w:val="20"/>
                <w:lang w:val="en-US"/>
              </w:rPr>
              <w:t>projectName</w:t>
            </w:r>
            <w:proofErr w:type="spellEnd"/>
            <w:r w:rsidRPr="32B8416E">
              <w:rPr>
                <w:rFonts w:ascii="Tahoma" w:hAnsi="Tahoma" w:eastAsia="Tahoma" w:cs="Tahoma"/>
                <w:sz w:val="20"/>
                <w:szCs w:val="20"/>
                <w:lang w:val="en-US"/>
              </w:rPr>
              <w:t xml:space="preserve"> assigned. Then, the SIMs will be prepared to be delivered.</w:t>
            </w:r>
          </w:p>
          <w:p w:rsidR="32B8416E" w:rsidP="32B8416E" w:rsidRDefault="32B8416E" w14:paraId="25F90EFA"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 xml:space="preserve">Sample Values: </w:t>
            </w:r>
            <w:proofErr w:type="spellStart"/>
            <w:r w:rsidRPr="32B8416E">
              <w:rPr>
                <w:rFonts w:ascii="Tahoma" w:hAnsi="Tahoma" w:eastAsia="Tahoma" w:cs="Tahoma"/>
                <w:sz w:val="20"/>
                <w:szCs w:val="20"/>
                <w:lang w:val="en-US"/>
              </w:rPr>
              <w:t>Thaivivat</w:t>
            </w:r>
            <w:proofErr w:type="spellEnd"/>
            <w:r w:rsidRPr="32B8416E">
              <w:rPr>
                <w:rFonts w:ascii="Tahoma" w:hAnsi="Tahoma" w:eastAsia="Tahoma" w:cs="Tahoma"/>
                <w:sz w:val="20"/>
                <w:szCs w:val="20"/>
                <w:lang w:val="en-US"/>
              </w:rPr>
              <w:t>, Honda, milkyway2.5</w:t>
            </w:r>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398467CA"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Thaivivat</w:t>
            </w:r>
            <w:proofErr w:type="spellEnd"/>
          </w:p>
        </w:tc>
      </w:tr>
      <w:tr w:rsidR="125CA171" w:rsidTr="457003A1" w14:paraId="33E02C03"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EE22732" w:rsidP="125CA171" w:rsidRDefault="0EE22732" w14:paraId="4077ABB5" w14:textId="09F3D0B9">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puk1</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421A4EED" w14:textId="32FD447A">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0ED888CD" w14:textId="441C6720">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EE22732" w:rsidP="125CA171" w:rsidRDefault="0EE22732" w14:paraId="4A14B7AB" w14:textId="52356951">
            <w:pPr>
              <w:spacing w:line="240" w:lineRule="auto"/>
            </w:pPr>
            <w:r w:rsidRPr="125CA171">
              <w:rPr>
                <w:rStyle w:val="normaltextrun"/>
                <w:rFonts w:ascii="Tahoma" w:hAnsi="Tahoma" w:eastAsia="Tahoma" w:cs="Tahoma"/>
                <w:color w:val="000000" w:themeColor="text1"/>
                <w:sz w:val="19"/>
                <w:szCs w:val="19"/>
                <w:lang w:val="en-US"/>
              </w:rPr>
              <w:t xml:space="preserve">PUK1 is used to unlock the SIM card when the primary PIN (PIN1) has been entered incorrectly multiple times. When a user enters an incorrect PIN1 several times in a row (usually </w:t>
            </w:r>
            <w:r w:rsidRPr="125CA171">
              <w:rPr>
                <w:rStyle w:val="normaltextrun"/>
                <w:rFonts w:ascii="Tahoma" w:hAnsi="Tahoma" w:eastAsia="Tahoma" w:cs="Tahoma"/>
                <w:color w:val="000000" w:themeColor="text1"/>
                <w:sz w:val="19"/>
                <w:szCs w:val="19"/>
                <w:lang w:val="en-US"/>
              </w:rPr>
              <w:t>three to ten times, depending on the mobile network operator's policy), the SIM card becomes locked, and the user is prompted to enter the PUK1 to unlock it. Entering the correct PUK1 allows the user to reset the PIN1 and regain access to the SIM card's basic functionalities.</w:t>
            </w:r>
          </w:p>
        </w:tc>
        <w:tc>
          <w:tcPr>
            <w:tcW w:w="1701" w:type="dxa"/>
            <w:tcBorders>
              <w:top w:val="single" w:color="000000" w:themeColor="text1" w:sz="4" w:space="0"/>
              <w:left w:val="nil"/>
              <w:bottom w:val="single" w:color="000000" w:themeColor="text1" w:sz="4" w:space="0"/>
              <w:right w:val="single" w:color="000000" w:themeColor="text1" w:sz="4" w:space="0"/>
            </w:tcBorders>
          </w:tcPr>
          <w:p w:rsidR="7EF95545" w:rsidP="125CA171" w:rsidRDefault="7EF95545" w14:paraId="5FACA908" w14:textId="28FE2FBE">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18295307</w:t>
            </w:r>
          </w:p>
        </w:tc>
      </w:tr>
      <w:tr w:rsidR="125CA171" w:rsidTr="457003A1" w14:paraId="7C609BA6"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EE22732" w:rsidP="125CA171" w:rsidRDefault="0EE22732" w14:paraId="3D1C55AA" w14:textId="4AE5EB57">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puk2</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41035D42"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25CA171" w:rsidP="125CA171" w:rsidRDefault="125CA171" w14:paraId="7F106765"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EE22732" w:rsidP="125CA171" w:rsidRDefault="0EE22732" w14:paraId="576B97CE" w14:textId="516B73A7">
            <w:pPr>
              <w:rPr>
                <w:rFonts w:ascii="Tahoma" w:hAnsi="Tahoma" w:eastAsia="Tahoma" w:cs="Tahoma"/>
                <w:color w:val="000000" w:themeColor="text1"/>
                <w:sz w:val="20"/>
                <w:szCs w:val="20"/>
                <w:lang w:val="en-US"/>
              </w:rPr>
            </w:pPr>
            <w:r w:rsidRPr="125CA171">
              <w:rPr>
                <w:rStyle w:val="normaltextrun"/>
                <w:rFonts w:ascii="Tahoma" w:hAnsi="Tahoma" w:eastAsia="Tahoma" w:cs="Tahoma"/>
                <w:color w:val="000000" w:themeColor="text1"/>
                <w:sz w:val="20"/>
                <w:szCs w:val="20"/>
                <w:lang w:val="en-US"/>
              </w:rPr>
              <w:t xml:space="preserve">PUK2 is used to unlock supplementary services and functions on the SIM card when the secondary PIN (PIN2) has been entered incorrectly multiple times. </w:t>
            </w:r>
            <w:proofErr w:type="gramStart"/>
            <w:r w:rsidRPr="125CA171">
              <w:rPr>
                <w:rStyle w:val="normaltextrun"/>
                <w:rFonts w:ascii="Tahoma" w:hAnsi="Tahoma" w:eastAsia="Tahoma" w:cs="Tahoma"/>
                <w:color w:val="000000" w:themeColor="text1"/>
                <w:sz w:val="20"/>
                <w:szCs w:val="20"/>
                <w:lang w:val="en-US"/>
              </w:rPr>
              <w:t>Similar to</w:t>
            </w:r>
            <w:proofErr w:type="gramEnd"/>
            <w:r w:rsidRPr="125CA171">
              <w:rPr>
                <w:rStyle w:val="normaltextrun"/>
                <w:rFonts w:ascii="Tahoma" w:hAnsi="Tahoma" w:eastAsia="Tahoma" w:cs="Tahoma"/>
                <w:color w:val="000000" w:themeColor="text1"/>
                <w:sz w:val="20"/>
                <w:szCs w:val="20"/>
                <w:lang w:val="en-US"/>
              </w:rPr>
              <w:t xml:space="preserve"> PUK1, when a user enters an incorrect PIN2 several times in a row, the SIM card may become locked, requiring the user to enter the PUK2 to unlock access to functions such as call barring, call forwarding, and the fixed dialing list (FDN).</w:t>
            </w:r>
            <w:r w:rsidRPr="125CA171">
              <w:rPr>
                <w:rStyle w:val="eop"/>
                <w:rFonts w:ascii="Tahoma" w:hAnsi="Tahoma" w:eastAsia="Tahoma" w:cs="Tahoma"/>
                <w:color w:val="000000" w:themeColor="text1"/>
                <w:sz w:val="20"/>
                <w:szCs w:val="20"/>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2A921686" w:rsidP="125CA171" w:rsidRDefault="2A921686" w14:paraId="158E6A8A" w14:textId="24860135">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12965991</w:t>
            </w:r>
          </w:p>
        </w:tc>
      </w:tr>
      <w:tr w:rsidR="125CA171" w:rsidTr="457003A1" w14:paraId="2B5D306C"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EE22732" w:rsidP="125CA171" w:rsidRDefault="0EE22732" w14:paraId="111F9B30" w14:textId="714A65FF">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qrCode</w:t>
            </w:r>
            <w:r w:rsidRPr="125CA171" w:rsidR="2BB0D4BD">
              <w:rPr>
                <w:rFonts w:ascii="Tahoma" w:hAnsi="Tahoma" w:eastAsia="Tahoma" w:cs="Tahoma"/>
                <w:sz w:val="20"/>
                <w:szCs w:val="20"/>
                <w:lang w:val="en-US"/>
              </w:rPr>
              <w:t>Info</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EE22732" w:rsidP="125CA171" w:rsidRDefault="0EE22732" w14:paraId="65F24E88" w14:textId="6B9147D4">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EE22732" w:rsidP="125CA171" w:rsidRDefault="0EE22732" w14:paraId="673D6739" w14:textId="678C44B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48ADD48A" w:rsidP="125CA171" w:rsidRDefault="48ADD48A" w14:paraId="1E28FFB8" w14:textId="0ABFB7B6">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 xml:space="preserve">Contains QR Code information used to download the </w:t>
            </w:r>
            <w:proofErr w:type="spellStart"/>
            <w:r w:rsidRPr="125CA171">
              <w:rPr>
                <w:rFonts w:ascii="Tahoma" w:hAnsi="Tahoma" w:eastAsia="Tahoma" w:cs="Tahoma"/>
                <w:sz w:val="20"/>
                <w:szCs w:val="20"/>
                <w:lang w:val="en-US"/>
              </w:rPr>
              <w:t>eSIM</w:t>
            </w:r>
            <w:proofErr w:type="spellEnd"/>
            <w:r w:rsidRPr="125CA171">
              <w:rPr>
                <w:rFonts w:ascii="Tahoma" w:hAnsi="Tahoma" w:eastAsia="Tahoma" w:cs="Tahoma"/>
                <w:sz w:val="20"/>
                <w:szCs w:val="20"/>
                <w:lang w:val="en-US"/>
              </w:rPr>
              <w:t xml:space="preserve"> profile. Is acquired along with the </w:t>
            </w:r>
            <w:proofErr w:type="spellStart"/>
            <w:r w:rsidRPr="125CA171">
              <w:rPr>
                <w:rFonts w:ascii="Tahoma" w:hAnsi="Tahoma" w:eastAsia="Tahoma" w:cs="Tahoma"/>
                <w:sz w:val="20"/>
                <w:szCs w:val="20"/>
                <w:lang w:val="en-US"/>
              </w:rPr>
              <w:t>eSIM</w:t>
            </w:r>
            <w:proofErr w:type="spellEnd"/>
            <w:r w:rsidRPr="125CA171">
              <w:rPr>
                <w:rFonts w:ascii="Tahoma" w:hAnsi="Tahoma" w:eastAsia="Tahoma" w:cs="Tahoma"/>
                <w:sz w:val="20"/>
                <w:szCs w:val="20"/>
                <w:lang w:val="en-US"/>
              </w:rPr>
              <w:t xml:space="preserve"> when bought from vendor (ECP). Unique to </w:t>
            </w:r>
            <w:proofErr w:type="spellStart"/>
            <w:r w:rsidRPr="125CA171">
              <w:rPr>
                <w:rFonts w:ascii="Tahoma" w:hAnsi="Tahoma" w:eastAsia="Tahoma" w:cs="Tahoma"/>
                <w:sz w:val="20"/>
                <w:szCs w:val="20"/>
                <w:lang w:val="en-US"/>
              </w:rPr>
              <w:t>eSIMs</w:t>
            </w:r>
            <w:proofErr w:type="spellEnd"/>
            <w:r w:rsidRPr="125CA171">
              <w:rPr>
                <w:rFonts w:ascii="Tahoma" w:hAnsi="Tahoma" w:eastAsia="Tahoma" w:cs="Tahoma"/>
                <w:sz w:val="20"/>
                <w:szCs w:val="20"/>
                <w:lang w:val="en-US"/>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48ADD48A" w:rsidP="125CA171" w:rsidRDefault="48ADD48A" w14:paraId="2E0D5229" w14:textId="13DDF048">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LPA:1$ais.eastcompeace.com$02213695430F428795EE602337C2D291</w:t>
            </w:r>
          </w:p>
        </w:tc>
      </w:tr>
      <w:tr w:rsidR="125CA171" w:rsidTr="457003A1" w14:paraId="0E9A51AF"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48ADD48A" w:rsidP="125CA171" w:rsidRDefault="48ADD48A" w14:paraId="3F2E087D" w14:textId="792C15CD">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reason</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48ADD48A" w:rsidP="125CA171" w:rsidRDefault="48ADD48A" w14:paraId="74A0A1A5" w14:textId="25BB1746">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48ADD48A" w:rsidP="125CA171" w:rsidRDefault="48ADD48A" w14:paraId="75149909" w14:textId="4E8AE4DC">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48ADD48A" w:rsidP="125CA171" w:rsidRDefault="48ADD48A" w14:paraId="055C9CA0" w14:textId="5565A2E3">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Free text reason on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48ADD48A" w:rsidP="125CA171" w:rsidRDefault="48ADD48A" w14:paraId="0A2E8A1D" w14:textId="523227DB">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w:t>
            </w:r>
          </w:p>
        </w:tc>
      </w:tr>
      <w:tr w:rsidR="004F0BC1" w:rsidTr="457003A1" w14:paraId="00B5E998"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F0BC1" w:rsidP="00D116FF" w:rsidRDefault="004F0BC1" w14:paraId="092C6170"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receivedBy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06A2AE87"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2A0E244C" w14:textId="77777777">
            <w:pPr>
              <w:spacing w:line="240" w:lineRule="auto"/>
              <w:rPr>
                <w:rFonts w:ascii="Tahoma" w:hAnsi="Tahoma" w:eastAsia="Tahoma" w:cs="Tahoma"/>
                <w:sz w:val="20"/>
                <w:szCs w:val="20"/>
              </w:rPr>
            </w:pPr>
            <w:r w:rsidRPr="00F46B80">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7B93345F" w14:textId="77777777">
            <w:pPr>
              <w:spacing w:line="240" w:lineRule="auto"/>
              <w:rPr>
                <w:rFonts w:ascii="Tahoma" w:hAnsi="Tahoma" w:eastAsia="Tahoma" w:cs="Tahoma"/>
                <w:sz w:val="20"/>
                <w:szCs w:val="20"/>
              </w:rPr>
            </w:pPr>
            <w:r>
              <w:rPr>
                <w:rFonts w:ascii="Tahoma" w:hAnsi="Tahoma" w:eastAsia="Tahoma" w:cs="Tahoma"/>
                <w:sz w:val="20"/>
                <w:szCs w:val="20"/>
              </w:rPr>
              <w:t>The AIS shop that received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004F0BC1" w:rsidP="00D116FF" w:rsidRDefault="004F0BC1" w14:paraId="594D2CA0" w14:textId="77777777">
            <w:pPr>
              <w:spacing w:line="240" w:lineRule="auto"/>
              <w:rPr>
                <w:rFonts w:ascii="Tahoma" w:hAnsi="Tahoma" w:eastAsia="Tahoma" w:cs="Tahoma"/>
                <w:sz w:val="20"/>
                <w:szCs w:val="20"/>
              </w:rPr>
            </w:pPr>
            <w:r>
              <w:rPr>
                <w:rFonts w:ascii="Tahoma" w:hAnsi="Tahoma" w:eastAsia="Tahoma" w:cs="Tahoma"/>
                <w:sz w:val="20"/>
                <w:szCs w:val="20"/>
              </w:rPr>
              <w:t>AIS Shop 1</w:t>
            </w:r>
          </w:p>
        </w:tc>
      </w:tr>
      <w:tr w:rsidR="004F0BC1" w:rsidTr="457003A1" w14:paraId="4EE58107"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F0BC1" w:rsidP="00D116FF" w:rsidRDefault="004F0BC1" w14:paraId="5DCF1C2C"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receivedDate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6D78A76A"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48BB743C" w14:textId="77777777">
            <w:pPr>
              <w:spacing w:line="240" w:lineRule="auto"/>
              <w:rPr>
                <w:rFonts w:ascii="Tahoma" w:hAnsi="Tahoma" w:eastAsia="Tahoma" w:cs="Tahoma"/>
                <w:sz w:val="20"/>
                <w:szCs w:val="20"/>
              </w:rPr>
            </w:pPr>
            <w:r>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5A66FCD5" w14:textId="77777777">
            <w:pPr>
              <w:spacing w:line="240" w:lineRule="auto"/>
              <w:rPr>
                <w:rFonts w:ascii="Tahoma" w:hAnsi="Tahoma" w:eastAsia="Tahoma" w:cs="Tahoma"/>
                <w:sz w:val="20"/>
                <w:szCs w:val="20"/>
              </w:rPr>
            </w:pPr>
            <w:r>
              <w:rPr>
                <w:rFonts w:ascii="Tahoma" w:hAnsi="Tahoma" w:eastAsia="Tahoma" w:cs="Tahoma"/>
                <w:sz w:val="20"/>
                <w:szCs w:val="20"/>
              </w:rPr>
              <w:t>The date in which the SIM was received at the shop</w:t>
            </w:r>
          </w:p>
          <w:p w:rsidR="004F0BC1" w:rsidP="7F98CED1" w:rsidRDefault="004F0BC1" w14:paraId="3BFE6BD1" w14:textId="77777777">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4F0BC1" w:rsidP="00D116FF" w:rsidRDefault="004F0BC1" w14:paraId="2A7B151B" w14:textId="77777777">
            <w:pPr>
              <w:spacing w:line="240" w:lineRule="auto"/>
              <w:rPr>
                <w:rFonts w:ascii="Tahoma" w:hAnsi="Tahoma" w:eastAsia="Tahoma" w:cs="Tahoma"/>
                <w:sz w:val="20"/>
                <w:szCs w:val="20"/>
              </w:rPr>
            </w:pPr>
            <w:r w:rsidRPr="00674CE8">
              <w:rPr>
                <w:rFonts w:ascii="Calibri" w:hAnsi="Calibri" w:cs="Calibri"/>
                <w:color w:val="000000"/>
                <w:szCs w:val="20"/>
                <w:lang w:val="en-GB"/>
              </w:rPr>
              <w:t>2020-06-18T17:24:53Z</w:t>
            </w:r>
          </w:p>
        </w:tc>
      </w:tr>
      <w:tr w:rsidR="004F0BC1" w:rsidTr="457003A1" w14:paraId="0ACDC2E0"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F0BC1" w:rsidP="00D116FF" w:rsidRDefault="004F0BC1" w14:paraId="5593C9AD"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rejectedBy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21ACCD6A"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7D510DA2"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2984ED8C" w14:textId="77777777">
            <w:pPr>
              <w:spacing w:line="240" w:lineRule="auto"/>
              <w:rPr>
                <w:rFonts w:ascii="Tahoma" w:hAnsi="Tahoma" w:eastAsia="Tahoma" w:cs="Tahoma"/>
                <w:sz w:val="20"/>
                <w:szCs w:val="20"/>
              </w:rPr>
            </w:pPr>
            <w:r>
              <w:rPr>
                <w:rFonts w:ascii="Tahoma" w:hAnsi="Tahoma" w:eastAsia="Tahoma" w:cs="Tahoma"/>
                <w:sz w:val="20"/>
                <w:szCs w:val="20"/>
              </w:rPr>
              <w:t>The username that rejected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004F0BC1" w:rsidP="7F98CED1" w:rsidRDefault="004F0BC1" w14:paraId="6B99EAB3" w14:textId="77777777">
            <w:pPr>
              <w:spacing w:line="240" w:lineRule="auto"/>
              <w:rPr>
                <w:rFonts w:ascii="Tahoma" w:hAnsi="Tahoma" w:eastAsia="Tahoma" w:cs="Tahoma"/>
                <w:sz w:val="20"/>
                <w:szCs w:val="20"/>
                <w:lang w:val="en-US"/>
              </w:rPr>
            </w:pPr>
            <w:proofErr w:type="spellStart"/>
            <w:r w:rsidRPr="7F98CED1">
              <w:rPr>
                <w:rFonts w:ascii="Tahoma" w:hAnsi="Tahoma" w:eastAsia="Tahoma" w:cs="Tahoma"/>
                <w:sz w:val="20"/>
                <w:szCs w:val="20"/>
                <w:lang w:val="en-US"/>
              </w:rPr>
              <w:t>phxusr</w:t>
            </w:r>
            <w:proofErr w:type="spellEnd"/>
          </w:p>
        </w:tc>
      </w:tr>
      <w:tr w:rsidR="004F0BC1" w:rsidTr="457003A1" w14:paraId="7F6BB249"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F0BC1" w:rsidP="00D116FF" w:rsidRDefault="004F0BC1" w14:paraId="12B9C9CB"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rejectedDate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7C7F2FFB"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3660BC13" w14:textId="77777777">
            <w:pPr>
              <w:spacing w:line="240" w:lineRule="auto"/>
              <w:rPr>
                <w:rFonts w:ascii="Tahoma" w:hAnsi="Tahoma" w:eastAsia="Tahoma" w:cs="Tahoma"/>
                <w:sz w:val="20"/>
                <w:szCs w:val="20"/>
              </w:rPr>
            </w:pPr>
            <w:r>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381C038A" w14:textId="77777777">
            <w:pPr>
              <w:spacing w:line="240" w:lineRule="auto"/>
              <w:rPr>
                <w:rFonts w:ascii="Tahoma" w:hAnsi="Tahoma" w:eastAsia="Tahoma" w:cs="Tahoma"/>
                <w:sz w:val="20"/>
                <w:szCs w:val="20"/>
              </w:rPr>
            </w:pPr>
            <w:r>
              <w:rPr>
                <w:rFonts w:ascii="Tahoma" w:hAnsi="Tahoma" w:eastAsia="Tahoma" w:cs="Tahoma"/>
                <w:sz w:val="20"/>
                <w:szCs w:val="20"/>
              </w:rPr>
              <w:t>The date the SIM was rejected</w:t>
            </w:r>
          </w:p>
          <w:p w:rsidR="004F0BC1" w:rsidP="7F98CED1" w:rsidRDefault="004F0BC1" w14:paraId="25C0886C" w14:textId="77777777">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4F0BC1" w:rsidP="00D116FF" w:rsidRDefault="004F0BC1" w14:paraId="663E4F0E" w14:textId="77777777">
            <w:pPr>
              <w:spacing w:line="240" w:lineRule="auto"/>
              <w:rPr>
                <w:rFonts w:ascii="Tahoma" w:hAnsi="Tahoma" w:eastAsia="Tahoma" w:cs="Tahoma"/>
                <w:sz w:val="20"/>
                <w:szCs w:val="20"/>
              </w:rPr>
            </w:pPr>
            <w:r w:rsidRPr="00674CE8">
              <w:rPr>
                <w:rFonts w:ascii="Calibri" w:hAnsi="Calibri" w:cs="Calibri"/>
                <w:color w:val="000000"/>
                <w:szCs w:val="20"/>
                <w:lang w:val="en-GB"/>
              </w:rPr>
              <w:t>2020-06-18T17:24:53Z</w:t>
            </w:r>
          </w:p>
        </w:tc>
      </w:tr>
      <w:tr w:rsidR="32B8416E" w:rsidTr="457003A1" w14:paraId="573101B6"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2F1D540E" w:rsidP="32B8416E" w:rsidRDefault="2F1D540E" w14:paraId="5FBBE66E" w14:textId="1CF86ECE">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remark</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2F1D540E" w:rsidP="32B8416E" w:rsidRDefault="2F1D540E" w14:paraId="633CF070" w14:textId="523B82C9">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2F1D540E" w:rsidP="32B8416E" w:rsidRDefault="2F1D540E" w14:paraId="13995481" w14:textId="099897E6">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2F1D540E" w:rsidP="32B8416E" w:rsidRDefault="2F1D540E" w14:paraId="0C7958DF" w14:textId="2026070A">
            <w:pPr>
              <w:spacing w:line="240" w:lineRule="auto"/>
              <w:rPr>
                <w:rFonts w:ascii="Tahoma" w:hAnsi="Tahoma" w:eastAsia="Tahoma" w:cs="Tahoma"/>
                <w:sz w:val="20"/>
                <w:szCs w:val="20"/>
              </w:rPr>
            </w:pPr>
            <w:r w:rsidRPr="32B8416E">
              <w:rPr>
                <w:rFonts w:ascii="Tahoma" w:hAnsi="Tahoma" w:eastAsia="Tahoma" w:cs="Tahoma"/>
                <w:sz w:val="20"/>
                <w:szCs w:val="20"/>
                <w:lang w:val="en-US"/>
              </w:rPr>
              <w:t xml:space="preserve">User inputted </w:t>
            </w:r>
            <w:r w:rsidRPr="32B8416E">
              <w:rPr>
                <w:rFonts w:ascii="Tahoma" w:hAnsi="Tahoma" w:eastAsia="Tahoma" w:cs="Tahoma"/>
                <w:sz w:val="20"/>
                <w:szCs w:val="20"/>
              </w:rPr>
              <w:t>text describing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2F1D540E" w:rsidP="32B8416E" w:rsidRDefault="2F1D540E" w14:paraId="47F5160F" w14:textId="397C5EEC">
            <w:pPr>
              <w:spacing w:line="240" w:lineRule="auto"/>
              <w:rPr>
                <w:rFonts w:ascii="Calibri" w:hAnsi="Calibri" w:cs="Calibri"/>
                <w:color w:val="000000" w:themeColor="text1"/>
                <w:lang w:val="en-GB"/>
              </w:rPr>
            </w:pPr>
            <w:r w:rsidRPr="32B8416E">
              <w:rPr>
                <w:rFonts w:ascii="Calibri" w:hAnsi="Calibri" w:cs="Calibri"/>
                <w:color w:val="000000" w:themeColor="text1"/>
                <w:lang w:val="en-GB"/>
              </w:rPr>
              <w:t>“”</w:t>
            </w:r>
          </w:p>
        </w:tc>
      </w:tr>
      <w:tr w:rsidR="3658E42F" w:rsidTr="457003A1" w14:paraId="78185C07"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4487F3AD" w:rsidP="3658E42F" w:rsidRDefault="4487F3AD" w14:paraId="77747587" w14:textId="4C6CB7D3">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removalBy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4487F3AD" w:rsidP="3658E42F" w:rsidRDefault="4487F3AD" w14:paraId="2544DA2D" w14:textId="0A98F825">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4487F3AD" w:rsidP="3658E42F" w:rsidRDefault="4487F3AD" w14:paraId="37A0FA9D" w14:textId="048EF8BA">
            <w:pPr>
              <w:spacing w:line="240" w:lineRule="auto"/>
              <w:rPr>
                <w:rFonts w:ascii="Tahoma" w:hAnsi="Tahoma" w:eastAsia="Tahoma" w:cs="Tahoma"/>
                <w:sz w:val="20"/>
                <w:szCs w:val="20"/>
              </w:rPr>
            </w:pPr>
            <w:r w:rsidRPr="3658E42F">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2A8F0794" w14:textId="26F1410B">
            <w:pPr>
              <w:spacing w:line="240" w:lineRule="auto"/>
              <w:rPr>
                <w:rFonts w:ascii="Tahoma" w:hAnsi="Tahoma" w:eastAsia="Tahoma" w:cs="Tahoma"/>
                <w:sz w:val="20"/>
                <w:szCs w:val="20"/>
              </w:rPr>
            </w:pPr>
            <w:r w:rsidRPr="3658E42F">
              <w:rPr>
                <w:rFonts w:ascii="Tahoma" w:hAnsi="Tahoma" w:eastAsia="Tahoma" w:cs="Tahoma"/>
                <w:sz w:val="20"/>
                <w:szCs w:val="20"/>
              </w:rPr>
              <w:t>The username that re</w:t>
            </w:r>
            <w:r w:rsidRPr="3658E42F" w:rsidR="04A9F12F">
              <w:rPr>
                <w:rFonts w:ascii="Tahoma" w:hAnsi="Tahoma" w:eastAsia="Tahoma" w:cs="Tahoma"/>
                <w:sz w:val="20"/>
                <w:szCs w:val="20"/>
              </w:rPr>
              <w:t xml:space="preserve">moved </w:t>
            </w:r>
            <w:r w:rsidRPr="3658E42F" w:rsidR="71B1828C">
              <w:rPr>
                <w:rFonts w:ascii="Tahoma" w:hAnsi="Tahoma" w:eastAsia="Tahoma" w:cs="Tahoma"/>
                <w:sz w:val="20"/>
                <w:szCs w:val="20"/>
              </w:rPr>
              <w:t>SIM logs from the system</w:t>
            </w:r>
          </w:p>
        </w:tc>
        <w:tc>
          <w:tcPr>
            <w:tcW w:w="1701" w:type="dxa"/>
            <w:tcBorders>
              <w:top w:val="single" w:color="000000" w:themeColor="text1" w:sz="4" w:space="0"/>
              <w:left w:val="nil"/>
              <w:bottom w:val="single" w:color="000000" w:themeColor="text1" w:sz="4" w:space="0"/>
              <w:right w:val="single" w:color="000000" w:themeColor="text1" w:sz="4" w:space="0"/>
            </w:tcBorders>
          </w:tcPr>
          <w:p w:rsidR="3658E42F" w:rsidP="3658E42F" w:rsidRDefault="3658E42F" w14:paraId="6316FE69" w14:textId="77777777">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phxusr</w:t>
            </w:r>
            <w:proofErr w:type="spellEnd"/>
          </w:p>
        </w:tc>
      </w:tr>
      <w:tr w:rsidR="3658E42F" w:rsidTr="457003A1" w14:paraId="0BEBF584"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4487F3AD" w:rsidP="3658E42F" w:rsidRDefault="4487F3AD" w14:paraId="6A191665" w14:textId="6DA37C68">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removalDate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4487F3AD" w:rsidP="3658E42F" w:rsidRDefault="4487F3AD" w14:paraId="6BFAFF15" w14:textId="63A39490">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4487F3AD" w:rsidP="3658E42F" w:rsidRDefault="4487F3AD" w14:paraId="3CD1570E" w14:textId="33E8950F">
            <w:pPr>
              <w:spacing w:line="240" w:lineRule="auto"/>
              <w:rPr>
                <w:rFonts w:ascii="Tahoma" w:hAnsi="Tahoma" w:eastAsia="Tahoma" w:cs="Tahoma"/>
                <w:sz w:val="20"/>
                <w:szCs w:val="20"/>
              </w:rPr>
            </w:pPr>
            <w:r w:rsidRPr="3658E42F">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62A7C6FF" w14:textId="42B2127F">
            <w:pPr>
              <w:spacing w:line="240" w:lineRule="auto"/>
              <w:rPr>
                <w:rFonts w:ascii="Tahoma" w:hAnsi="Tahoma" w:eastAsia="Tahoma" w:cs="Tahoma"/>
                <w:sz w:val="20"/>
                <w:szCs w:val="20"/>
              </w:rPr>
            </w:pPr>
            <w:r w:rsidRPr="3658E42F">
              <w:rPr>
                <w:rFonts w:ascii="Tahoma" w:hAnsi="Tahoma" w:eastAsia="Tahoma" w:cs="Tahoma"/>
                <w:sz w:val="20"/>
                <w:szCs w:val="20"/>
              </w:rPr>
              <w:t xml:space="preserve">The date the SIM </w:t>
            </w:r>
            <w:r w:rsidRPr="3658E42F" w:rsidR="0158634F">
              <w:rPr>
                <w:rFonts w:ascii="Tahoma" w:hAnsi="Tahoma" w:eastAsia="Tahoma" w:cs="Tahoma"/>
                <w:sz w:val="20"/>
                <w:szCs w:val="20"/>
              </w:rPr>
              <w:t xml:space="preserve">logs </w:t>
            </w:r>
            <w:r w:rsidRPr="3658E42F">
              <w:rPr>
                <w:rFonts w:ascii="Tahoma" w:hAnsi="Tahoma" w:eastAsia="Tahoma" w:cs="Tahoma"/>
                <w:sz w:val="20"/>
                <w:szCs w:val="20"/>
              </w:rPr>
              <w:t>w</w:t>
            </w:r>
            <w:r w:rsidRPr="3658E42F" w:rsidR="4E374378">
              <w:rPr>
                <w:rFonts w:ascii="Tahoma" w:hAnsi="Tahoma" w:eastAsia="Tahoma" w:cs="Tahoma"/>
                <w:sz w:val="20"/>
                <w:szCs w:val="20"/>
              </w:rPr>
              <w:t xml:space="preserve">ere </w:t>
            </w:r>
            <w:r w:rsidRPr="3658E42F">
              <w:rPr>
                <w:rFonts w:ascii="Tahoma" w:hAnsi="Tahoma" w:eastAsia="Tahoma" w:cs="Tahoma"/>
                <w:sz w:val="20"/>
                <w:szCs w:val="20"/>
              </w:rPr>
              <w:t>r</w:t>
            </w:r>
            <w:r w:rsidRPr="3658E42F" w:rsidR="208C7AC0">
              <w:rPr>
                <w:rFonts w:ascii="Tahoma" w:hAnsi="Tahoma" w:eastAsia="Tahoma" w:cs="Tahoma"/>
                <w:sz w:val="20"/>
                <w:szCs w:val="20"/>
              </w:rPr>
              <w:t>emoved</w:t>
            </w:r>
          </w:p>
          <w:p w:rsidR="3658E42F" w:rsidP="3658E42F" w:rsidRDefault="3658E42F" w14:paraId="6F6EA102" w14:textId="77777777">
            <w:pPr>
              <w:spacing w:line="240" w:lineRule="auto"/>
              <w:rPr>
                <w:rFonts w:ascii="Tahoma" w:hAnsi="Tahoma" w:eastAsia="Tahoma" w:cs="Tahoma"/>
                <w:sz w:val="20"/>
                <w:szCs w:val="20"/>
                <w:lang w:val="en-US"/>
              </w:rPr>
            </w:pPr>
            <w:r w:rsidRPr="3658E42F">
              <w:rPr>
                <w:rFonts w:ascii="Tahoma" w:hAnsi="Tahoma" w:eastAsia="Tahoma" w:cs="Tahoma"/>
                <w:b/>
                <w:bCs/>
                <w:sz w:val="20"/>
                <w:szCs w:val="20"/>
                <w:lang w:val="en-US"/>
              </w:rPr>
              <w:t>RFC3339 Format:</w:t>
            </w:r>
            <w:r w:rsidRPr="3658E42F">
              <w:rPr>
                <w:rFonts w:ascii="Tahoma" w:hAnsi="Tahoma" w:eastAsia="Tahoma" w:cs="Tahoma"/>
                <w:sz w:val="20"/>
                <w:szCs w:val="20"/>
                <w:lang w:val="en-US"/>
              </w:rPr>
              <w:t xml:space="preserve"> yyyy-MM-ddThh24:</w:t>
            </w:r>
            <w:proofErr w:type="gramStart"/>
            <w:r w:rsidRPr="3658E42F">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3658E42F" w:rsidP="3658E42F" w:rsidRDefault="3658E42F" w14:paraId="3D07AD5F" w14:textId="77777777">
            <w:pPr>
              <w:spacing w:line="240" w:lineRule="auto"/>
              <w:rPr>
                <w:rFonts w:ascii="Tahoma" w:hAnsi="Tahoma" w:eastAsia="Tahoma" w:cs="Tahoma"/>
                <w:sz w:val="20"/>
                <w:szCs w:val="20"/>
              </w:rPr>
            </w:pPr>
            <w:r w:rsidRPr="3658E42F">
              <w:rPr>
                <w:rFonts w:ascii="Calibri" w:hAnsi="Calibri" w:cs="Calibri"/>
                <w:color w:val="000000" w:themeColor="text1"/>
                <w:lang w:val="en-GB"/>
              </w:rPr>
              <w:t>2020-06-18T17:24:53Z</w:t>
            </w:r>
          </w:p>
        </w:tc>
      </w:tr>
      <w:tr w:rsidR="004F0BC1" w:rsidTr="457003A1" w14:paraId="0F471CEE"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F0BC1" w:rsidP="00D116FF" w:rsidRDefault="004F0BC1" w14:paraId="661AD326" w14:textId="548264E2">
            <w:pPr>
              <w:spacing w:line="240" w:lineRule="auto"/>
              <w:rPr>
                <w:rFonts w:ascii="Tahoma" w:hAnsi="Tahoma" w:eastAsia="Tahoma" w:cs="Tahoma"/>
                <w:sz w:val="20"/>
                <w:szCs w:val="20"/>
                <w:lang w:val="en-US"/>
              </w:rPr>
            </w:pPr>
            <w:proofErr w:type="spellStart"/>
            <w:r w:rsidRPr="0B23F7AE">
              <w:rPr>
                <w:rFonts w:ascii="Tahoma" w:hAnsi="Tahoma" w:eastAsia="Tahoma" w:cs="Tahoma"/>
                <w:sz w:val="20"/>
                <w:szCs w:val="20"/>
                <w:lang w:val="en-US"/>
              </w:rPr>
              <w:t>reportDate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2E234F58"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4F0BC1" w:rsidR="004F0BC1" w:rsidP="00D116FF" w:rsidRDefault="004F0BC1" w14:paraId="1BA7A415" w14:textId="77777777">
            <w:pPr>
              <w:spacing w:line="240" w:lineRule="auto"/>
              <w:rPr>
                <w:rFonts w:ascii="Tahoma" w:hAnsi="Tahoma" w:eastAsia="Tahoma" w:cs="Tahoma"/>
                <w:sz w:val="20"/>
                <w:szCs w:val="20"/>
              </w:rPr>
            </w:pPr>
            <w:r w:rsidRPr="7E3C46EE">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094E8D8D" w14:textId="06CA820F">
            <w:pPr>
              <w:spacing w:line="240" w:lineRule="auto"/>
              <w:rPr>
                <w:rFonts w:ascii="Tahoma" w:hAnsi="Tahoma" w:eastAsia="Tahoma" w:cs="Tahoma"/>
                <w:sz w:val="20"/>
                <w:szCs w:val="20"/>
              </w:rPr>
            </w:pPr>
            <w:r>
              <w:rPr>
                <w:rFonts w:ascii="Tahoma" w:hAnsi="Tahoma" w:eastAsia="Tahoma" w:cs="Tahoma"/>
                <w:sz w:val="20"/>
                <w:szCs w:val="20"/>
              </w:rPr>
              <w:t>The date in which the SIM record was taken to create a report for users</w:t>
            </w:r>
            <w:r w:rsidR="001D61D7">
              <w:rPr>
                <w:rFonts w:ascii="Tahoma" w:hAnsi="Tahoma" w:eastAsia="Tahoma" w:cs="Tahoma"/>
                <w:sz w:val="20"/>
                <w:szCs w:val="20"/>
              </w:rPr>
              <w:t>. Field is renamed to provide clearer context of usage.</w:t>
            </w:r>
          </w:p>
          <w:p w:rsidR="004F0BC1" w:rsidP="0B23F7AE" w:rsidRDefault="004F0BC1" w14:paraId="26687E57" w14:textId="5661FEC4">
            <w:pPr>
              <w:spacing w:line="240" w:lineRule="auto"/>
              <w:rPr>
                <w:rFonts w:ascii="Tahoma" w:hAnsi="Tahoma" w:eastAsia="Tahoma" w:cs="Tahoma"/>
                <w:sz w:val="20"/>
                <w:szCs w:val="20"/>
                <w:lang w:val="en-US"/>
              </w:rPr>
            </w:pPr>
            <w:r w:rsidRPr="0B23F7AE">
              <w:rPr>
                <w:rFonts w:ascii="Tahoma" w:hAnsi="Tahoma" w:eastAsia="Tahoma" w:cs="Tahoma"/>
                <w:b/>
                <w:bCs/>
                <w:sz w:val="20"/>
                <w:szCs w:val="20"/>
                <w:lang w:val="en-US"/>
              </w:rPr>
              <w:t>RFC3339 Format</w:t>
            </w:r>
            <w:r w:rsidRPr="0B23F7AE">
              <w:rPr>
                <w:rFonts w:ascii="Tahoma" w:hAnsi="Tahoma" w:eastAsia="Tahoma" w:cs="Tahoma"/>
                <w:sz w:val="20"/>
                <w:szCs w:val="20"/>
                <w:lang w:val="en-US"/>
              </w:rPr>
              <w:t>: yyyy-MM-ddThh24:</w:t>
            </w:r>
            <w:proofErr w:type="gramStart"/>
            <w:r w:rsidRPr="0B23F7AE">
              <w:rPr>
                <w:rFonts w:ascii="Tahoma" w:hAnsi="Tahoma" w:eastAsia="Tahoma" w:cs="Tahoma"/>
                <w:sz w:val="20"/>
                <w:szCs w:val="20"/>
                <w:lang w:val="en-US"/>
              </w:rPr>
              <w:t>mi:ssZ</w:t>
            </w:r>
            <w:proofErr w:type="gramEnd"/>
          </w:p>
          <w:p w:rsidR="004F0BC1" w:rsidP="7F98CED1" w:rsidRDefault="1337AB58" w14:paraId="25991E7C" w14:textId="12489C5B">
            <w:pPr>
              <w:spacing w:line="240" w:lineRule="auto"/>
              <w:rPr>
                <w:rFonts w:ascii="Tahoma" w:hAnsi="Tahoma" w:eastAsia="Tahoma" w:cs="Tahoma"/>
                <w:sz w:val="20"/>
                <w:szCs w:val="20"/>
                <w:lang w:val="en-US"/>
              </w:rPr>
            </w:pPr>
            <w:r w:rsidRPr="0B23F7AE">
              <w:rPr>
                <w:rFonts w:ascii="Tahoma" w:hAnsi="Tahoma" w:eastAsia="Tahoma" w:cs="Tahoma"/>
                <w:b/>
                <w:bCs/>
                <w:sz w:val="20"/>
                <w:szCs w:val="20"/>
              </w:rPr>
              <w:t>Alternate name:</w:t>
            </w:r>
            <w:r w:rsidRPr="0B23F7AE" w:rsidR="0EF7283F">
              <w:rPr>
                <w:rFonts w:ascii="Tahoma" w:hAnsi="Tahoma" w:eastAsia="Tahoma" w:cs="Tahoma"/>
                <w:b/>
                <w:bCs/>
                <w:sz w:val="20"/>
                <w:szCs w:val="20"/>
              </w:rPr>
              <w:t xml:space="preserve"> </w:t>
            </w:r>
            <w:proofErr w:type="spellStart"/>
            <w:r w:rsidRPr="0B23F7AE" w:rsidR="0EF7283F">
              <w:rPr>
                <w:rFonts w:ascii="Tahoma" w:hAnsi="Tahoma" w:eastAsia="Tahoma" w:cs="Tahoma"/>
                <w:sz w:val="20"/>
                <w:szCs w:val="20"/>
                <w:lang w:val="en-US"/>
              </w:rPr>
              <w:t>paid_date</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004F0BC1" w:rsidP="00D116FF" w:rsidRDefault="004F0BC1" w14:paraId="7E3340BA" w14:textId="77777777">
            <w:pPr>
              <w:spacing w:line="240" w:lineRule="auto"/>
              <w:rPr>
                <w:rFonts w:ascii="Tahoma" w:hAnsi="Tahoma" w:eastAsia="Tahoma" w:cs="Tahoma"/>
                <w:sz w:val="20"/>
                <w:szCs w:val="20"/>
              </w:rPr>
            </w:pPr>
            <w:r>
              <w:rPr>
                <w:rFonts w:ascii="Tahoma" w:hAnsi="Tahoma" w:eastAsia="Tahoma" w:cs="Tahoma"/>
                <w:sz w:val="20"/>
                <w:szCs w:val="20"/>
              </w:rPr>
              <w:t>18/04/2000 18:18:18</w:t>
            </w:r>
          </w:p>
        </w:tc>
      </w:tr>
      <w:tr w:rsidR="004F0BC1" w:rsidTr="457003A1" w14:paraId="6C74F416"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F0BC1" w:rsidP="00D116FF" w:rsidRDefault="004F0BC1" w14:paraId="362D8597" w14:textId="72606C9E">
            <w:pPr>
              <w:spacing w:line="240" w:lineRule="auto"/>
              <w:rPr>
                <w:rFonts w:ascii="Tahoma" w:hAnsi="Tahoma" w:eastAsia="Tahoma" w:cs="Tahoma"/>
                <w:sz w:val="20"/>
                <w:szCs w:val="20"/>
                <w:lang w:val="en-US"/>
              </w:rPr>
            </w:pPr>
            <w:proofErr w:type="spellStart"/>
            <w:r w:rsidRPr="0B23F7AE">
              <w:rPr>
                <w:rFonts w:ascii="Tahoma" w:hAnsi="Tahoma" w:eastAsia="Tahoma" w:cs="Tahoma"/>
                <w:sz w:val="20"/>
                <w:szCs w:val="20"/>
                <w:lang w:val="en-US"/>
              </w:rPr>
              <w:t>reportFlag</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0B6AD55D"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7F98CED1" w:rsidRDefault="004F0BC1" w14:paraId="1C880CA8" w14:textId="77777777">
            <w:pPr>
              <w:spacing w:line="240" w:lineRule="auto"/>
              <w:rPr>
                <w:rFonts w:ascii="Tahoma" w:hAnsi="Tahoma" w:eastAsia="Tahoma" w:cs="Tahoma"/>
                <w:sz w:val="20"/>
                <w:szCs w:val="20"/>
                <w:lang w:val="en-US"/>
              </w:rPr>
            </w:pPr>
            <w:proofErr w:type="gramStart"/>
            <w:r w:rsidRPr="7F98CED1">
              <w:rPr>
                <w:rFonts w:ascii="Tahoma" w:hAnsi="Tahoma" w:eastAsia="Tahoma" w:cs="Tahoma"/>
                <w:sz w:val="20"/>
                <w:szCs w:val="20"/>
                <w:lang w:val="en-US"/>
              </w:rPr>
              <w:t>String(</w:t>
            </w:r>
            <w:proofErr w:type="gramEnd"/>
            <w:r w:rsidRPr="7F98CED1">
              <w:rPr>
                <w:rFonts w:ascii="Tahoma" w:hAnsi="Tahoma" w:eastAsia="Tahoma" w:cs="Tahoma"/>
                <w:sz w:val="20"/>
                <w:szCs w:val="20"/>
                <w:lang w:val="en-US"/>
              </w:rPr>
              <w:t>1)</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2A5A4187" w14:textId="77777777">
            <w:pPr>
              <w:spacing w:line="240" w:lineRule="auto"/>
              <w:rPr>
                <w:rFonts w:ascii="Tahoma" w:hAnsi="Tahoma" w:eastAsia="Tahoma" w:cs="Tahoma"/>
                <w:sz w:val="20"/>
                <w:szCs w:val="20"/>
              </w:rPr>
            </w:pPr>
            <w:r>
              <w:rPr>
                <w:rFonts w:ascii="Tahoma" w:hAnsi="Tahoma" w:eastAsia="Tahoma" w:cs="Tahoma"/>
                <w:sz w:val="20"/>
                <w:szCs w:val="20"/>
              </w:rPr>
              <w:t>Flags the SIM as reported.</w:t>
            </w:r>
          </w:p>
          <w:p w:rsidRPr="004F0BC1" w:rsidR="004F0BC1" w:rsidP="0B23F7AE" w:rsidRDefault="004F0BC1" w14:paraId="6390B03B" w14:textId="77777777">
            <w:pPr>
              <w:spacing w:line="240" w:lineRule="auto"/>
              <w:rPr>
                <w:rFonts w:ascii="Tahoma" w:hAnsi="Tahoma" w:eastAsia="Tahoma" w:cs="Tahoma"/>
                <w:b/>
                <w:bCs/>
                <w:sz w:val="20"/>
                <w:szCs w:val="20"/>
              </w:rPr>
            </w:pPr>
            <w:r w:rsidRPr="0B23F7AE">
              <w:rPr>
                <w:rFonts w:ascii="Tahoma" w:hAnsi="Tahoma" w:eastAsia="Tahoma" w:cs="Tahoma"/>
                <w:b/>
                <w:bCs/>
                <w:sz w:val="20"/>
                <w:szCs w:val="20"/>
              </w:rPr>
              <w:t>Possible Values:</w:t>
            </w:r>
          </w:p>
          <w:p w:rsidR="004F0BC1" w:rsidP="00D116FF" w:rsidRDefault="004F0BC1" w14:paraId="40C5BF9E" w14:textId="77777777">
            <w:pPr>
              <w:spacing w:line="240" w:lineRule="auto"/>
              <w:rPr>
                <w:rFonts w:ascii="Tahoma" w:hAnsi="Tahoma" w:eastAsia="Tahoma" w:cs="Tahoma"/>
                <w:sz w:val="20"/>
                <w:szCs w:val="20"/>
              </w:rPr>
            </w:pPr>
            <w:r>
              <w:rPr>
                <w:rFonts w:ascii="Tahoma" w:hAnsi="Tahoma" w:eastAsia="Tahoma" w:cs="Tahoma"/>
                <w:sz w:val="20"/>
                <w:szCs w:val="20"/>
              </w:rPr>
              <w:t>• Y</w:t>
            </w:r>
          </w:p>
          <w:p w:rsidR="004F0BC1" w:rsidP="0B23F7AE" w:rsidRDefault="004F0BC1" w14:paraId="3D8EC6F4" w14:textId="123B3398">
            <w:pPr>
              <w:spacing w:line="240" w:lineRule="auto"/>
              <w:rPr>
                <w:rFonts w:ascii="Tahoma" w:hAnsi="Tahoma" w:eastAsia="Tahoma" w:cs="Tahoma"/>
                <w:sz w:val="20"/>
                <w:szCs w:val="20"/>
              </w:rPr>
            </w:pPr>
            <w:r w:rsidRPr="0B23F7AE">
              <w:rPr>
                <w:rFonts w:ascii="Tahoma" w:hAnsi="Tahoma" w:eastAsia="Tahoma" w:cs="Tahoma"/>
                <w:sz w:val="20"/>
                <w:szCs w:val="20"/>
              </w:rPr>
              <w:t>• N (default)</w:t>
            </w:r>
          </w:p>
          <w:p w:rsidR="004F0BC1" w:rsidP="0B23F7AE" w:rsidRDefault="75ED2844" w14:paraId="7D54F7B9" w14:textId="73399408">
            <w:pPr>
              <w:spacing w:line="240" w:lineRule="auto"/>
              <w:rPr>
                <w:rFonts w:ascii="Tahoma" w:hAnsi="Tahoma" w:eastAsia="Tahoma" w:cs="Tahoma"/>
                <w:sz w:val="20"/>
                <w:szCs w:val="20"/>
                <w:lang w:val="en-US"/>
              </w:rPr>
            </w:pPr>
            <w:r w:rsidRPr="0B23F7AE">
              <w:rPr>
                <w:rFonts w:ascii="Tahoma" w:hAnsi="Tahoma" w:eastAsia="Tahoma" w:cs="Tahoma"/>
                <w:b/>
                <w:bCs/>
                <w:sz w:val="20"/>
                <w:szCs w:val="20"/>
              </w:rPr>
              <w:t>Alternate name:</w:t>
            </w:r>
            <w:r w:rsidRPr="0B23F7AE" w:rsidR="483AE458">
              <w:rPr>
                <w:rFonts w:ascii="Tahoma" w:hAnsi="Tahoma" w:eastAsia="Tahoma" w:cs="Tahoma"/>
                <w:b/>
                <w:bCs/>
                <w:sz w:val="20"/>
                <w:szCs w:val="20"/>
              </w:rPr>
              <w:t xml:space="preserve"> </w:t>
            </w:r>
            <w:proofErr w:type="spellStart"/>
            <w:r w:rsidRPr="0B23F7AE" w:rsidR="483AE458">
              <w:rPr>
                <w:rFonts w:ascii="Tahoma" w:hAnsi="Tahoma" w:eastAsia="Tahoma" w:cs="Tahoma"/>
                <w:sz w:val="20"/>
                <w:szCs w:val="20"/>
                <w:lang w:val="en-US"/>
              </w:rPr>
              <w:t>paid_flag</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004F0BC1" w:rsidP="00D116FF" w:rsidRDefault="004F0BC1" w14:paraId="3FB0608E" w14:textId="77777777">
            <w:pPr>
              <w:spacing w:line="240" w:lineRule="auto"/>
              <w:rPr>
                <w:rFonts w:ascii="Tahoma" w:hAnsi="Tahoma" w:eastAsia="Tahoma" w:cs="Tahoma"/>
                <w:sz w:val="20"/>
                <w:szCs w:val="20"/>
              </w:rPr>
            </w:pPr>
            <w:r>
              <w:rPr>
                <w:rFonts w:ascii="Tahoma" w:hAnsi="Tahoma" w:eastAsia="Tahoma" w:cs="Tahoma"/>
                <w:sz w:val="20"/>
                <w:szCs w:val="20"/>
              </w:rPr>
              <w:t>N</w:t>
            </w:r>
          </w:p>
        </w:tc>
      </w:tr>
      <w:tr w:rsidR="004F0BC1" w:rsidTr="457003A1" w14:paraId="599C2065"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01737D06"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reservedExpiryDate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2C9F4117"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F44BDED"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31C1365" w14:textId="625C7795">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 xml:space="preserve">This marks 30 days from when the SIM was </w:t>
            </w:r>
            <w:proofErr w:type="gramStart"/>
            <w:r w:rsidRPr="32B8416E">
              <w:rPr>
                <w:rFonts w:ascii="Tahoma" w:hAnsi="Tahoma" w:eastAsia="Tahoma" w:cs="Tahoma"/>
                <w:sz w:val="20"/>
                <w:szCs w:val="20"/>
                <w:lang w:val="en-US"/>
              </w:rPr>
              <w:t>Perso</w:t>
            </w:r>
            <w:proofErr w:type="gramEnd"/>
            <w:r w:rsidRPr="32B8416E">
              <w:rPr>
                <w:rFonts w:ascii="Tahoma" w:hAnsi="Tahoma" w:eastAsia="Tahoma" w:cs="Tahoma"/>
                <w:sz w:val="20"/>
                <w:szCs w:val="20"/>
                <w:lang w:val="en-US"/>
              </w:rPr>
              <w:t xml:space="preserve"> and the status was set to Reserved. If the SIM is not used before this date, a batch job will be used to revert the SIM to an Available state.</w:t>
            </w:r>
          </w:p>
          <w:p w:rsidR="32B8416E" w:rsidP="32B8416E" w:rsidRDefault="32B8416E" w14:paraId="595765BB"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RFC3339 Format: yyyy-MM-ddThh24:</w:t>
            </w:r>
            <w:proofErr w:type="gramStart"/>
            <w:r w:rsidRPr="32B8416E">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17E52CA4" w14:textId="77777777">
            <w:pPr>
              <w:spacing w:line="240" w:lineRule="auto"/>
              <w:rPr>
                <w:rFonts w:ascii="Tahoma" w:hAnsi="Tahoma" w:eastAsia="Tahoma" w:cs="Tahoma"/>
                <w:sz w:val="20"/>
                <w:szCs w:val="20"/>
              </w:rPr>
            </w:pPr>
            <w:r w:rsidRPr="32B8416E">
              <w:rPr>
                <w:rFonts w:ascii="Tahoma" w:hAnsi="Tahoma" w:eastAsia="Tahoma" w:cs="Tahoma"/>
                <w:sz w:val="20"/>
                <w:szCs w:val="20"/>
              </w:rPr>
              <w:t>2020-06-18T17:24:53Z</w:t>
            </w:r>
          </w:p>
        </w:tc>
      </w:tr>
      <w:tr w:rsidR="00D6125F" w:rsidTr="457003A1" w14:paraId="1089FAB4"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32B8416E" w:rsidR="00D6125F" w:rsidP="00D6125F" w:rsidRDefault="00D6125F" w14:paraId="3EE118D0" w14:textId="6ECFA885">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resetBy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32B8416E" w:rsidR="00D6125F" w:rsidP="00D6125F" w:rsidRDefault="00D6125F" w14:paraId="5C81AB1E" w14:textId="65D80F1C">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32B8416E" w:rsidR="00D6125F" w:rsidP="00D6125F" w:rsidRDefault="00D6125F" w14:paraId="758E89A4" w14:textId="609968AB">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32B8416E" w:rsidR="00D6125F" w:rsidP="00D6125F" w:rsidRDefault="00D6125F" w14:paraId="7843606C" w14:textId="14A2DB2D">
            <w:pPr>
              <w:spacing w:line="240" w:lineRule="auto"/>
              <w:rPr>
                <w:rFonts w:ascii="Tahoma" w:hAnsi="Tahoma" w:eastAsia="Tahoma" w:cs="Tahoma"/>
                <w:sz w:val="20"/>
                <w:szCs w:val="20"/>
                <w:lang w:val="en-US"/>
              </w:rPr>
            </w:pPr>
            <w:r>
              <w:rPr>
                <w:rFonts w:ascii="Tahoma" w:hAnsi="Tahoma" w:eastAsia="Tahoma" w:cs="Tahoma"/>
                <w:sz w:val="20"/>
                <w:szCs w:val="20"/>
              </w:rPr>
              <w:t>The username that reset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Pr="32B8416E" w:rsidR="00D6125F" w:rsidP="09FBB87B" w:rsidRDefault="003A248E" w14:paraId="4BD6F536" w14:textId="02862F01">
            <w:pPr>
              <w:spacing w:line="240" w:lineRule="auto"/>
              <w:rPr>
                <w:rFonts w:ascii="Tahoma" w:hAnsi="Tahoma" w:eastAsia="Tahoma" w:cs="Tahoma"/>
                <w:sz w:val="20"/>
                <w:szCs w:val="20"/>
                <w:lang w:val="en-US"/>
              </w:rPr>
            </w:pPr>
            <w:proofErr w:type="spellStart"/>
            <w:r w:rsidRPr="09FBB87B">
              <w:rPr>
                <w:rFonts w:ascii="Tahoma" w:hAnsi="Tahoma" w:eastAsia="Tahoma" w:cs="Tahoma"/>
                <w:sz w:val="20"/>
                <w:szCs w:val="20"/>
                <w:lang w:val="en-US"/>
              </w:rPr>
              <w:t>phxusr</w:t>
            </w:r>
            <w:proofErr w:type="spellEnd"/>
          </w:p>
        </w:tc>
      </w:tr>
      <w:tr w:rsidR="00D6125F" w:rsidTr="457003A1" w14:paraId="2B1A9082"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32B8416E" w:rsidR="00D6125F" w:rsidP="00D6125F" w:rsidRDefault="00D6125F" w14:paraId="61BF00B6" w14:textId="11DF2A2F">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resetDate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32B8416E" w:rsidR="00D6125F" w:rsidP="00D6125F" w:rsidRDefault="00D6125F" w14:paraId="778B3B87" w14:textId="785146D4">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32B8416E" w:rsidR="00D6125F" w:rsidP="00D6125F" w:rsidRDefault="00D6125F" w14:paraId="33779C16" w14:textId="4FBED7FD">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6125F" w:rsidP="00D6125F" w:rsidRDefault="00D6125F" w14:paraId="1F5978FA" w14:textId="77777777">
            <w:pPr>
              <w:spacing w:line="240" w:lineRule="auto"/>
              <w:rPr>
                <w:rFonts w:ascii="Tahoma" w:hAnsi="Tahoma" w:eastAsia="Tahoma" w:cs="Tahoma"/>
                <w:sz w:val="20"/>
                <w:szCs w:val="20"/>
              </w:rPr>
            </w:pPr>
            <w:r>
              <w:rPr>
                <w:rFonts w:ascii="Tahoma" w:hAnsi="Tahoma" w:eastAsia="Tahoma" w:cs="Tahoma"/>
                <w:sz w:val="20"/>
                <w:szCs w:val="20"/>
              </w:rPr>
              <w:t>The date the SIM was reset</w:t>
            </w:r>
          </w:p>
          <w:p w:rsidRPr="32B8416E" w:rsidR="00D6125F" w:rsidP="00D6125F" w:rsidRDefault="00D6125F" w14:paraId="0EABBD01" w14:textId="4682D87A">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Pr="32B8416E" w:rsidR="00D6125F" w:rsidP="00D6125F" w:rsidRDefault="003A248E" w14:paraId="6D7E8E00" w14:textId="65B4A741">
            <w:pPr>
              <w:spacing w:line="240" w:lineRule="auto"/>
              <w:rPr>
                <w:rFonts w:ascii="Tahoma" w:hAnsi="Tahoma" w:eastAsia="Tahoma" w:cs="Tahoma"/>
                <w:sz w:val="20"/>
                <w:szCs w:val="20"/>
              </w:rPr>
            </w:pPr>
            <w:r w:rsidRPr="00674CE8">
              <w:rPr>
                <w:rFonts w:ascii="Calibri" w:hAnsi="Calibri" w:cs="Calibri"/>
                <w:color w:val="000000"/>
                <w:szCs w:val="20"/>
                <w:lang w:val="en-GB"/>
              </w:rPr>
              <w:t>2020-06-18T17:24:53Z</w:t>
            </w:r>
          </w:p>
        </w:tc>
      </w:tr>
      <w:tr w:rsidR="00D6125F" w:rsidTr="457003A1" w14:paraId="0A17180E"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32B8416E" w:rsidR="00D6125F" w:rsidP="00D6125F" w:rsidRDefault="00D6125F" w14:paraId="73FE56A9" w14:textId="39620605">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resetReason</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32B8416E" w:rsidR="00D6125F" w:rsidP="00D6125F" w:rsidRDefault="00D6125F" w14:paraId="7F4F798B" w14:textId="6770F274">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32B8416E" w:rsidR="00D6125F" w:rsidP="00D6125F" w:rsidRDefault="00D6125F" w14:paraId="26F6B5C5" w14:textId="1D7DFADF">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32B8416E" w:rsidR="00D6125F" w:rsidP="00D6125F" w:rsidRDefault="00D6125F" w14:paraId="61A80C2C" w14:textId="24B78901">
            <w:pPr>
              <w:spacing w:line="240" w:lineRule="auto"/>
              <w:rPr>
                <w:rFonts w:ascii="Tahoma" w:hAnsi="Tahoma" w:eastAsia="Tahoma" w:cs="Tahoma"/>
                <w:sz w:val="20"/>
                <w:szCs w:val="20"/>
                <w:lang w:val="en-US"/>
              </w:rPr>
            </w:pPr>
            <w:r>
              <w:rPr>
                <w:rFonts w:ascii="Tahoma" w:hAnsi="Tahoma" w:eastAsia="Tahoma" w:cs="Tahoma"/>
                <w:sz w:val="20"/>
                <w:szCs w:val="20"/>
              </w:rPr>
              <w:t>The reason for resetting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Pr="32B8416E" w:rsidR="00D6125F" w:rsidP="00D6125F" w:rsidRDefault="003A248E" w14:paraId="06E7EA60" w14:textId="6E6BAEDA">
            <w:pPr>
              <w:spacing w:line="240" w:lineRule="auto"/>
              <w:rPr>
                <w:rFonts w:ascii="Tahoma" w:hAnsi="Tahoma" w:eastAsia="Tahoma" w:cs="Tahoma"/>
                <w:sz w:val="20"/>
                <w:szCs w:val="20"/>
              </w:rPr>
            </w:pPr>
            <w:r>
              <w:rPr>
                <w:rFonts w:ascii="Tahoma" w:hAnsi="Tahoma" w:eastAsia="Tahoma" w:cs="Tahoma"/>
                <w:sz w:val="20"/>
                <w:szCs w:val="20"/>
              </w:rPr>
              <w:t>“”</w:t>
            </w:r>
          </w:p>
        </w:tc>
      </w:tr>
      <w:tr w:rsidR="32B8416E" w:rsidTr="457003A1" w14:paraId="56AD7C91"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032ABFC9" w14:textId="5FC8B869">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regionCode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04CC53F3" w14:textId="7897B20E">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410E7290" w14:textId="34C423C3">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4B6AEB0" w14:textId="7B23DFA8">
            <w:pPr>
              <w:spacing w:line="240" w:lineRule="auto"/>
              <w:rPr>
                <w:rFonts w:ascii="Tahoma" w:hAnsi="Tahoma" w:eastAsia="Tahoma" w:cs="Tahoma"/>
                <w:color w:val="000000" w:themeColor="text1"/>
                <w:sz w:val="20"/>
                <w:szCs w:val="20"/>
              </w:rPr>
            </w:pPr>
            <w:r w:rsidRPr="32B8416E">
              <w:rPr>
                <w:rStyle w:val="normaltextrun"/>
                <w:rFonts w:ascii="Tahoma" w:hAnsi="Tahoma" w:eastAsia="Tahoma" w:cs="Tahoma"/>
                <w:color w:val="000000" w:themeColor="text1"/>
                <w:sz w:val="20"/>
                <w:szCs w:val="20"/>
              </w:rPr>
              <w:t>[</w:t>
            </w:r>
            <w:proofErr w:type="spellStart"/>
            <w:r w:rsidRPr="32B8416E">
              <w:rPr>
                <w:rStyle w:val="normaltextrun"/>
                <w:rFonts w:ascii="Tahoma" w:hAnsi="Tahoma" w:eastAsia="Tahoma" w:cs="Tahoma"/>
                <w:color w:val="000000" w:themeColor="text1"/>
                <w:sz w:val="20"/>
                <w:szCs w:val="20"/>
                <w:lang w:val="en-US"/>
              </w:rPr>
              <w:t>StringCharacteristic</w:t>
            </w:r>
            <w:proofErr w:type="spellEnd"/>
            <w:r w:rsidRPr="32B8416E">
              <w:rPr>
                <w:rStyle w:val="normaltextrun"/>
                <w:rFonts w:ascii="Tahoma" w:hAnsi="Tahoma" w:eastAsia="Tahoma" w:cs="Tahoma"/>
                <w:color w:val="000000" w:themeColor="text1"/>
                <w:sz w:val="20"/>
                <w:szCs w:val="20"/>
                <w:lang w:val="en-US"/>
              </w:rPr>
              <w:t>] </w:t>
            </w:r>
            <w:r w:rsidRPr="32B8416E">
              <w:rPr>
                <w:rStyle w:val="eop"/>
                <w:rFonts w:ascii="Tahoma" w:hAnsi="Tahoma" w:eastAsia="Tahoma" w:cs="Tahoma"/>
                <w:color w:val="000000" w:themeColor="text1"/>
                <w:sz w:val="20"/>
                <w:szCs w:val="20"/>
                <w:lang w:val="en-GB"/>
              </w:rPr>
              <w:t> </w:t>
            </w:r>
          </w:p>
          <w:p w:rsidR="32B8416E" w:rsidP="32B8416E" w:rsidRDefault="32B8416E" w14:paraId="07BE2DAE" w14:textId="289C1114">
            <w:pPr>
              <w:spacing w:line="240" w:lineRule="auto"/>
              <w:rPr>
                <w:rFonts w:ascii="Tahoma" w:hAnsi="Tahoma" w:eastAsia="Tahoma" w:cs="Tahoma"/>
                <w:color w:val="000000" w:themeColor="text1"/>
                <w:sz w:val="20"/>
                <w:szCs w:val="20"/>
              </w:rPr>
            </w:pPr>
            <w:r w:rsidRPr="32B8416E">
              <w:rPr>
                <w:rStyle w:val="normaltextrun"/>
                <w:rFonts w:ascii="Tahoma" w:hAnsi="Tahoma" w:eastAsia="Tahoma" w:cs="Tahoma"/>
                <w:color w:val="000000" w:themeColor="text1"/>
                <w:sz w:val="20"/>
                <w:szCs w:val="20"/>
                <w:lang w:val="en-US"/>
              </w:rPr>
              <w:t xml:space="preserve">A </w:t>
            </w:r>
            <w:proofErr w:type="gramStart"/>
            <w:r w:rsidRPr="32B8416E">
              <w:rPr>
                <w:rStyle w:val="normaltextrun"/>
                <w:rFonts w:ascii="Tahoma" w:hAnsi="Tahoma" w:eastAsia="Tahoma" w:cs="Tahoma"/>
                <w:color w:val="000000" w:themeColor="text1"/>
                <w:sz w:val="20"/>
                <w:szCs w:val="20"/>
                <w:lang w:val="en-US"/>
              </w:rPr>
              <w:t>5 digit</w:t>
            </w:r>
            <w:proofErr w:type="gramEnd"/>
            <w:r w:rsidRPr="32B8416E">
              <w:rPr>
                <w:rStyle w:val="normaltextrun"/>
                <w:rFonts w:ascii="Tahoma" w:hAnsi="Tahoma" w:eastAsia="Tahoma" w:cs="Tahoma"/>
                <w:color w:val="000000" w:themeColor="text1"/>
                <w:sz w:val="20"/>
                <w:szCs w:val="20"/>
                <w:lang w:val="en-US"/>
              </w:rPr>
              <w:t xml:space="preserve"> code that specifies a region in Thailand. After Perso SIM when SIM is associated with an IMSI, the region of the SIM will depend on the parent region of the IMSI. Also stored in sim.</w:t>
            </w:r>
            <w:r w:rsidRPr="32B8416E">
              <w:rPr>
                <w:rStyle w:val="eop"/>
                <w:rFonts w:ascii="Tahoma" w:hAnsi="Tahoma" w:eastAsia="Tahoma" w:cs="Tahoma"/>
                <w:color w:val="000000" w:themeColor="text1"/>
                <w:sz w:val="20"/>
                <w:szCs w:val="20"/>
                <w:lang w:val="en-GB"/>
              </w:rPr>
              <w:t> </w:t>
            </w:r>
          </w:p>
          <w:p w:rsidR="32B8416E" w:rsidP="32B8416E" w:rsidRDefault="32B8416E" w14:paraId="12910A45" w14:textId="46A034AE">
            <w:pPr>
              <w:spacing w:line="240" w:lineRule="auto"/>
              <w:rPr>
                <w:rFonts w:ascii="Tahoma" w:hAnsi="Tahoma" w:eastAsia="Tahoma" w:cs="Tahoma"/>
                <w:color w:val="000000" w:themeColor="text1"/>
                <w:sz w:val="20"/>
                <w:szCs w:val="20"/>
              </w:rPr>
            </w:pPr>
            <w:r w:rsidRPr="32B8416E">
              <w:rPr>
                <w:rStyle w:val="normaltextrun"/>
                <w:rFonts w:ascii="Tahoma" w:hAnsi="Tahoma" w:eastAsia="Tahoma" w:cs="Tahoma"/>
                <w:color w:val="000000" w:themeColor="text1"/>
                <w:sz w:val="20"/>
                <w:szCs w:val="20"/>
              </w:rPr>
              <w:t> </w:t>
            </w:r>
            <w:r w:rsidRPr="32B8416E">
              <w:rPr>
                <w:rStyle w:val="eop"/>
                <w:rFonts w:ascii="Tahoma" w:hAnsi="Tahoma" w:eastAsia="Tahoma" w:cs="Tahoma"/>
                <w:color w:val="000000" w:themeColor="text1"/>
                <w:sz w:val="20"/>
                <w:szCs w:val="20"/>
                <w:lang w:val="en-GB"/>
              </w:rPr>
              <w:t> </w:t>
            </w:r>
          </w:p>
          <w:p w:rsidR="32B8416E" w:rsidP="32B8416E" w:rsidRDefault="32B8416E" w14:paraId="726208E7" w14:textId="66A0BB3A">
            <w:pPr>
              <w:spacing w:line="240" w:lineRule="auto"/>
              <w:rPr>
                <w:rFonts w:ascii="Tahoma" w:hAnsi="Tahoma" w:eastAsia="Tahoma" w:cs="Tahoma"/>
                <w:color w:val="000000" w:themeColor="text1"/>
                <w:sz w:val="20"/>
                <w:szCs w:val="20"/>
              </w:rPr>
            </w:pPr>
            <w:r w:rsidRPr="32B8416E">
              <w:rPr>
                <w:rStyle w:val="normaltextrun"/>
                <w:rFonts w:ascii="Tahoma" w:hAnsi="Tahoma" w:eastAsia="Tahoma" w:cs="Tahoma"/>
                <w:b/>
                <w:bCs/>
                <w:color w:val="000000" w:themeColor="text1"/>
                <w:sz w:val="20"/>
                <w:szCs w:val="20"/>
              </w:rPr>
              <w:t>Example:</w:t>
            </w:r>
            <w:r w:rsidRPr="32B8416E">
              <w:rPr>
                <w:rStyle w:val="normaltextrun"/>
                <w:rFonts w:ascii="Tahoma" w:hAnsi="Tahoma" w:eastAsia="Tahoma" w:cs="Tahoma"/>
                <w:color w:val="000000" w:themeColor="text1"/>
                <w:sz w:val="20"/>
                <w:szCs w:val="20"/>
              </w:rPr>
              <w:t xml:space="preserve"> CW001</w:t>
            </w:r>
            <w:r w:rsidRPr="32B8416E">
              <w:rPr>
                <w:rStyle w:val="eop"/>
                <w:rFonts w:ascii="Tahoma" w:hAnsi="Tahoma" w:eastAsia="Tahoma" w:cs="Tahoma"/>
                <w:color w:val="000000" w:themeColor="text1"/>
                <w:sz w:val="20"/>
                <w:szCs w:val="20"/>
                <w:lang w:val="en-GB"/>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6C689790" w:rsidP="32B8416E" w:rsidRDefault="6C689790" w14:paraId="69B52B34" w14:textId="2F671055">
            <w:pPr>
              <w:spacing w:line="240" w:lineRule="auto"/>
              <w:rPr>
                <w:rFonts w:ascii="Tahoma" w:hAnsi="Tahoma" w:eastAsia="Tahoma" w:cs="Tahoma"/>
                <w:sz w:val="20"/>
                <w:szCs w:val="20"/>
              </w:rPr>
            </w:pPr>
            <w:r w:rsidRPr="32B8416E">
              <w:rPr>
                <w:rFonts w:ascii="Tahoma" w:hAnsi="Tahoma" w:eastAsia="Tahoma" w:cs="Tahoma"/>
                <w:sz w:val="20"/>
                <w:szCs w:val="20"/>
              </w:rPr>
              <w:t>CW001</w:t>
            </w:r>
          </w:p>
        </w:tc>
      </w:tr>
      <w:tr w:rsidR="32B8416E" w:rsidTr="457003A1" w14:paraId="75083469"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58DC14C6" w14:textId="6DCEBB83">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regionName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4C8DF07" w14:textId="170C49D8">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FEC3E18" w14:textId="6E3C3072">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E1119C7" w14:textId="5719ABF4">
            <w:pPr>
              <w:rPr>
                <w:rFonts w:ascii="Tahoma" w:hAnsi="Tahoma" w:eastAsia="Tahoma" w:cs="Tahoma"/>
                <w:color w:val="000000" w:themeColor="text1"/>
                <w:sz w:val="20"/>
                <w:szCs w:val="20"/>
              </w:rPr>
            </w:pPr>
            <w:r w:rsidRPr="32B8416E">
              <w:rPr>
                <w:rStyle w:val="normaltextrun"/>
                <w:rFonts w:ascii="Tahoma" w:hAnsi="Tahoma" w:eastAsia="Tahoma" w:cs="Tahoma"/>
                <w:color w:val="000000" w:themeColor="text1"/>
                <w:sz w:val="20"/>
                <w:szCs w:val="20"/>
                <w:lang w:val="en-US"/>
              </w:rPr>
              <w:t xml:space="preserve">The </w:t>
            </w:r>
            <w:proofErr w:type="gramStart"/>
            <w:r w:rsidRPr="32B8416E">
              <w:rPr>
                <w:rStyle w:val="normaltextrun"/>
                <w:rFonts w:ascii="Tahoma" w:hAnsi="Tahoma" w:eastAsia="Tahoma" w:cs="Tahoma"/>
                <w:color w:val="000000" w:themeColor="text1"/>
                <w:sz w:val="20"/>
                <w:szCs w:val="20"/>
                <w:lang w:val="en-US"/>
              </w:rPr>
              <w:t>spelled out</w:t>
            </w:r>
            <w:proofErr w:type="gramEnd"/>
            <w:r w:rsidRPr="32B8416E">
              <w:rPr>
                <w:rStyle w:val="normaltextrun"/>
                <w:rFonts w:ascii="Tahoma" w:hAnsi="Tahoma" w:eastAsia="Tahoma" w:cs="Tahoma"/>
                <w:color w:val="000000" w:themeColor="text1"/>
                <w:sz w:val="20"/>
                <w:szCs w:val="20"/>
                <w:lang w:val="en-US"/>
              </w:rPr>
              <w:t xml:space="preserve"> name of the region. For </w:t>
            </w:r>
            <w:proofErr w:type="gramStart"/>
            <w:r w:rsidRPr="32B8416E">
              <w:rPr>
                <w:rStyle w:val="normaltextrun"/>
                <w:rFonts w:ascii="Tahoma" w:hAnsi="Tahoma" w:eastAsia="Tahoma" w:cs="Tahoma"/>
                <w:color w:val="000000" w:themeColor="text1"/>
                <w:sz w:val="20"/>
                <w:szCs w:val="20"/>
                <w:lang w:val="en-US"/>
              </w:rPr>
              <w:t>example</w:t>
            </w:r>
            <w:proofErr w:type="gramEnd"/>
            <w:r w:rsidRPr="32B8416E">
              <w:rPr>
                <w:rStyle w:val="normaltextrun"/>
                <w:rFonts w:ascii="Tahoma" w:hAnsi="Tahoma" w:eastAsia="Tahoma" w:cs="Tahoma"/>
                <w:color w:val="000000" w:themeColor="text1"/>
                <w:sz w:val="20"/>
                <w:szCs w:val="20"/>
                <w:lang w:val="en-US"/>
              </w:rPr>
              <w:t xml:space="preserve"> “Central”</w:t>
            </w:r>
          </w:p>
        </w:tc>
        <w:tc>
          <w:tcPr>
            <w:tcW w:w="1701" w:type="dxa"/>
            <w:tcBorders>
              <w:top w:val="single" w:color="000000" w:themeColor="text1" w:sz="4" w:space="0"/>
              <w:left w:val="nil"/>
              <w:bottom w:val="single" w:color="000000" w:themeColor="text1" w:sz="4" w:space="0"/>
              <w:right w:val="single" w:color="000000" w:themeColor="text1" w:sz="4" w:space="0"/>
            </w:tcBorders>
          </w:tcPr>
          <w:p w:rsidR="6F12D39E" w:rsidP="32B8416E" w:rsidRDefault="6F12D39E" w14:paraId="63130493" w14:textId="36D935DF">
            <w:pPr>
              <w:spacing w:line="240" w:lineRule="auto"/>
              <w:rPr>
                <w:rFonts w:ascii="Tahoma" w:hAnsi="Tahoma" w:eastAsia="Tahoma" w:cs="Tahoma"/>
                <w:sz w:val="20"/>
                <w:szCs w:val="20"/>
              </w:rPr>
            </w:pPr>
            <w:r w:rsidRPr="32B8416E">
              <w:rPr>
                <w:rFonts w:ascii="Tahoma" w:hAnsi="Tahoma" w:eastAsia="Tahoma" w:cs="Tahoma"/>
                <w:sz w:val="20"/>
                <w:szCs w:val="20"/>
              </w:rPr>
              <w:t>Central</w:t>
            </w:r>
          </w:p>
        </w:tc>
      </w:tr>
      <w:tr w:rsidRPr="006E5181" w:rsidR="004F0BC1" w:rsidTr="457003A1" w14:paraId="0506CA2F"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32B8416E" w:rsidP="32B8416E" w:rsidRDefault="32B8416E" w14:paraId="42762CDD"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subLocationName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2035CB2F"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49D228B"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415CBD12"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 xml:space="preserve">The full name of the </w:t>
            </w:r>
            <w:proofErr w:type="spellStart"/>
            <w:r w:rsidRPr="32B8416E">
              <w:rPr>
                <w:rFonts w:ascii="Tahoma" w:hAnsi="Tahoma" w:eastAsia="Tahoma" w:cs="Tahoma"/>
                <w:sz w:val="20"/>
                <w:szCs w:val="20"/>
                <w:lang w:val="en-US"/>
              </w:rPr>
              <w:t>locationCode</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Pr="00B91C87" w:rsidR="004F0BC1" w:rsidP="004F0BC1" w:rsidRDefault="004F0BC1" w14:paraId="5E588583" w14:textId="77777777">
            <w:pPr>
              <w:spacing w:line="240" w:lineRule="auto"/>
              <w:rPr>
                <w:rFonts w:ascii="Tahoma" w:hAnsi="Tahoma" w:eastAsia="Tahoma" w:cs="Tahoma"/>
                <w:sz w:val="20"/>
                <w:szCs w:val="20"/>
              </w:rPr>
            </w:pPr>
            <w:r>
              <w:rPr>
                <w:rFonts w:ascii="Tahoma" w:hAnsi="Tahoma" w:eastAsia="Tahoma" w:cs="Tahoma"/>
                <w:sz w:val="20"/>
                <w:szCs w:val="20"/>
              </w:rPr>
              <w:t>013940291</w:t>
            </w:r>
          </w:p>
        </w:tc>
      </w:tr>
      <w:tr w:rsidRPr="006E5181" w:rsidR="004F0BC1" w:rsidTr="457003A1" w14:paraId="4339A0EB"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Pr="004F0BC1" w:rsidR="004F0BC1" w:rsidP="004F0BC1" w:rsidRDefault="004F0BC1" w14:paraId="0709465B" w14:textId="77777777">
            <w:pPr>
              <w:spacing w:line="240" w:lineRule="auto"/>
              <w:rPr>
                <w:rFonts w:ascii="Tahoma" w:hAnsi="Tahoma" w:eastAsia="Tahoma" w:cs="Tahoma"/>
                <w:sz w:val="20"/>
                <w:szCs w:val="20"/>
                <w:lang w:val="en-US"/>
              </w:rPr>
            </w:pPr>
            <w:r w:rsidRPr="004F0BC1">
              <w:rPr>
                <w:rFonts w:ascii="Tahoma" w:hAnsi="Tahoma" w:eastAsia="Tahoma" w:cs="Tahoma"/>
                <w:sz w:val="20"/>
                <w:szCs w:val="20"/>
                <w:lang w:val="en-US"/>
              </w:rPr>
              <w:t>status</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B91C87" w:rsidR="004F0BC1" w:rsidP="004F0BC1" w:rsidRDefault="004F0BC1" w14:paraId="09DCC12B"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B91C87" w:rsidR="004F0BC1" w:rsidP="004F0BC1" w:rsidRDefault="004F0BC1" w14:paraId="74EB3342" w14:textId="77777777">
            <w:pPr>
              <w:spacing w:line="240" w:lineRule="auto"/>
              <w:rPr>
                <w:rFonts w:ascii="Tahoma" w:hAnsi="Tahoma" w:eastAsia="Tahoma" w:cs="Tahoma"/>
                <w:sz w:val="20"/>
                <w:szCs w:val="20"/>
              </w:rPr>
            </w:pPr>
            <w:r w:rsidRPr="00B91C87">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B91C87" w:rsidR="004F0BC1" w:rsidP="004F0BC1" w:rsidRDefault="004F0BC1" w14:paraId="7E1A645B" w14:textId="77777777">
            <w:pPr>
              <w:spacing w:line="240" w:lineRule="auto"/>
              <w:rPr>
                <w:rFonts w:ascii="Tahoma" w:hAnsi="Tahoma" w:eastAsia="Tahoma" w:cs="Tahoma"/>
                <w:sz w:val="20"/>
                <w:szCs w:val="20"/>
              </w:rPr>
            </w:pPr>
            <w:r w:rsidRPr="00B91C87">
              <w:rPr>
                <w:rFonts w:ascii="Tahoma" w:hAnsi="Tahoma" w:eastAsia="Tahoma" w:cs="Tahoma"/>
                <w:sz w:val="20"/>
                <w:szCs w:val="20"/>
              </w:rPr>
              <w:t>The requested status</w:t>
            </w:r>
          </w:p>
          <w:p w:rsidRPr="00B91C87" w:rsidR="004F0BC1" w:rsidP="004F0BC1" w:rsidRDefault="004F0BC1" w14:paraId="55890127" w14:textId="77777777">
            <w:pPr>
              <w:spacing w:line="240" w:lineRule="auto"/>
              <w:rPr>
                <w:rFonts w:ascii="Tahoma" w:hAnsi="Tahoma" w:eastAsia="Tahoma" w:cs="Tahoma"/>
                <w:sz w:val="20"/>
                <w:szCs w:val="20"/>
              </w:rPr>
            </w:pPr>
            <w:r w:rsidRPr="004F0BC1">
              <w:rPr>
                <w:rFonts w:ascii="Tahoma" w:hAnsi="Tahoma" w:eastAsia="Tahoma" w:cs="Tahoma"/>
                <w:sz w:val="20"/>
                <w:szCs w:val="20"/>
              </w:rPr>
              <w:t xml:space="preserve">Example: </w:t>
            </w:r>
            <w:r w:rsidRPr="00B91C87">
              <w:rPr>
                <w:rFonts w:ascii="Tahoma" w:hAnsi="Tahoma" w:eastAsia="Tahoma" w:cs="Tahoma"/>
                <w:sz w:val="20"/>
                <w:szCs w:val="20"/>
              </w:rPr>
              <w:t>Available</w:t>
            </w:r>
          </w:p>
        </w:tc>
        <w:tc>
          <w:tcPr>
            <w:tcW w:w="1701" w:type="dxa"/>
            <w:tcBorders>
              <w:top w:val="single" w:color="000000" w:themeColor="text1" w:sz="4" w:space="0"/>
              <w:left w:val="nil"/>
              <w:bottom w:val="single" w:color="000000" w:themeColor="text1" w:sz="4" w:space="0"/>
              <w:right w:val="single" w:color="000000" w:themeColor="text1" w:sz="4" w:space="0"/>
            </w:tcBorders>
          </w:tcPr>
          <w:p w:rsidRPr="00B91C87" w:rsidR="004F0BC1" w:rsidP="7F98CED1" w:rsidRDefault="004F0BC1" w14:paraId="03FE0605" w14:textId="77777777">
            <w:pPr>
              <w:spacing w:line="240" w:lineRule="auto"/>
              <w:rPr>
                <w:rFonts w:ascii="Tahoma" w:hAnsi="Tahoma" w:eastAsia="Tahoma" w:cs="Tahoma"/>
                <w:sz w:val="20"/>
                <w:szCs w:val="20"/>
                <w:lang w:val="en-US"/>
              </w:rPr>
            </w:pPr>
            <w:proofErr w:type="spellStart"/>
            <w:r w:rsidRPr="7F98CED1">
              <w:rPr>
                <w:rFonts w:ascii="Tahoma" w:hAnsi="Tahoma" w:eastAsia="Tahoma" w:cs="Tahoma"/>
                <w:sz w:val="20"/>
                <w:szCs w:val="20"/>
                <w:lang w:val="en-US"/>
              </w:rPr>
              <w:t>PendingPerso</w:t>
            </w:r>
            <w:proofErr w:type="spellEnd"/>
          </w:p>
        </w:tc>
      </w:tr>
      <w:tr w:rsidR="32B8416E" w:rsidTr="457003A1" w14:paraId="0F3FA412"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32B8416E" w:rsidP="32B8416E" w:rsidRDefault="32B8416E" w14:paraId="138B964F"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statusDate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04EA1989"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15045F3" w14:textId="77777777">
            <w:pPr>
              <w:spacing w:line="240" w:lineRule="auto"/>
              <w:rPr>
                <w:rFonts w:ascii="Tahoma" w:hAnsi="Tahoma" w:eastAsia="Tahoma" w:cs="Tahoma"/>
                <w:sz w:val="20"/>
                <w:szCs w:val="20"/>
              </w:rPr>
            </w:pPr>
            <w:r w:rsidRPr="32B8416E">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4F8500A7" w14:textId="77777777">
            <w:pPr>
              <w:spacing w:line="240" w:lineRule="auto"/>
              <w:rPr>
                <w:rFonts w:ascii="Tahoma" w:hAnsi="Tahoma" w:eastAsia="Tahoma" w:cs="Tahoma"/>
                <w:sz w:val="20"/>
                <w:szCs w:val="20"/>
              </w:rPr>
            </w:pPr>
            <w:r w:rsidRPr="32B8416E">
              <w:rPr>
                <w:rFonts w:ascii="Tahoma" w:hAnsi="Tahoma" w:eastAsia="Tahoma" w:cs="Tahoma"/>
                <w:sz w:val="20"/>
                <w:szCs w:val="20"/>
              </w:rPr>
              <w:t>The date that the sim state was late modified</w:t>
            </w:r>
          </w:p>
          <w:p w:rsidR="32B8416E" w:rsidP="32B8416E" w:rsidRDefault="32B8416E" w14:paraId="57636003"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RFC3339 Format: yyyy-MM-ddThh24:</w:t>
            </w:r>
            <w:proofErr w:type="gramStart"/>
            <w:r w:rsidRPr="32B8416E">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727EBF08" w14:textId="77777777">
            <w:pPr>
              <w:spacing w:line="240" w:lineRule="auto"/>
              <w:rPr>
                <w:rFonts w:ascii="Tahoma" w:hAnsi="Tahoma" w:eastAsia="Tahoma" w:cs="Tahoma"/>
                <w:sz w:val="20"/>
                <w:szCs w:val="20"/>
              </w:rPr>
            </w:pPr>
            <w:r w:rsidRPr="32B8416E">
              <w:rPr>
                <w:rFonts w:ascii="Tahoma" w:hAnsi="Tahoma" w:eastAsia="Tahoma" w:cs="Tahoma"/>
                <w:sz w:val="20"/>
                <w:szCs w:val="20"/>
              </w:rPr>
              <w:t>2020-06-18T17:24:53Z</w:t>
            </w:r>
          </w:p>
        </w:tc>
      </w:tr>
      <w:tr w:rsidRPr="006E5181" w:rsidR="004F0BC1" w:rsidTr="457003A1" w14:paraId="1F349FEC"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Pr="004F0BC1" w:rsidR="004F0BC1" w:rsidP="004F0BC1" w:rsidRDefault="004F0BC1" w14:paraId="14DF2C91" w14:textId="77777777">
            <w:pPr>
              <w:spacing w:line="240" w:lineRule="auto"/>
              <w:rPr>
                <w:rFonts w:ascii="Tahoma" w:hAnsi="Tahoma" w:eastAsia="Tahoma" w:cs="Tahoma"/>
                <w:sz w:val="20"/>
                <w:szCs w:val="20"/>
                <w:lang w:val="en-US"/>
              </w:rPr>
            </w:pPr>
            <w:proofErr w:type="spellStart"/>
            <w:r w:rsidRPr="004F0BC1">
              <w:rPr>
                <w:rFonts w:ascii="Tahoma" w:hAnsi="Tahoma" w:eastAsia="Tahoma" w:cs="Tahoma"/>
                <w:sz w:val="20"/>
                <w:szCs w:val="20"/>
                <w:lang w:val="en-US"/>
              </w:rPr>
              <w:t>simType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B91C87" w:rsidR="004F0BC1" w:rsidP="004F0BC1" w:rsidRDefault="004F0BC1" w14:paraId="50BD7E4E"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B91C87" w:rsidR="004F0BC1" w:rsidP="004F0BC1" w:rsidRDefault="004F0BC1" w14:paraId="10A3690E" w14:textId="77777777">
            <w:pPr>
              <w:spacing w:line="240" w:lineRule="auto"/>
              <w:rPr>
                <w:rFonts w:ascii="Tahoma" w:hAnsi="Tahoma" w:eastAsia="Tahoma" w:cs="Tahoma"/>
                <w:sz w:val="20"/>
                <w:szCs w:val="20"/>
              </w:rPr>
            </w:pPr>
            <w:r w:rsidRPr="00B91C87">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B91C87" w:rsidR="004F0BC1" w:rsidP="7F98CED1" w:rsidRDefault="004F0BC1" w14:paraId="6801F515" w14:textId="77777777">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 xml:space="preserve">The requested </w:t>
            </w:r>
            <w:proofErr w:type="spellStart"/>
            <w:r w:rsidRPr="7F98CED1">
              <w:rPr>
                <w:rFonts w:ascii="Tahoma" w:hAnsi="Tahoma" w:eastAsia="Tahoma" w:cs="Tahoma"/>
                <w:sz w:val="20"/>
                <w:szCs w:val="20"/>
                <w:lang w:val="en-US"/>
              </w:rPr>
              <w:t>simType</w:t>
            </w:r>
            <w:proofErr w:type="spellEnd"/>
          </w:p>
          <w:p w:rsidRPr="004F0BC1" w:rsidR="004F0BC1" w:rsidP="004F0BC1" w:rsidRDefault="004F0BC1" w14:paraId="2E240CE8" w14:textId="77777777">
            <w:pPr>
              <w:spacing w:line="240" w:lineRule="auto"/>
              <w:rPr>
                <w:rFonts w:ascii="Tahoma" w:hAnsi="Tahoma" w:eastAsia="Tahoma" w:cs="Tahoma"/>
                <w:sz w:val="20"/>
                <w:szCs w:val="20"/>
              </w:rPr>
            </w:pPr>
            <w:r w:rsidRPr="004F0BC1">
              <w:rPr>
                <w:rFonts w:ascii="Tahoma" w:hAnsi="Tahoma" w:eastAsia="Tahoma" w:cs="Tahoma"/>
                <w:sz w:val="20"/>
                <w:szCs w:val="20"/>
              </w:rPr>
              <w:t xml:space="preserve">Example: </w:t>
            </w:r>
          </w:p>
          <w:p w:rsidRPr="00B91C87" w:rsidR="004F0BC1" w:rsidP="004F0BC1" w:rsidRDefault="004F0BC1" w14:paraId="380FF7CC" w14:textId="77777777">
            <w:pPr>
              <w:spacing w:line="240" w:lineRule="auto"/>
              <w:rPr>
                <w:rFonts w:ascii="Tahoma" w:hAnsi="Tahoma" w:eastAsia="Tahoma" w:cs="Tahoma"/>
                <w:sz w:val="20"/>
                <w:szCs w:val="20"/>
              </w:rPr>
            </w:pPr>
            <w:r w:rsidRPr="00B91C87">
              <w:rPr>
                <w:rFonts w:ascii="Tahoma" w:hAnsi="Tahoma" w:eastAsia="Tahoma" w:cs="Tahoma"/>
                <w:sz w:val="20"/>
                <w:szCs w:val="20"/>
              </w:rPr>
              <w:t>• Service</w:t>
            </w:r>
          </w:p>
          <w:p w:rsidRPr="00B91C87" w:rsidR="004F0BC1" w:rsidP="004F0BC1" w:rsidRDefault="004F0BC1" w14:paraId="57A22CF1" w14:textId="77777777">
            <w:pPr>
              <w:spacing w:line="240" w:lineRule="auto"/>
              <w:rPr>
                <w:rFonts w:ascii="Tahoma" w:hAnsi="Tahoma" w:eastAsia="Tahoma" w:cs="Tahoma"/>
                <w:sz w:val="20"/>
                <w:szCs w:val="20"/>
              </w:rPr>
            </w:pPr>
            <w:r w:rsidRPr="00B91C87">
              <w:rPr>
                <w:rFonts w:ascii="Tahoma" w:hAnsi="Tahoma" w:eastAsia="Tahoma" w:cs="Tahoma"/>
                <w:sz w:val="20"/>
                <w:szCs w:val="20"/>
              </w:rPr>
              <w:t>• Sales</w:t>
            </w:r>
          </w:p>
        </w:tc>
        <w:tc>
          <w:tcPr>
            <w:tcW w:w="1701" w:type="dxa"/>
            <w:tcBorders>
              <w:top w:val="single" w:color="000000" w:themeColor="text1" w:sz="4" w:space="0"/>
              <w:left w:val="nil"/>
              <w:bottom w:val="single" w:color="000000" w:themeColor="text1" w:sz="4" w:space="0"/>
              <w:right w:val="single" w:color="000000" w:themeColor="text1" w:sz="4" w:space="0"/>
            </w:tcBorders>
          </w:tcPr>
          <w:p w:rsidRPr="00B91C87" w:rsidR="004F0BC1" w:rsidP="004F0BC1" w:rsidRDefault="004F0BC1" w14:paraId="03A2FF9B" w14:textId="77777777">
            <w:pPr>
              <w:spacing w:line="240" w:lineRule="auto"/>
              <w:rPr>
                <w:rFonts w:ascii="Tahoma" w:hAnsi="Tahoma" w:eastAsia="Tahoma" w:cs="Tahoma"/>
                <w:sz w:val="20"/>
                <w:szCs w:val="20"/>
              </w:rPr>
            </w:pPr>
            <w:r>
              <w:rPr>
                <w:rFonts w:ascii="Tahoma" w:hAnsi="Tahoma" w:eastAsia="Tahoma" w:cs="Tahoma"/>
                <w:sz w:val="20"/>
                <w:szCs w:val="20"/>
              </w:rPr>
              <w:t>Sales</w:t>
            </w:r>
          </w:p>
        </w:tc>
      </w:tr>
      <w:tr w:rsidRPr="006E5181" w:rsidR="004F0BC1" w:rsidTr="457003A1" w14:paraId="15134D7C"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Pr="004F0BC1" w:rsidR="004F0BC1" w:rsidP="004F0BC1" w:rsidRDefault="004F0BC1" w14:paraId="40E7E691" w14:textId="77777777">
            <w:pPr>
              <w:spacing w:line="240" w:lineRule="auto"/>
              <w:rPr>
                <w:rFonts w:ascii="Tahoma" w:hAnsi="Tahoma" w:eastAsia="Tahoma" w:cs="Tahoma"/>
                <w:sz w:val="20"/>
                <w:szCs w:val="20"/>
                <w:lang w:val="en-US"/>
              </w:rPr>
            </w:pPr>
            <w:proofErr w:type="spellStart"/>
            <w:r w:rsidRPr="004F0BC1">
              <w:rPr>
                <w:rFonts w:ascii="Tahoma" w:hAnsi="Tahoma" w:eastAsia="Tahoma" w:cs="Tahoma"/>
                <w:sz w:val="20"/>
                <w:szCs w:val="20"/>
                <w:lang w:val="en-US"/>
              </w:rPr>
              <w:t>simProduct</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4F0BC1" w:rsidRDefault="004F0BC1" w14:paraId="1B852D9B"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B91C87" w:rsidR="004F0BC1" w:rsidP="004F0BC1" w:rsidRDefault="004F0BC1" w14:paraId="5F33607C"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4F0BC1" w:rsidRDefault="004F0BC1" w14:paraId="51095255" w14:textId="77777777">
            <w:pPr>
              <w:spacing w:line="240" w:lineRule="auto"/>
              <w:rPr>
                <w:rFonts w:ascii="Tahoma" w:hAnsi="Tahoma" w:eastAsia="Tahoma" w:cs="Tahoma"/>
                <w:sz w:val="20"/>
                <w:szCs w:val="20"/>
              </w:rPr>
            </w:pPr>
            <w:r w:rsidRPr="00B83C3A">
              <w:rPr>
                <w:rFonts w:ascii="Tahoma" w:hAnsi="Tahoma" w:eastAsia="Tahoma" w:cs="Tahoma"/>
                <w:sz w:val="20"/>
                <w:szCs w:val="20"/>
              </w:rPr>
              <w:t>A code describing the type of product. Each product is kept in different systems. Used for prepaid preparation.</w:t>
            </w:r>
            <w:r>
              <w:rPr>
                <w:rFonts w:ascii="Tahoma" w:hAnsi="Tahoma" w:eastAsia="Tahoma" w:cs="Tahoma"/>
                <w:sz w:val="20"/>
                <w:szCs w:val="20"/>
              </w:rPr>
              <w:t xml:space="preserve"> </w:t>
            </w:r>
          </w:p>
          <w:p w:rsidRPr="004F0BC1" w:rsidR="004F0BC1" w:rsidP="004F0BC1" w:rsidRDefault="004F0BC1" w14:paraId="6DA8662F" w14:textId="77777777">
            <w:pPr>
              <w:spacing w:line="240" w:lineRule="auto"/>
              <w:rPr>
                <w:rFonts w:ascii="Tahoma" w:hAnsi="Tahoma" w:eastAsia="Tahoma" w:cs="Tahoma"/>
                <w:sz w:val="20"/>
                <w:szCs w:val="20"/>
              </w:rPr>
            </w:pPr>
            <w:r w:rsidRPr="004F0BC1">
              <w:rPr>
                <w:rFonts w:ascii="Tahoma" w:hAnsi="Tahoma" w:eastAsia="Tahoma" w:cs="Tahoma"/>
                <w:sz w:val="20"/>
                <w:szCs w:val="20"/>
              </w:rPr>
              <w:t>Sample Values:</w:t>
            </w:r>
          </w:p>
          <w:p w:rsidR="004F0BC1" w:rsidP="004F0BC1" w:rsidRDefault="004F0BC1" w14:paraId="70651B12" w14:textId="77777777">
            <w:pPr>
              <w:spacing w:line="240" w:lineRule="auto"/>
              <w:rPr>
                <w:rFonts w:ascii="Tahoma" w:hAnsi="Tahoma" w:eastAsia="Tahoma" w:cs="Tahoma"/>
                <w:sz w:val="20"/>
                <w:szCs w:val="20"/>
              </w:rPr>
            </w:pPr>
            <w:r>
              <w:rPr>
                <w:rFonts w:ascii="Tahoma" w:hAnsi="Tahoma" w:eastAsia="Tahoma" w:cs="Tahoma"/>
                <w:sz w:val="20"/>
                <w:szCs w:val="20"/>
              </w:rPr>
              <w:t>• 3PP (prepaid)</w:t>
            </w:r>
          </w:p>
          <w:p w:rsidR="004F0BC1" w:rsidP="004F0BC1" w:rsidRDefault="004F0BC1" w14:paraId="71CC876F" w14:textId="77777777">
            <w:pPr>
              <w:spacing w:line="240" w:lineRule="auto"/>
              <w:rPr>
                <w:rFonts w:ascii="Tahoma" w:hAnsi="Tahoma" w:eastAsia="Tahoma" w:cs="Tahoma"/>
                <w:sz w:val="20"/>
                <w:szCs w:val="20"/>
              </w:rPr>
            </w:pPr>
            <w:r>
              <w:rPr>
                <w:rFonts w:ascii="Tahoma" w:hAnsi="Tahoma" w:eastAsia="Tahoma" w:cs="Tahoma"/>
                <w:sz w:val="20"/>
                <w:szCs w:val="20"/>
              </w:rPr>
              <w:t>• HYB (hybrid)</w:t>
            </w:r>
          </w:p>
          <w:p w:rsidRPr="00B91C87" w:rsidR="004F0BC1" w:rsidP="004F0BC1" w:rsidRDefault="004F0BC1" w14:paraId="4E749DF1" w14:textId="77777777">
            <w:pPr>
              <w:spacing w:line="240" w:lineRule="auto"/>
              <w:rPr>
                <w:rFonts w:ascii="Tahoma" w:hAnsi="Tahoma" w:eastAsia="Tahoma" w:cs="Tahoma"/>
                <w:sz w:val="20"/>
                <w:szCs w:val="20"/>
              </w:rPr>
            </w:pPr>
            <w:r>
              <w:rPr>
                <w:rFonts w:ascii="Tahoma" w:hAnsi="Tahoma" w:eastAsia="Tahoma" w:cs="Tahoma"/>
                <w:sz w:val="20"/>
                <w:szCs w:val="20"/>
              </w:rPr>
              <w:t>• 3PO (postpaid)</w:t>
            </w:r>
          </w:p>
        </w:tc>
        <w:tc>
          <w:tcPr>
            <w:tcW w:w="1701" w:type="dxa"/>
            <w:tcBorders>
              <w:top w:val="single" w:color="000000" w:themeColor="text1" w:sz="4" w:space="0"/>
              <w:left w:val="nil"/>
              <w:bottom w:val="single" w:color="000000" w:themeColor="text1" w:sz="4" w:space="0"/>
              <w:right w:val="single" w:color="000000" w:themeColor="text1" w:sz="4" w:space="0"/>
            </w:tcBorders>
          </w:tcPr>
          <w:p w:rsidRPr="00B83C3A" w:rsidR="004F0BC1" w:rsidP="004F0BC1" w:rsidRDefault="004F0BC1" w14:paraId="6ADC00B0" w14:textId="77777777">
            <w:pPr>
              <w:spacing w:line="240" w:lineRule="auto"/>
              <w:rPr>
                <w:rFonts w:ascii="Tahoma" w:hAnsi="Tahoma" w:eastAsia="Tahoma" w:cs="Tahoma"/>
                <w:sz w:val="20"/>
                <w:szCs w:val="20"/>
              </w:rPr>
            </w:pPr>
            <w:r>
              <w:rPr>
                <w:rFonts w:ascii="Tahoma" w:hAnsi="Tahoma" w:eastAsia="Tahoma" w:cs="Tahoma"/>
                <w:sz w:val="20"/>
                <w:szCs w:val="20"/>
              </w:rPr>
              <w:t>3PP</w:t>
            </w:r>
          </w:p>
        </w:tc>
      </w:tr>
      <w:tr w:rsidR="125CA171" w:rsidTr="457003A1" w14:paraId="0F4F9EFF"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55498379" w:rsidP="125CA171" w:rsidRDefault="55498379" w14:paraId="60FA1B61" w14:textId="48FEAC9D">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simProfile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5498379" w:rsidP="125CA171" w:rsidRDefault="55498379" w14:paraId="226FE7FA" w14:textId="671BB41D">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5498379" w:rsidP="125CA171" w:rsidRDefault="55498379" w14:paraId="55B96184" w14:textId="0DA69736">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5498379" w:rsidP="125CA171" w:rsidRDefault="55498379" w14:paraId="3975F31D" w14:textId="3D2A22DB">
            <w:pPr>
              <w:spacing w:line="240" w:lineRule="auto"/>
              <w:rPr>
                <w:rFonts w:ascii="Tahoma" w:hAnsi="Tahoma" w:eastAsia="Tahoma" w:cs="Tahoma"/>
                <w:sz w:val="20"/>
                <w:szCs w:val="20"/>
              </w:rPr>
            </w:pPr>
            <w:r w:rsidRPr="125CA171">
              <w:rPr>
                <w:rFonts w:ascii="Tahoma" w:hAnsi="Tahoma" w:eastAsia="Tahoma" w:cs="Tahoma"/>
                <w:sz w:val="20"/>
                <w:szCs w:val="20"/>
                <w:lang w:val="en-US"/>
              </w:rPr>
              <w:t xml:space="preserve">A system profile used to </w:t>
            </w:r>
            <w:proofErr w:type="spellStart"/>
            <w:r w:rsidRPr="125CA171">
              <w:rPr>
                <w:rFonts w:ascii="Tahoma" w:hAnsi="Tahoma" w:eastAsia="Tahoma" w:cs="Tahoma"/>
                <w:sz w:val="20"/>
                <w:szCs w:val="20"/>
                <w:lang w:val="en-US"/>
              </w:rPr>
              <w:t>categorise</w:t>
            </w:r>
            <w:proofErr w:type="spellEnd"/>
            <w:r w:rsidRPr="125CA171">
              <w:rPr>
                <w:rFonts w:ascii="Tahoma" w:hAnsi="Tahoma" w:eastAsia="Tahoma" w:cs="Tahoma"/>
                <w:sz w:val="20"/>
                <w:szCs w:val="20"/>
                <w:lang w:val="en-US"/>
              </w:rPr>
              <w:t xml:space="preserve"> the SIM </w:t>
            </w:r>
            <w:proofErr w:type="gramStart"/>
            <w:r w:rsidRPr="125CA171">
              <w:rPr>
                <w:rFonts w:ascii="Tahoma" w:hAnsi="Tahoma" w:eastAsia="Tahoma" w:cs="Tahoma"/>
                <w:sz w:val="20"/>
                <w:szCs w:val="20"/>
                <w:lang w:val="en-US"/>
              </w:rPr>
              <w:t>in to</w:t>
            </w:r>
            <w:proofErr w:type="gramEnd"/>
            <w:r w:rsidRPr="125CA171">
              <w:rPr>
                <w:rFonts w:ascii="Tahoma" w:hAnsi="Tahoma" w:eastAsia="Tahoma" w:cs="Tahoma"/>
                <w:sz w:val="20"/>
                <w:szCs w:val="20"/>
                <w:lang w:val="en-US"/>
              </w:rPr>
              <w:t xml:space="preserve"> different capabilities</w:t>
            </w:r>
          </w:p>
        </w:tc>
        <w:tc>
          <w:tcPr>
            <w:tcW w:w="1701" w:type="dxa"/>
            <w:tcBorders>
              <w:top w:val="single" w:color="000000" w:themeColor="text1" w:sz="4" w:space="0"/>
              <w:left w:val="nil"/>
              <w:bottom w:val="single" w:color="000000" w:themeColor="text1" w:sz="4" w:space="0"/>
              <w:right w:val="single" w:color="000000" w:themeColor="text1" w:sz="4" w:space="0"/>
            </w:tcBorders>
          </w:tcPr>
          <w:p w:rsidR="55498379" w:rsidP="125CA171" w:rsidRDefault="55498379" w14:paraId="36D6800D" w14:textId="74E3110A">
            <w:pPr>
              <w:spacing w:line="240" w:lineRule="auto"/>
              <w:rPr>
                <w:rFonts w:ascii="Tahoma" w:hAnsi="Tahoma" w:eastAsia="Tahoma" w:cs="Tahoma"/>
                <w:sz w:val="20"/>
                <w:szCs w:val="20"/>
              </w:rPr>
            </w:pPr>
            <w:r w:rsidRPr="125CA171">
              <w:rPr>
                <w:rFonts w:ascii="Tahoma" w:hAnsi="Tahoma" w:eastAsia="Tahoma" w:cs="Tahoma"/>
                <w:sz w:val="20"/>
                <w:szCs w:val="20"/>
              </w:rPr>
              <w:t>2358</w:t>
            </w:r>
          </w:p>
        </w:tc>
      </w:tr>
      <w:tr w:rsidRPr="006E5181" w:rsidR="004F0BC1" w:rsidTr="457003A1" w14:paraId="6459C54D"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Pr="004F0BC1" w:rsidR="004F0BC1" w:rsidP="004F0BC1" w:rsidRDefault="004F0BC1" w14:paraId="209056F4" w14:textId="77777777">
            <w:pPr>
              <w:spacing w:line="240" w:lineRule="auto"/>
              <w:rPr>
                <w:rFonts w:ascii="Tahoma" w:hAnsi="Tahoma" w:eastAsia="Tahoma" w:cs="Tahoma"/>
                <w:sz w:val="20"/>
                <w:szCs w:val="20"/>
                <w:lang w:val="en-US"/>
              </w:rPr>
            </w:pPr>
            <w:proofErr w:type="spellStart"/>
            <w:r w:rsidRPr="004F0BC1">
              <w:rPr>
                <w:rFonts w:ascii="Tahoma" w:hAnsi="Tahoma" w:eastAsia="Tahoma" w:cs="Tahoma"/>
                <w:sz w:val="20"/>
                <w:szCs w:val="20"/>
                <w:lang w:val="en-US"/>
              </w:rPr>
              <w:t>simCategory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4F0BC1" w:rsidRDefault="004F0BC1" w14:paraId="5C649E5D"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B91C87" w:rsidR="004F0BC1" w:rsidP="004F0BC1" w:rsidRDefault="004F0BC1" w14:paraId="1B1C39D1"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B91C87" w:rsidR="004F0BC1" w:rsidP="7F98CED1" w:rsidRDefault="004F0BC1" w14:paraId="24E2CD36" w14:textId="77777777">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 xml:space="preserve">A value generated by the sim system to identify characteristics of the SIM. e.g. C31P04. Includes </w:t>
            </w:r>
            <w:proofErr w:type="spellStart"/>
            <w:r w:rsidRPr="7F98CED1">
              <w:rPr>
                <w:rFonts w:ascii="Tahoma" w:hAnsi="Tahoma" w:eastAsia="Tahoma" w:cs="Tahoma"/>
                <w:sz w:val="20"/>
                <w:szCs w:val="20"/>
                <w:lang w:val="en-US"/>
              </w:rPr>
              <w:t>simProduct</w:t>
            </w:r>
            <w:proofErr w:type="spellEnd"/>
            <w:r w:rsidRPr="7F98CED1">
              <w:rPr>
                <w:rFonts w:ascii="Tahoma" w:hAnsi="Tahoma" w:eastAsia="Tahoma" w:cs="Tahoma"/>
                <w:sz w:val="20"/>
                <w:szCs w:val="20"/>
                <w:lang w:val="en-US"/>
              </w:rPr>
              <w:t xml:space="preserve">, </w:t>
            </w:r>
            <w:proofErr w:type="spellStart"/>
            <w:r w:rsidRPr="7F98CED1">
              <w:rPr>
                <w:rFonts w:ascii="Tahoma" w:hAnsi="Tahoma" w:eastAsia="Tahoma" w:cs="Tahoma"/>
                <w:sz w:val="20"/>
                <w:szCs w:val="20"/>
                <w:lang w:val="en-US"/>
              </w:rPr>
              <w:t>regionCode</w:t>
            </w:r>
            <w:proofErr w:type="spellEnd"/>
            <w:r w:rsidRPr="7F98CED1">
              <w:rPr>
                <w:rFonts w:ascii="Tahoma" w:hAnsi="Tahoma" w:eastAsia="Tahoma" w:cs="Tahoma"/>
                <w:sz w:val="20"/>
                <w:szCs w:val="20"/>
                <w:lang w:val="en-US"/>
              </w:rPr>
              <w:t xml:space="preserve"> and other characteristics. Currently contains 490 possible values ranging from B103 to XU41.</w:t>
            </w:r>
          </w:p>
        </w:tc>
        <w:tc>
          <w:tcPr>
            <w:tcW w:w="1701" w:type="dxa"/>
            <w:tcBorders>
              <w:top w:val="single" w:color="000000" w:themeColor="text1" w:sz="4" w:space="0"/>
              <w:left w:val="nil"/>
              <w:bottom w:val="single" w:color="000000" w:themeColor="text1" w:sz="4" w:space="0"/>
              <w:right w:val="single" w:color="000000" w:themeColor="text1" w:sz="4" w:space="0"/>
            </w:tcBorders>
          </w:tcPr>
          <w:p w:rsidRPr="00B83C3A" w:rsidR="004F0BC1" w:rsidP="004F0BC1" w:rsidRDefault="004F0BC1" w14:paraId="2BE752A1" w14:textId="77777777">
            <w:pPr>
              <w:spacing w:line="240" w:lineRule="auto"/>
              <w:rPr>
                <w:rFonts w:ascii="Tahoma" w:hAnsi="Tahoma" w:eastAsia="Tahoma" w:cs="Tahoma"/>
                <w:sz w:val="20"/>
                <w:szCs w:val="20"/>
              </w:rPr>
            </w:pPr>
            <w:r>
              <w:rPr>
                <w:rFonts w:ascii="Tahoma" w:hAnsi="Tahoma" w:eastAsia="Tahoma" w:cs="Tahoma"/>
                <w:sz w:val="20"/>
                <w:szCs w:val="20"/>
              </w:rPr>
              <w:t>C31P04</w:t>
            </w:r>
          </w:p>
        </w:tc>
      </w:tr>
      <w:tr w:rsidR="32B8416E" w:rsidTr="457003A1" w14:paraId="6A117DAD"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2A256192" w:rsidP="32B8416E" w:rsidRDefault="2A256192" w14:paraId="6E2BC5CD" w14:textId="3922548E">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simVersion</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2A256192" w:rsidP="32B8416E" w:rsidRDefault="2A256192" w14:paraId="448EC145" w14:textId="1ECD57F9">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2A256192" w:rsidP="32B8416E" w:rsidRDefault="2A256192" w14:paraId="41FB8939" w14:textId="5C21B43C">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2A256192" w:rsidP="32B8416E" w:rsidRDefault="2A256192" w14:paraId="7C09815E" w14:textId="4CD0F913">
            <w:pPr>
              <w:rPr>
                <w:rFonts w:ascii="Tahoma" w:hAnsi="Tahoma" w:eastAsia="Tahoma" w:cs="Tahoma"/>
                <w:color w:val="000000" w:themeColor="text1"/>
                <w:sz w:val="20"/>
                <w:szCs w:val="20"/>
                <w:lang w:val="en-US"/>
              </w:rPr>
            </w:pPr>
            <w:r w:rsidRPr="32B8416E">
              <w:rPr>
                <w:rFonts w:ascii="Tahoma" w:hAnsi="Tahoma" w:eastAsia="Tahoma" w:cs="Tahoma"/>
                <w:color w:val="000000" w:themeColor="text1"/>
                <w:sz w:val="20"/>
                <w:szCs w:val="20"/>
                <w:lang w:val="en-US"/>
              </w:rPr>
              <w:t>Minimum support Version of SIM</w:t>
            </w:r>
          </w:p>
          <w:p w:rsidR="2A256192" w:rsidP="32B8416E" w:rsidRDefault="2A256192" w14:paraId="5C9BAB27" w14:textId="11CB7BB0">
            <w:pPr>
              <w:rPr>
                <w:rFonts w:ascii="Tahoma" w:hAnsi="Tahoma" w:eastAsia="Tahoma" w:cs="Tahoma"/>
                <w:color w:val="000000" w:themeColor="text1"/>
                <w:sz w:val="20"/>
                <w:szCs w:val="20"/>
                <w:lang w:val="en-US"/>
              </w:rPr>
            </w:pPr>
            <w:r w:rsidRPr="00761B70">
              <w:rPr>
                <w:rFonts w:ascii="Tahoma" w:hAnsi="Tahoma" w:eastAsia="Tahoma" w:cs="Tahoma"/>
                <w:color w:val="000000" w:themeColor="text1"/>
                <w:sz w:val="20"/>
                <w:szCs w:val="20"/>
                <w:lang w:val="en-GB"/>
              </w:rPr>
              <w:t>(</w:t>
            </w:r>
            <w:r w:rsidRPr="32B8416E">
              <w:rPr>
                <w:rFonts w:ascii="Tahoma" w:hAnsi="Tahoma" w:eastAsia="Tahoma" w:cs="Tahoma"/>
                <w:color w:val="000000" w:themeColor="text1"/>
                <w:sz w:val="20"/>
                <w:szCs w:val="20"/>
                <w:lang w:val="en-US"/>
              </w:rPr>
              <w:t>e</w:t>
            </w:r>
            <w:r w:rsidRPr="00761B70">
              <w:rPr>
                <w:rFonts w:ascii="Tahoma" w:hAnsi="Tahoma" w:eastAsia="Tahoma" w:cs="Tahoma"/>
                <w:color w:val="000000" w:themeColor="text1"/>
                <w:sz w:val="20"/>
                <w:szCs w:val="20"/>
                <w:lang w:val="en-GB"/>
              </w:rPr>
              <w:t>.</w:t>
            </w:r>
            <w:r w:rsidRPr="32B8416E">
              <w:rPr>
                <w:rFonts w:ascii="Tahoma" w:hAnsi="Tahoma" w:eastAsia="Tahoma" w:cs="Tahoma"/>
                <w:color w:val="000000" w:themeColor="text1"/>
                <w:sz w:val="20"/>
                <w:szCs w:val="20"/>
                <w:lang w:val="en-US"/>
              </w:rPr>
              <w:t>g</w:t>
            </w:r>
            <w:r w:rsidRPr="00761B70">
              <w:rPr>
                <w:rFonts w:ascii="Tahoma" w:hAnsi="Tahoma" w:eastAsia="Tahoma" w:cs="Tahoma"/>
                <w:color w:val="000000" w:themeColor="text1"/>
                <w:sz w:val="20"/>
                <w:szCs w:val="20"/>
                <w:lang w:val="en-GB"/>
              </w:rPr>
              <w:t>. "</w:t>
            </w:r>
            <w:proofErr w:type="spellStart"/>
            <w:r w:rsidRPr="32B8416E">
              <w:rPr>
                <w:rFonts w:ascii="Tahoma" w:hAnsi="Tahoma" w:eastAsia="Tahoma" w:cs="Tahoma"/>
                <w:color w:val="000000" w:themeColor="text1"/>
                <w:sz w:val="20"/>
                <w:szCs w:val="20"/>
                <w:lang w:val="en-US"/>
              </w:rPr>
              <w:t>simVersion</w:t>
            </w:r>
            <w:proofErr w:type="spellEnd"/>
            <w:proofErr w:type="gramStart"/>
            <w:r w:rsidRPr="00761B70">
              <w:rPr>
                <w:rFonts w:ascii="Tahoma" w:hAnsi="Tahoma" w:eastAsia="Tahoma" w:cs="Tahoma"/>
                <w:color w:val="000000" w:themeColor="text1"/>
                <w:sz w:val="20"/>
                <w:szCs w:val="20"/>
                <w:lang w:val="en-GB"/>
              </w:rPr>
              <w:t>" :</w:t>
            </w:r>
            <w:proofErr w:type="gramEnd"/>
            <w:r w:rsidRPr="00761B70">
              <w:rPr>
                <w:rFonts w:ascii="Tahoma" w:hAnsi="Tahoma" w:eastAsia="Tahoma" w:cs="Tahoma"/>
                <w:color w:val="000000" w:themeColor="text1"/>
                <w:sz w:val="20"/>
                <w:szCs w:val="20"/>
                <w:lang w:val="en-GB"/>
              </w:rPr>
              <w:t xml:space="preserve"> "</w:t>
            </w:r>
            <w:r w:rsidRPr="32B8416E">
              <w:rPr>
                <w:rFonts w:ascii="Tahoma" w:hAnsi="Tahoma" w:eastAsia="Tahoma" w:cs="Tahoma"/>
                <w:color w:val="000000" w:themeColor="text1"/>
                <w:sz w:val="20"/>
                <w:szCs w:val="20"/>
                <w:lang w:val="en-US"/>
              </w:rPr>
              <w:t>3G</w:t>
            </w:r>
            <w:r w:rsidRPr="00761B70">
              <w:rPr>
                <w:rFonts w:ascii="Tahoma" w:hAnsi="Tahoma" w:eastAsia="Tahoma" w:cs="Tahoma"/>
                <w:color w:val="000000" w:themeColor="text1"/>
                <w:sz w:val="20"/>
                <w:szCs w:val="20"/>
                <w:lang w:val="en-GB"/>
              </w:rPr>
              <w:t>")</w:t>
            </w:r>
          </w:p>
          <w:p w:rsidR="32B8416E" w:rsidP="32B8416E" w:rsidRDefault="32B8416E" w14:paraId="7BB3A4BE" w14:textId="6EA58F81">
            <w:pPr>
              <w:spacing w:line="240" w:lineRule="auto"/>
              <w:rPr>
                <w:rFonts w:ascii="Tahoma" w:hAnsi="Tahoma" w:eastAsia="Tahoma" w:cs="Tahoma"/>
                <w:sz w:val="20"/>
                <w:szCs w:val="20"/>
                <w:lang w:val="en-US"/>
              </w:rPr>
            </w:pPr>
          </w:p>
        </w:tc>
        <w:tc>
          <w:tcPr>
            <w:tcW w:w="1701" w:type="dxa"/>
            <w:tcBorders>
              <w:top w:val="single" w:color="000000" w:themeColor="text1" w:sz="4" w:space="0"/>
              <w:left w:val="nil"/>
              <w:bottom w:val="single" w:color="000000" w:themeColor="text1" w:sz="4" w:space="0"/>
              <w:right w:val="single" w:color="000000" w:themeColor="text1" w:sz="4" w:space="0"/>
            </w:tcBorders>
          </w:tcPr>
          <w:p w:rsidR="2A256192" w:rsidP="32B8416E" w:rsidRDefault="2A256192" w14:paraId="0A0C603D" w14:textId="52B2C55D">
            <w:pPr>
              <w:spacing w:line="240" w:lineRule="auto"/>
              <w:rPr>
                <w:rFonts w:ascii="Tahoma" w:hAnsi="Tahoma" w:eastAsia="Tahoma" w:cs="Tahoma"/>
                <w:sz w:val="20"/>
                <w:szCs w:val="20"/>
              </w:rPr>
            </w:pPr>
            <w:r w:rsidRPr="32B8416E">
              <w:rPr>
                <w:rFonts w:ascii="Tahoma" w:hAnsi="Tahoma" w:eastAsia="Tahoma" w:cs="Tahoma"/>
                <w:sz w:val="20"/>
                <w:szCs w:val="20"/>
              </w:rPr>
              <w:t>3G</w:t>
            </w:r>
          </w:p>
        </w:tc>
      </w:tr>
      <w:tr w:rsidRPr="006E5181" w:rsidR="004F0BC1" w:rsidTr="457003A1" w14:paraId="3B974181"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Pr="004F0BC1" w:rsidR="004F0BC1" w:rsidP="004F0BC1" w:rsidRDefault="004F0BC1" w14:paraId="2BA461A3" w14:textId="77777777">
            <w:pPr>
              <w:spacing w:line="240" w:lineRule="auto"/>
              <w:rPr>
                <w:rFonts w:ascii="Tahoma" w:hAnsi="Tahoma" w:eastAsia="Tahoma" w:cs="Tahoma"/>
                <w:sz w:val="20"/>
                <w:szCs w:val="20"/>
                <w:lang w:val="en-US"/>
              </w:rPr>
            </w:pPr>
            <w:proofErr w:type="spellStart"/>
            <w:r w:rsidRPr="004F0BC1">
              <w:rPr>
                <w:rFonts w:ascii="Tahoma" w:hAnsi="Tahoma" w:eastAsia="Tahoma" w:cs="Tahoma"/>
                <w:sz w:val="20"/>
                <w:szCs w:val="20"/>
                <w:lang w:val="en-US"/>
              </w:rPr>
              <w:t>sourceCode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4F0BC1" w:rsidRDefault="004F0BC1" w14:paraId="5C42778A"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4F0BC1" w:rsidRDefault="004F0BC1" w14:paraId="7CF0D45A"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4F0BC1" w:rsidR="004F0BC1" w:rsidP="7F98CED1" w:rsidRDefault="004F0BC1" w14:paraId="3E0F7E20" w14:textId="77777777">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 xml:space="preserve">A category of SIMs and numbers. Currently there are only two values: S1=Mass, T1=Test. This is used during </w:t>
            </w:r>
            <w:proofErr w:type="spellStart"/>
            <w:r w:rsidRPr="7F98CED1">
              <w:rPr>
                <w:rFonts w:ascii="Tahoma" w:hAnsi="Tahoma" w:eastAsia="Tahoma" w:cs="Tahoma"/>
                <w:sz w:val="20"/>
                <w:szCs w:val="20"/>
                <w:lang w:val="en-US"/>
              </w:rPr>
              <w:t>prematching</w:t>
            </w:r>
            <w:proofErr w:type="spellEnd"/>
            <w:r w:rsidRPr="7F98CED1">
              <w:rPr>
                <w:rFonts w:ascii="Tahoma" w:hAnsi="Tahoma" w:eastAsia="Tahoma" w:cs="Tahoma"/>
                <w:sz w:val="20"/>
                <w:szCs w:val="20"/>
                <w:lang w:val="en-US"/>
              </w:rPr>
              <w:t xml:space="preserve"> a SIM to a package. For example, test SIMs must be </w:t>
            </w:r>
            <w:proofErr w:type="spellStart"/>
            <w:r w:rsidRPr="7F98CED1">
              <w:rPr>
                <w:rFonts w:ascii="Tahoma" w:hAnsi="Tahoma" w:eastAsia="Tahoma" w:cs="Tahoma"/>
                <w:sz w:val="20"/>
                <w:szCs w:val="20"/>
                <w:lang w:val="en-US"/>
              </w:rPr>
              <w:t>prematched</w:t>
            </w:r>
            <w:proofErr w:type="spellEnd"/>
            <w:r w:rsidRPr="7F98CED1">
              <w:rPr>
                <w:rFonts w:ascii="Tahoma" w:hAnsi="Tahoma" w:eastAsia="Tahoma" w:cs="Tahoma"/>
                <w:sz w:val="20"/>
                <w:szCs w:val="20"/>
                <w:lang w:val="en-US"/>
              </w:rPr>
              <w:t xml:space="preserve"> with T1 SIMs and T1 numbers.</w:t>
            </w:r>
          </w:p>
        </w:tc>
        <w:tc>
          <w:tcPr>
            <w:tcW w:w="1701" w:type="dxa"/>
            <w:tcBorders>
              <w:top w:val="single" w:color="000000" w:themeColor="text1" w:sz="4" w:space="0"/>
              <w:left w:val="nil"/>
              <w:bottom w:val="single" w:color="000000" w:themeColor="text1" w:sz="4" w:space="0"/>
              <w:right w:val="single" w:color="000000" w:themeColor="text1" w:sz="4" w:space="0"/>
            </w:tcBorders>
          </w:tcPr>
          <w:p w:rsidRPr="004F0BC1" w:rsidR="004F0BC1" w:rsidP="004F0BC1" w:rsidRDefault="004F0BC1" w14:paraId="73666E02" w14:textId="77777777">
            <w:pPr>
              <w:spacing w:line="240" w:lineRule="auto"/>
              <w:rPr>
                <w:rFonts w:ascii="Tahoma" w:hAnsi="Tahoma" w:eastAsia="Tahoma" w:cs="Tahoma"/>
                <w:sz w:val="20"/>
                <w:szCs w:val="20"/>
              </w:rPr>
            </w:pPr>
            <w:r w:rsidRPr="004F0BC1">
              <w:rPr>
                <w:rFonts w:ascii="Tahoma" w:hAnsi="Tahoma" w:eastAsia="Tahoma" w:cs="Tahoma"/>
                <w:sz w:val="20"/>
                <w:szCs w:val="20"/>
              </w:rPr>
              <w:t>S1</w:t>
            </w:r>
          </w:p>
        </w:tc>
      </w:tr>
      <w:tr w:rsidR="00D6125F" w:rsidTr="457003A1" w14:paraId="6AB46444"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00D6125F" w:rsidP="00D6125F" w:rsidRDefault="00D6125F" w14:paraId="5BEED8EB" w14:textId="5567DAB8">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transferBy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6125F" w:rsidP="00D6125F" w:rsidRDefault="00D6125F" w14:paraId="75049F3C" w14:textId="5511A159">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6125F" w:rsidP="00D6125F" w:rsidRDefault="00D6125F" w14:paraId="4D5DC844" w14:textId="2067C7EC">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F98CED1" w:rsidR="00D6125F" w:rsidP="00D6125F" w:rsidRDefault="00D6125F" w14:paraId="21D8C221" w14:textId="486D747D">
            <w:pPr>
              <w:spacing w:line="240" w:lineRule="auto"/>
              <w:rPr>
                <w:rFonts w:ascii="Tahoma" w:hAnsi="Tahoma" w:eastAsia="Tahoma" w:cs="Tahoma"/>
                <w:sz w:val="20"/>
                <w:szCs w:val="20"/>
                <w:lang w:val="en-US"/>
              </w:rPr>
            </w:pPr>
            <w:r>
              <w:rPr>
                <w:rFonts w:ascii="Tahoma" w:hAnsi="Tahoma" w:eastAsia="Tahoma" w:cs="Tahoma"/>
                <w:sz w:val="20"/>
                <w:szCs w:val="20"/>
              </w:rPr>
              <w:t xml:space="preserve">The username that </w:t>
            </w:r>
            <w:proofErr w:type="gramStart"/>
            <w:r>
              <w:rPr>
                <w:rFonts w:ascii="Tahoma" w:hAnsi="Tahoma" w:eastAsia="Tahoma" w:cs="Tahoma"/>
                <w:sz w:val="20"/>
                <w:szCs w:val="20"/>
              </w:rPr>
              <w:t>request</w:t>
            </w:r>
            <w:proofErr w:type="gramEnd"/>
            <w:r>
              <w:rPr>
                <w:rFonts w:ascii="Tahoma" w:hAnsi="Tahoma" w:eastAsia="Tahoma" w:cs="Tahoma"/>
                <w:sz w:val="20"/>
                <w:szCs w:val="20"/>
              </w:rPr>
              <w:t xml:space="preserve"> transfer of SIM to shop location</w:t>
            </w:r>
          </w:p>
        </w:tc>
        <w:tc>
          <w:tcPr>
            <w:tcW w:w="1701" w:type="dxa"/>
            <w:tcBorders>
              <w:top w:val="single" w:color="000000" w:themeColor="text1" w:sz="4" w:space="0"/>
              <w:left w:val="nil"/>
              <w:bottom w:val="single" w:color="000000" w:themeColor="text1" w:sz="4" w:space="0"/>
              <w:right w:val="single" w:color="000000" w:themeColor="text1" w:sz="4" w:space="0"/>
            </w:tcBorders>
          </w:tcPr>
          <w:p w:rsidRPr="7F98CED1" w:rsidR="00D6125F" w:rsidP="00D6125F" w:rsidRDefault="003A248E" w14:paraId="139C3545" w14:textId="4FCCFBA8">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phxusr</w:t>
            </w:r>
            <w:proofErr w:type="spellEnd"/>
          </w:p>
        </w:tc>
      </w:tr>
      <w:tr w:rsidR="00D6125F" w:rsidTr="457003A1" w14:paraId="22E8ADF1"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00D6125F" w:rsidP="00D6125F" w:rsidRDefault="00D6125F" w14:paraId="7E30F958" w14:textId="2A1AAB64">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transferDate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6125F" w:rsidP="00D6125F" w:rsidRDefault="00D6125F" w14:paraId="37DAA6D2" w14:textId="5C2DD5D9">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6125F" w:rsidP="00D6125F" w:rsidRDefault="00D6125F" w14:paraId="5A3E97E2" w14:textId="6571BA59">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6125F" w:rsidP="00D6125F" w:rsidRDefault="00D6125F" w14:paraId="5706E456" w14:textId="77777777">
            <w:pPr>
              <w:spacing w:line="240" w:lineRule="auto"/>
              <w:rPr>
                <w:rFonts w:ascii="Tahoma" w:hAnsi="Tahoma" w:eastAsia="Tahoma" w:cs="Tahoma"/>
                <w:sz w:val="20"/>
                <w:szCs w:val="20"/>
              </w:rPr>
            </w:pPr>
            <w:r>
              <w:rPr>
                <w:rFonts w:ascii="Tahoma" w:hAnsi="Tahoma" w:eastAsia="Tahoma" w:cs="Tahoma"/>
                <w:sz w:val="20"/>
                <w:szCs w:val="20"/>
              </w:rPr>
              <w:t>The date the SIM transfer was requested</w:t>
            </w:r>
          </w:p>
          <w:p w:rsidRPr="7F98CED1" w:rsidR="00D6125F" w:rsidP="00D6125F" w:rsidRDefault="00D6125F" w14:paraId="2E55B1E3" w14:textId="3E72A8AF">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Pr="7F98CED1" w:rsidR="00D6125F" w:rsidP="00D6125F" w:rsidRDefault="003A248E" w14:paraId="289623D0" w14:textId="08820F1A">
            <w:pPr>
              <w:spacing w:line="240" w:lineRule="auto"/>
              <w:rPr>
                <w:rFonts w:ascii="Tahoma" w:hAnsi="Tahoma" w:eastAsia="Tahoma" w:cs="Tahoma"/>
                <w:sz w:val="20"/>
                <w:szCs w:val="20"/>
                <w:lang w:val="en-US"/>
              </w:rPr>
            </w:pPr>
            <w:r w:rsidRPr="00674CE8">
              <w:rPr>
                <w:rFonts w:ascii="Calibri" w:hAnsi="Calibri" w:cs="Calibri"/>
                <w:color w:val="000000"/>
                <w:szCs w:val="20"/>
                <w:lang w:val="en-GB"/>
              </w:rPr>
              <w:t>2020-06-18T17:24:53Z</w:t>
            </w:r>
          </w:p>
        </w:tc>
      </w:tr>
      <w:tr w:rsidR="00D6125F" w:rsidTr="457003A1" w14:paraId="6921989F"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00D6125F" w:rsidP="00D6125F" w:rsidRDefault="00D6125F" w14:paraId="18BF82E2" w14:textId="4FBE1B90">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transferStatus</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6125F" w:rsidP="00D6125F" w:rsidRDefault="00D6125F" w14:paraId="060CCA62" w14:textId="4B3442EC">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6125F" w:rsidP="00D6125F" w:rsidRDefault="00D6125F" w14:paraId="33BCC082" w14:textId="2EF828E2">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F98CED1" w:rsidR="00D6125F" w:rsidP="00D6125F" w:rsidRDefault="00D6125F" w14:paraId="6B3209D3" w14:textId="01453515">
            <w:pPr>
              <w:spacing w:line="240" w:lineRule="auto"/>
              <w:rPr>
                <w:rFonts w:ascii="Tahoma" w:hAnsi="Tahoma" w:eastAsia="Tahoma" w:cs="Tahoma"/>
                <w:sz w:val="20"/>
                <w:szCs w:val="20"/>
                <w:lang w:val="en-US"/>
              </w:rPr>
            </w:pPr>
            <w:r>
              <w:rPr>
                <w:rFonts w:ascii="Tahoma" w:hAnsi="Tahoma" w:eastAsia="Tahoma" w:cs="Tahoma"/>
                <w:sz w:val="20"/>
                <w:szCs w:val="20"/>
              </w:rPr>
              <w:t>Transfer status</w:t>
            </w:r>
          </w:p>
        </w:tc>
        <w:tc>
          <w:tcPr>
            <w:tcW w:w="1701" w:type="dxa"/>
            <w:tcBorders>
              <w:top w:val="single" w:color="000000" w:themeColor="text1" w:sz="4" w:space="0"/>
              <w:left w:val="nil"/>
              <w:bottom w:val="single" w:color="000000" w:themeColor="text1" w:sz="4" w:space="0"/>
              <w:right w:val="single" w:color="000000" w:themeColor="text1" w:sz="4" w:space="0"/>
            </w:tcBorders>
          </w:tcPr>
          <w:p w:rsidRPr="7F98CED1" w:rsidR="00D6125F" w:rsidP="00D6125F" w:rsidRDefault="003A248E" w14:paraId="79AFD23E" w14:textId="44BEB2EC">
            <w:pPr>
              <w:spacing w:line="240" w:lineRule="auto"/>
              <w:rPr>
                <w:rFonts w:ascii="Tahoma" w:hAnsi="Tahoma" w:eastAsia="Tahoma" w:cs="Tahoma"/>
                <w:sz w:val="20"/>
                <w:szCs w:val="20"/>
                <w:lang w:val="en-US"/>
              </w:rPr>
            </w:pPr>
            <w:r>
              <w:rPr>
                <w:rFonts w:ascii="Tahoma" w:hAnsi="Tahoma" w:eastAsia="Tahoma" w:cs="Tahoma"/>
                <w:sz w:val="20"/>
                <w:szCs w:val="20"/>
                <w:lang w:val="en-US"/>
              </w:rPr>
              <w:t>“”</w:t>
            </w:r>
          </w:p>
        </w:tc>
      </w:tr>
      <w:tr w:rsidR="004F0BC1" w:rsidTr="457003A1" w14:paraId="505C8C3D"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004F0BC1" w:rsidP="00D116FF" w:rsidRDefault="004F0BC1" w14:paraId="34D69693" w14:textId="72C75B76">
            <w:pPr>
              <w:spacing w:line="240" w:lineRule="auto"/>
              <w:rPr>
                <w:rFonts w:ascii="Tahoma" w:hAnsi="Tahoma" w:eastAsia="Tahoma" w:cs="Tahoma"/>
                <w:sz w:val="20"/>
                <w:szCs w:val="20"/>
                <w:lang w:val="en-US"/>
              </w:rPr>
            </w:pPr>
            <w:proofErr w:type="spellStart"/>
            <w:r w:rsidRPr="0B23F7AE">
              <w:rPr>
                <w:rFonts w:ascii="Tahoma" w:hAnsi="Tahoma" w:eastAsia="Tahoma" w:cs="Tahoma"/>
                <w:sz w:val="20"/>
                <w:szCs w:val="20"/>
                <w:lang w:val="en-US"/>
              </w:rPr>
              <w:t>updateBy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275B5953"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4F0BC1" w:rsidR="004F0BC1" w:rsidP="00D116FF" w:rsidRDefault="004F0BC1" w14:paraId="767E8969"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B23F7AE" w:rsidRDefault="004F0BC1" w14:paraId="2CF92FA8" w14:textId="27851840">
            <w:pPr>
              <w:spacing w:line="240" w:lineRule="auto"/>
              <w:rPr>
                <w:rFonts w:ascii="Tahoma" w:hAnsi="Tahoma" w:eastAsia="Tahoma" w:cs="Tahoma"/>
                <w:sz w:val="20"/>
                <w:szCs w:val="20"/>
                <w:lang w:val="en-US"/>
              </w:rPr>
            </w:pPr>
            <w:r w:rsidRPr="0B23F7AE">
              <w:rPr>
                <w:rFonts w:ascii="Tahoma" w:hAnsi="Tahoma" w:eastAsia="Tahoma" w:cs="Tahoma"/>
                <w:sz w:val="20"/>
                <w:szCs w:val="20"/>
                <w:lang w:val="en-US"/>
              </w:rPr>
              <w:t>The system that the record was modified by</w:t>
            </w:r>
          </w:p>
          <w:p w:rsidR="004F0BC1" w:rsidP="7F98CED1" w:rsidRDefault="06BB3BD9" w14:paraId="6F6A6D30" w14:textId="50895E11">
            <w:pPr>
              <w:spacing w:line="240" w:lineRule="auto"/>
              <w:rPr>
                <w:rFonts w:ascii="Tahoma" w:hAnsi="Tahoma" w:eastAsia="Tahoma" w:cs="Tahoma"/>
                <w:sz w:val="20"/>
                <w:szCs w:val="20"/>
                <w:lang w:val="en-US"/>
              </w:rPr>
            </w:pPr>
            <w:r w:rsidRPr="0B23F7AE">
              <w:rPr>
                <w:rFonts w:ascii="Tahoma" w:hAnsi="Tahoma" w:eastAsia="Tahoma" w:cs="Tahoma"/>
                <w:b/>
                <w:bCs/>
                <w:sz w:val="20"/>
                <w:szCs w:val="20"/>
              </w:rPr>
              <w:t>Alternate name:</w:t>
            </w:r>
            <w:r w:rsidRPr="0B23F7AE" w:rsidR="478CF90C">
              <w:rPr>
                <w:rFonts w:ascii="Tahoma" w:hAnsi="Tahoma" w:eastAsia="Tahoma" w:cs="Tahoma"/>
                <w:b/>
                <w:bCs/>
                <w:sz w:val="20"/>
                <w:szCs w:val="20"/>
              </w:rPr>
              <w:t xml:space="preserve"> </w:t>
            </w:r>
            <w:proofErr w:type="spellStart"/>
            <w:r w:rsidRPr="0B23F7AE" w:rsidR="478CF90C">
              <w:rPr>
                <w:rFonts w:ascii="Tahoma" w:hAnsi="Tahoma" w:eastAsia="Tahoma" w:cs="Tahoma"/>
                <w:sz w:val="20"/>
                <w:szCs w:val="20"/>
                <w:lang w:val="en-US"/>
              </w:rPr>
              <w:t>modified_by</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004F0BC1" w:rsidP="7F98CED1" w:rsidRDefault="004F0BC1" w14:paraId="60EBC7CA" w14:textId="77777777">
            <w:pPr>
              <w:spacing w:line="240" w:lineRule="auto"/>
              <w:rPr>
                <w:rFonts w:ascii="Tahoma" w:hAnsi="Tahoma" w:eastAsia="Tahoma" w:cs="Tahoma"/>
                <w:sz w:val="20"/>
                <w:szCs w:val="20"/>
                <w:lang w:val="en-US"/>
              </w:rPr>
            </w:pPr>
            <w:proofErr w:type="spellStart"/>
            <w:r w:rsidRPr="7F98CED1">
              <w:rPr>
                <w:rFonts w:ascii="Tahoma" w:hAnsi="Tahoma" w:eastAsia="Tahoma" w:cs="Tahoma"/>
                <w:sz w:val="20"/>
                <w:szCs w:val="20"/>
                <w:lang w:val="en-US"/>
              </w:rPr>
              <w:t>phx</w:t>
            </w:r>
            <w:proofErr w:type="spellEnd"/>
          </w:p>
        </w:tc>
      </w:tr>
      <w:tr w:rsidR="004F0BC1" w:rsidTr="457003A1" w14:paraId="5199262B"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004F0BC1" w:rsidP="00D116FF" w:rsidRDefault="004F0BC1" w14:paraId="097CE3AB" w14:textId="6ACD1529">
            <w:pPr>
              <w:spacing w:line="240" w:lineRule="auto"/>
            </w:pPr>
            <w:proofErr w:type="spellStart"/>
            <w:r w:rsidRPr="0B23F7AE">
              <w:rPr>
                <w:rFonts w:ascii="Tahoma" w:hAnsi="Tahoma" w:eastAsia="Tahoma" w:cs="Tahoma"/>
                <w:sz w:val="20"/>
                <w:szCs w:val="20"/>
                <w:lang w:val="en-US"/>
              </w:rPr>
              <w:t>updateDate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1736D2FE"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2D4912C5" w14:textId="77777777">
            <w:pPr>
              <w:spacing w:line="240" w:lineRule="auto"/>
              <w:rPr>
                <w:rFonts w:ascii="Tahoma" w:hAnsi="Tahoma" w:eastAsia="Tahoma" w:cs="Tahoma"/>
                <w:sz w:val="20"/>
                <w:szCs w:val="20"/>
              </w:rPr>
            </w:pPr>
            <w:r>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4F0BC1" w:rsidP="00D116FF" w:rsidRDefault="004F0BC1" w14:paraId="6761E7C1" w14:textId="77777777">
            <w:pPr>
              <w:spacing w:line="240" w:lineRule="auto"/>
              <w:rPr>
                <w:rFonts w:ascii="Tahoma" w:hAnsi="Tahoma" w:eastAsia="Tahoma" w:cs="Tahoma"/>
                <w:sz w:val="20"/>
                <w:szCs w:val="20"/>
              </w:rPr>
            </w:pPr>
            <w:r>
              <w:rPr>
                <w:rFonts w:ascii="Tahoma" w:hAnsi="Tahoma" w:eastAsia="Tahoma" w:cs="Tahoma"/>
                <w:sz w:val="20"/>
                <w:szCs w:val="20"/>
              </w:rPr>
              <w:t>The latest date the record was modified</w:t>
            </w:r>
          </w:p>
          <w:p w:rsidR="004F0BC1" w:rsidP="0B23F7AE" w:rsidRDefault="004F0BC1" w14:paraId="49A738FA" w14:textId="5239A797">
            <w:pPr>
              <w:spacing w:line="240" w:lineRule="auto"/>
              <w:rPr>
                <w:rFonts w:ascii="Tahoma" w:hAnsi="Tahoma" w:eastAsia="Tahoma" w:cs="Tahoma"/>
                <w:sz w:val="20"/>
                <w:szCs w:val="20"/>
                <w:lang w:val="en-US"/>
              </w:rPr>
            </w:pPr>
            <w:r w:rsidRPr="0B23F7AE">
              <w:rPr>
                <w:rFonts w:ascii="Tahoma" w:hAnsi="Tahoma" w:eastAsia="Tahoma" w:cs="Tahoma"/>
                <w:b/>
                <w:bCs/>
                <w:sz w:val="20"/>
                <w:szCs w:val="20"/>
                <w:lang w:val="en-US"/>
              </w:rPr>
              <w:t>RFC3339 Format:</w:t>
            </w:r>
            <w:r w:rsidRPr="0B23F7AE">
              <w:rPr>
                <w:rFonts w:ascii="Tahoma" w:hAnsi="Tahoma" w:eastAsia="Tahoma" w:cs="Tahoma"/>
                <w:sz w:val="20"/>
                <w:szCs w:val="20"/>
                <w:lang w:val="en-US"/>
              </w:rPr>
              <w:t xml:space="preserve"> yyyy-MM-ddThh24:</w:t>
            </w:r>
            <w:proofErr w:type="gramStart"/>
            <w:r w:rsidRPr="0B23F7AE">
              <w:rPr>
                <w:rFonts w:ascii="Tahoma" w:hAnsi="Tahoma" w:eastAsia="Tahoma" w:cs="Tahoma"/>
                <w:sz w:val="20"/>
                <w:szCs w:val="20"/>
                <w:lang w:val="en-US"/>
              </w:rPr>
              <w:t>mi:ssZ</w:t>
            </w:r>
            <w:proofErr w:type="gramEnd"/>
          </w:p>
          <w:p w:rsidR="004F0BC1" w:rsidP="7F98CED1" w:rsidRDefault="2C9AC190" w14:paraId="3204CF4D" w14:textId="1DC51CAC">
            <w:pPr>
              <w:spacing w:line="240" w:lineRule="auto"/>
              <w:rPr>
                <w:rFonts w:ascii="Tahoma" w:hAnsi="Tahoma" w:eastAsia="Tahoma" w:cs="Tahoma"/>
                <w:sz w:val="20"/>
                <w:szCs w:val="20"/>
                <w:lang w:val="en-US"/>
              </w:rPr>
            </w:pPr>
            <w:r w:rsidRPr="0B23F7AE">
              <w:rPr>
                <w:rFonts w:ascii="Tahoma" w:hAnsi="Tahoma" w:eastAsia="Tahoma" w:cs="Tahoma"/>
                <w:b/>
                <w:bCs/>
                <w:sz w:val="20"/>
                <w:szCs w:val="20"/>
              </w:rPr>
              <w:t xml:space="preserve">Alternate name: </w:t>
            </w:r>
            <w:proofErr w:type="spellStart"/>
            <w:r w:rsidRPr="0B23F7AE">
              <w:rPr>
                <w:rFonts w:ascii="Tahoma" w:hAnsi="Tahoma" w:eastAsia="Tahoma" w:cs="Tahoma"/>
                <w:sz w:val="20"/>
                <w:szCs w:val="20"/>
                <w:lang w:val="en-US"/>
              </w:rPr>
              <w:t>modified_date</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004F0BC1" w:rsidP="00D116FF" w:rsidRDefault="004F0BC1" w14:paraId="7D917DEF" w14:textId="77777777">
            <w:pPr>
              <w:spacing w:line="240" w:lineRule="auto"/>
              <w:rPr>
                <w:rFonts w:ascii="Tahoma" w:hAnsi="Tahoma" w:eastAsia="Tahoma" w:cs="Tahoma"/>
                <w:sz w:val="20"/>
                <w:szCs w:val="20"/>
              </w:rPr>
            </w:pPr>
            <w:r w:rsidRPr="004F0BC1">
              <w:rPr>
                <w:rFonts w:ascii="Tahoma" w:hAnsi="Tahoma" w:eastAsia="Tahoma" w:cs="Tahoma"/>
                <w:sz w:val="20"/>
                <w:szCs w:val="20"/>
              </w:rPr>
              <w:t>2020-06-18T17:24:53Z</w:t>
            </w:r>
          </w:p>
        </w:tc>
      </w:tr>
      <w:tr w:rsidR="32B8416E" w:rsidTr="457003A1" w14:paraId="146373CD"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32B8416E" w:rsidP="32B8416E" w:rsidRDefault="32B8416E" w14:paraId="5A6C5F05"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usageType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5C5DC163"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A51FCC" w:rsidR="32B8416E" w:rsidP="32B8416E" w:rsidRDefault="32B8416E" w14:paraId="1C7CAE0F"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6E11A337" w14:textId="77777777">
            <w:pPr>
              <w:spacing w:line="240" w:lineRule="auto"/>
              <w:rPr>
                <w:rFonts w:ascii="Tahoma" w:hAnsi="Tahoma" w:eastAsia="Tahoma" w:cs="Tahoma"/>
                <w:sz w:val="20"/>
                <w:szCs w:val="20"/>
              </w:rPr>
            </w:pPr>
            <w:r w:rsidRPr="32B8416E">
              <w:rPr>
                <w:rFonts w:ascii="Tahoma" w:hAnsi="Tahoma" w:eastAsia="Tahoma" w:cs="Tahoma"/>
                <w:sz w:val="20"/>
                <w:szCs w:val="20"/>
              </w:rPr>
              <w:t xml:space="preserve">A marketing defined value for what the SIM will be used for. List of values changes depending on marketing team. </w:t>
            </w:r>
          </w:p>
          <w:p w:rsidR="32B8416E" w:rsidP="32B8416E" w:rsidRDefault="32B8416E" w14:paraId="29F003C1"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Sample values (not enumerated):</w:t>
            </w:r>
          </w:p>
          <w:p w:rsidR="32B8416E" w:rsidP="32B8416E" w:rsidRDefault="32B8416E" w14:paraId="2D4AA2C9" w14:textId="77777777">
            <w:pPr>
              <w:spacing w:line="240" w:lineRule="auto"/>
              <w:rPr>
                <w:rFonts w:ascii="Tahoma" w:hAnsi="Tahoma" w:eastAsia="Tahoma" w:cs="Tahoma"/>
                <w:sz w:val="20"/>
                <w:szCs w:val="20"/>
              </w:rPr>
            </w:pPr>
            <w:r w:rsidRPr="32B8416E">
              <w:rPr>
                <w:rFonts w:ascii="Tahoma" w:hAnsi="Tahoma" w:eastAsia="Tahoma" w:cs="Tahoma"/>
                <w:sz w:val="20"/>
                <w:szCs w:val="20"/>
              </w:rPr>
              <w:t>•SIM2Fly3G_eSIM_Download_V2</w:t>
            </w:r>
          </w:p>
          <w:p w:rsidR="32B8416E" w:rsidP="32B8416E" w:rsidRDefault="32B8416E" w14:paraId="79DB2634"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w:t>
            </w:r>
            <w:proofErr w:type="spellStart"/>
            <w:r w:rsidRPr="32B8416E">
              <w:rPr>
                <w:rFonts w:ascii="Tahoma" w:hAnsi="Tahoma" w:eastAsia="Tahoma" w:cs="Tahoma"/>
                <w:sz w:val="20"/>
                <w:szCs w:val="20"/>
                <w:lang w:val="en-US"/>
              </w:rPr>
              <w:t>eSIM_Download_DYM</w:t>
            </w:r>
            <w:proofErr w:type="spellEnd"/>
          </w:p>
          <w:p w:rsidR="32B8416E" w:rsidP="32B8416E" w:rsidRDefault="32B8416E" w14:paraId="0DBB9FA8" w14:textId="77777777">
            <w:pPr>
              <w:spacing w:line="240" w:lineRule="auto"/>
              <w:rPr>
                <w:rFonts w:ascii="Tahoma" w:hAnsi="Tahoma" w:eastAsia="Tahoma" w:cs="Tahoma"/>
                <w:sz w:val="20"/>
                <w:szCs w:val="20"/>
              </w:rPr>
            </w:pPr>
            <w:r w:rsidRPr="32B8416E">
              <w:rPr>
                <w:rFonts w:ascii="Tahoma" w:hAnsi="Tahoma" w:eastAsia="Tahoma" w:cs="Tahoma"/>
                <w:sz w:val="20"/>
                <w:szCs w:val="20"/>
              </w:rPr>
              <w:t>•eSIM_Download_V2</w:t>
            </w:r>
          </w:p>
          <w:p w:rsidR="32B8416E" w:rsidP="32B8416E" w:rsidRDefault="32B8416E" w14:paraId="2CBD1BFC"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w:t>
            </w:r>
            <w:proofErr w:type="spellStart"/>
            <w:r w:rsidRPr="32B8416E">
              <w:rPr>
                <w:rFonts w:ascii="Tahoma" w:hAnsi="Tahoma" w:eastAsia="Tahoma" w:cs="Tahoma"/>
                <w:sz w:val="20"/>
                <w:szCs w:val="20"/>
                <w:lang w:val="en-US"/>
              </w:rPr>
              <w:t>eSIM_Download</w:t>
            </w:r>
            <w:proofErr w:type="spellEnd"/>
          </w:p>
          <w:p w:rsidR="32B8416E" w:rsidP="32B8416E" w:rsidRDefault="32B8416E" w14:paraId="724E35E3" w14:textId="77777777">
            <w:pPr>
              <w:spacing w:line="240" w:lineRule="auto"/>
              <w:rPr>
                <w:rFonts w:ascii="Tahoma" w:hAnsi="Tahoma" w:eastAsia="Tahoma" w:cs="Tahoma"/>
                <w:sz w:val="20"/>
                <w:szCs w:val="20"/>
              </w:rPr>
            </w:pPr>
            <w:r w:rsidRPr="32B8416E">
              <w:rPr>
                <w:rFonts w:ascii="Tahoma" w:hAnsi="Tahoma" w:eastAsia="Tahoma" w:cs="Tahoma"/>
                <w:sz w:val="20"/>
                <w:szCs w:val="20"/>
              </w:rPr>
              <w:t>•SIM2Fly3G_G2_eSIM_Download</w:t>
            </w:r>
          </w:p>
          <w:p w:rsidR="32B8416E" w:rsidP="32B8416E" w:rsidRDefault="32B8416E" w14:paraId="35453E1C" w14:textId="77777777">
            <w:pPr>
              <w:spacing w:line="240" w:lineRule="auto"/>
              <w:rPr>
                <w:rFonts w:ascii="Tahoma" w:hAnsi="Tahoma" w:eastAsia="Tahoma" w:cs="Tahoma"/>
                <w:sz w:val="20"/>
                <w:szCs w:val="20"/>
              </w:rPr>
            </w:pPr>
            <w:r w:rsidRPr="32B8416E">
              <w:rPr>
                <w:rFonts w:ascii="Tahoma" w:hAnsi="Tahoma" w:eastAsia="Tahoma" w:cs="Tahoma"/>
                <w:sz w:val="20"/>
                <w:szCs w:val="20"/>
              </w:rPr>
              <w:t>•DownloadSIM_V2</w:t>
            </w:r>
          </w:p>
          <w:p w:rsidR="32B8416E" w:rsidP="32B8416E" w:rsidRDefault="32B8416E" w14:paraId="61E12121" w14:textId="77777777">
            <w:pPr>
              <w:spacing w:line="240" w:lineRule="auto"/>
              <w:rPr>
                <w:rFonts w:ascii="Tahoma" w:hAnsi="Tahoma" w:eastAsia="Tahoma" w:cs="Tahoma"/>
                <w:sz w:val="20"/>
                <w:szCs w:val="20"/>
              </w:rPr>
            </w:pPr>
            <w:r w:rsidRPr="32B8416E">
              <w:rPr>
                <w:rFonts w:ascii="Tahoma" w:hAnsi="Tahoma" w:eastAsia="Tahoma" w:cs="Tahoma"/>
                <w:sz w:val="20"/>
                <w:szCs w:val="20"/>
              </w:rPr>
              <w:t>•SIM2Fly3G_eSIM_Download</w:t>
            </w:r>
          </w:p>
        </w:tc>
        <w:tc>
          <w:tcPr>
            <w:tcW w:w="1701" w:type="dxa"/>
            <w:tcBorders>
              <w:top w:val="single" w:color="000000" w:themeColor="text1" w:sz="4" w:space="0"/>
              <w:left w:val="nil"/>
              <w:bottom w:val="single" w:color="000000" w:themeColor="text1" w:sz="4" w:space="0"/>
              <w:right w:val="single" w:color="000000" w:themeColor="text1" w:sz="4" w:space="0"/>
            </w:tcBorders>
          </w:tcPr>
          <w:p w:rsidR="32B8416E" w:rsidP="32B8416E" w:rsidRDefault="32B8416E" w14:paraId="6591F066"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eSIM_Download</w:t>
            </w:r>
            <w:proofErr w:type="spellEnd"/>
          </w:p>
        </w:tc>
      </w:tr>
      <w:tr w:rsidR="44B55F75" w:rsidTr="457003A1" w14:paraId="2BF30AEB"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2A012ADA" w:rsidP="44B55F75" w:rsidRDefault="2A012ADA" w14:paraId="0E3D67D2" w14:textId="14DAF114">
            <w:pPr>
              <w:spacing w:line="240" w:lineRule="auto"/>
              <w:rPr>
                <w:rFonts w:ascii="Tahoma" w:hAnsi="Tahoma" w:eastAsia="Tahoma" w:cs="Tahoma"/>
                <w:sz w:val="20"/>
                <w:szCs w:val="20"/>
                <w:lang w:val="en-US"/>
              </w:rPr>
            </w:pPr>
            <w:proofErr w:type="spellStart"/>
            <w:r w:rsidRPr="44B55F75">
              <w:rPr>
                <w:rFonts w:ascii="Tahoma" w:hAnsi="Tahoma" w:eastAsia="Tahoma" w:cs="Tahoma"/>
                <w:sz w:val="20"/>
                <w:szCs w:val="20"/>
                <w:lang w:val="en-US"/>
              </w:rPr>
              <w:t>usageTypeGroup</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2A012ADA" w:rsidP="44B55F75" w:rsidRDefault="2A012ADA" w14:paraId="3309F5D3" w14:textId="1B65F25C">
            <w:pPr>
              <w:spacing w:line="240" w:lineRule="auto"/>
              <w:jc w:val="center"/>
              <w:rPr>
                <w:rFonts w:ascii="Tahoma" w:hAnsi="Tahoma" w:eastAsia="Tahoma" w:cs="Tahoma"/>
                <w:sz w:val="20"/>
                <w:szCs w:val="20"/>
              </w:rPr>
            </w:pPr>
            <w:r w:rsidRPr="44B55F75">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2A012ADA" w:rsidP="44B55F75" w:rsidRDefault="2A012ADA" w14:paraId="2BC660F0" w14:textId="32278517">
            <w:pPr>
              <w:spacing w:line="240" w:lineRule="auto"/>
              <w:rPr>
                <w:rFonts w:ascii="Tahoma" w:hAnsi="Tahoma" w:eastAsia="Tahoma" w:cs="Tahoma"/>
                <w:sz w:val="20"/>
                <w:szCs w:val="20"/>
              </w:rPr>
            </w:pPr>
            <w:r w:rsidRPr="44B55F75">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2A012ADA" w:rsidP="44B55F75" w:rsidRDefault="2A012ADA" w14:paraId="30293832" w14:textId="0DD3005F">
            <w:pPr>
              <w:spacing w:line="240" w:lineRule="auto"/>
              <w:rPr>
                <w:rFonts w:ascii="Tahoma" w:hAnsi="Tahoma" w:eastAsia="Tahoma" w:cs="Tahoma"/>
                <w:sz w:val="20"/>
                <w:szCs w:val="20"/>
              </w:rPr>
            </w:pPr>
            <w:r w:rsidRPr="44B55F75">
              <w:rPr>
                <w:rFonts w:ascii="Tahoma" w:hAnsi="Tahoma" w:eastAsia="Tahoma" w:cs="Tahoma"/>
                <w:sz w:val="20"/>
                <w:szCs w:val="20"/>
                <w:lang w:val="en-US"/>
              </w:rPr>
              <w:t xml:space="preserve">Indicates whether the SIM is a physical SIM or </w:t>
            </w:r>
            <w:proofErr w:type="spellStart"/>
            <w:r w:rsidRPr="44B55F75">
              <w:rPr>
                <w:rFonts w:ascii="Tahoma" w:hAnsi="Tahoma" w:eastAsia="Tahoma" w:cs="Tahoma"/>
                <w:sz w:val="20"/>
                <w:szCs w:val="20"/>
                <w:lang w:val="en-US"/>
              </w:rPr>
              <w:t>eSIM</w:t>
            </w:r>
            <w:proofErr w:type="spellEnd"/>
            <w:r w:rsidRPr="44B55F75">
              <w:rPr>
                <w:rFonts w:ascii="Tahoma" w:hAnsi="Tahoma" w:eastAsia="Tahoma" w:cs="Tahoma"/>
                <w:sz w:val="20"/>
                <w:szCs w:val="20"/>
                <w:lang w:val="en-US"/>
              </w:rPr>
              <w:t>.</w:t>
            </w:r>
          </w:p>
        </w:tc>
        <w:tc>
          <w:tcPr>
            <w:tcW w:w="1701" w:type="dxa"/>
            <w:tcBorders>
              <w:top w:val="single" w:color="000000" w:themeColor="text1" w:sz="4" w:space="0"/>
              <w:left w:val="nil"/>
              <w:bottom w:val="single" w:color="000000" w:themeColor="text1" w:sz="4" w:space="0"/>
              <w:right w:val="single" w:color="000000" w:themeColor="text1" w:sz="4" w:space="0"/>
            </w:tcBorders>
          </w:tcPr>
          <w:p w:rsidR="2A012ADA" w:rsidP="44B55F75" w:rsidRDefault="2A012ADA" w14:paraId="688E5942" w14:textId="269E2E88">
            <w:pPr>
              <w:spacing w:line="240" w:lineRule="auto"/>
              <w:rPr>
                <w:rFonts w:ascii="Tahoma" w:hAnsi="Tahoma" w:eastAsia="Tahoma" w:cs="Tahoma"/>
                <w:sz w:val="20"/>
                <w:szCs w:val="20"/>
                <w:lang w:val="en-US"/>
              </w:rPr>
            </w:pPr>
            <w:proofErr w:type="spellStart"/>
            <w:r w:rsidRPr="44B55F75">
              <w:rPr>
                <w:rFonts w:ascii="Tahoma" w:hAnsi="Tahoma" w:eastAsia="Tahoma" w:cs="Tahoma"/>
                <w:sz w:val="20"/>
                <w:szCs w:val="20"/>
                <w:lang w:val="en-US"/>
              </w:rPr>
              <w:t>eSim</w:t>
            </w:r>
            <w:proofErr w:type="spellEnd"/>
          </w:p>
        </w:tc>
      </w:tr>
      <w:tr w:rsidR="3658E42F" w:rsidTr="457003A1" w14:paraId="77A092AE"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55495ECC" w:rsidP="3658E42F" w:rsidRDefault="55495ECC" w14:paraId="0AF05AA6" w14:textId="1B05A3A9">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writeCounter</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5495ECC" w:rsidP="3658E42F" w:rsidRDefault="55495ECC" w14:paraId="6857C857" w14:textId="16E43EAE">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5495ECC" w:rsidP="3658E42F" w:rsidRDefault="55495ECC" w14:paraId="721DDDA9" w14:textId="2F6D223C">
            <w:pPr>
              <w:spacing w:line="240" w:lineRule="auto"/>
            </w:pPr>
            <w:r w:rsidRPr="3658E42F">
              <w:rPr>
                <w:rFonts w:ascii="Tahoma" w:hAnsi="Tahoma" w:eastAsia="Tahoma" w:cs="Tahoma"/>
                <w:sz w:val="20"/>
                <w:szCs w:val="20"/>
              </w:rPr>
              <w:t>Int</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4F8406C" w:rsidP="3658E42F" w:rsidRDefault="34F8406C" w14:paraId="6A14E5FE" w14:textId="3A116778">
            <w:pPr>
              <w:spacing w:line="240" w:lineRule="auto"/>
            </w:pPr>
            <w:r w:rsidRPr="3658E42F">
              <w:rPr>
                <w:rFonts w:ascii="Tahoma" w:hAnsi="Tahoma" w:eastAsia="Tahoma" w:cs="Tahoma"/>
                <w:sz w:val="20"/>
                <w:szCs w:val="20"/>
                <w:lang w:val="en-US"/>
              </w:rPr>
              <w:t>Write counter</w:t>
            </w:r>
          </w:p>
        </w:tc>
        <w:tc>
          <w:tcPr>
            <w:tcW w:w="1701" w:type="dxa"/>
            <w:tcBorders>
              <w:top w:val="single" w:color="000000" w:themeColor="text1" w:sz="4" w:space="0"/>
              <w:left w:val="nil"/>
              <w:bottom w:val="single" w:color="000000" w:themeColor="text1" w:sz="4" w:space="0"/>
              <w:right w:val="single" w:color="000000" w:themeColor="text1" w:sz="4" w:space="0"/>
            </w:tcBorders>
          </w:tcPr>
          <w:p w:rsidR="34F8406C" w:rsidP="3658E42F" w:rsidRDefault="34F8406C" w14:paraId="1B151D82" w14:textId="212922AD">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0</w:t>
            </w:r>
          </w:p>
        </w:tc>
      </w:tr>
    </w:tbl>
    <w:p w:rsidR="32B8416E" w:rsidRDefault="32B8416E" w14:paraId="3DEFF4C9" w14:textId="160F5759"/>
    <w:p w:rsidR="32B8416E" w:rsidRDefault="32B8416E" w14:paraId="37228B71" w14:textId="19BA3212"/>
    <w:p w:rsidR="00A670C6" w:rsidP="00A670C6" w:rsidRDefault="00A670C6" w14:paraId="759045A9" w14:textId="77777777"/>
    <w:p w:rsidR="005A5969" w:rsidP="00A670C6" w:rsidRDefault="5B1C7E63" w14:paraId="00000042" w14:textId="38CEEE14">
      <w:pPr>
        <w:pStyle w:val="Heading3"/>
        <w:ind w:left="0" w:firstLine="0"/>
      </w:pPr>
      <w:bookmarkStart w:name="_Toc638378600" w:id="17"/>
      <w:r>
        <w:t>Resource Order</w:t>
      </w:r>
      <w:r w:rsidR="4207450F">
        <w:t xml:space="preserve"> Entity</w:t>
      </w:r>
      <w:bookmarkEnd w:id="17"/>
    </w:p>
    <w:p w:rsidR="00D629CB" w:rsidP="00D629CB" w:rsidRDefault="00145F6B" w14:paraId="57B8B4D3" w14:textId="73CA8AD1">
      <w:pPr>
        <w:spacing w:line="240" w:lineRule="auto"/>
        <w:rPr>
          <w:rFonts w:ascii="Tahoma" w:hAnsi="Tahoma" w:eastAsia="Tahoma" w:cs="Tahoma"/>
          <w:color w:val="1A1A1A"/>
          <w:sz w:val="20"/>
          <w:szCs w:val="20"/>
        </w:rPr>
      </w:pPr>
      <w:r>
        <w:rPr>
          <w:rFonts w:ascii="Tahoma" w:hAnsi="Tahoma" w:eastAsia="Tahoma" w:cs="Tahoma"/>
          <w:color w:val="1A1A1A"/>
          <w:sz w:val="20"/>
          <w:szCs w:val="20"/>
          <w:lang w:val="en-GB"/>
        </w:rPr>
        <w:t>This entity tracks fields that are related to the Resource Order Domain (though not all may be moved)</w:t>
      </w:r>
    </w:p>
    <w:p w:rsidRPr="00D629CB" w:rsidR="00D629CB" w:rsidP="00D629CB" w:rsidRDefault="00D629CB" w14:paraId="189EA3C6" w14:textId="77777777">
      <w:pPr>
        <w:rPr>
          <w:lang w:val="en-US"/>
        </w:rPr>
      </w:pPr>
    </w:p>
    <w:tbl>
      <w:tblPr>
        <w:tblW w:w="14644" w:type="dxa"/>
        <w:tblInd w:w="93" w:type="dxa"/>
        <w:tblLayout w:type="fixed"/>
        <w:tblCellMar>
          <w:left w:w="115" w:type="dxa"/>
          <w:right w:w="115" w:type="dxa"/>
        </w:tblCellMar>
        <w:tblLook w:val="0400" w:firstRow="0" w:lastRow="0" w:firstColumn="0" w:lastColumn="0" w:noHBand="0" w:noVBand="1"/>
      </w:tblPr>
      <w:tblGrid>
        <w:gridCol w:w="2312"/>
        <w:gridCol w:w="992"/>
        <w:gridCol w:w="1418"/>
        <w:gridCol w:w="8221"/>
        <w:gridCol w:w="1701"/>
      </w:tblGrid>
      <w:tr w:rsidR="00B83C3A" w:rsidTr="3658E42F" w14:paraId="3157EE05" w14:textId="30882FBE">
        <w:trPr>
          <w:trHeight w:val="91"/>
          <w:tblHeader/>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B83C3A" w:rsidRDefault="00B83C3A" w14:paraId="00000043" w14:textId="5416F125">
            <w:pPr>
              <w:spacing w:line="240" w:lineRule="auto"/>
              <w:jc w:val="center"/>
              <w:rPr>
                <w:rFonts w:ascii="Tahoma" w:hAnsi="Tahoma" w:eastAsia="Tahoma" w:cs="Tahoma"/>
                <w:b/>
                <w:sz w:val="20"/>
                <w:szCs w:val="20"/>
              </w:rPr>
            </w:pPr>
            <w:r>
              <w:rPr>
                <w:rFonts w:ascii="Tahoma" w:hAnsi="Tahoma" w:eastAsia="Tahoma" w:cs="Tahoma"/>
                <w:b/>
                <w:sz w:val="20"/>
                <w:szCs w:val="20"/>
              </w:rPr>
              <w:t>Field</w:t>
            </w:r>
            <w:r w:rsidR="0026537A">
              <w:rPr>
                <w:rFonts w:ascii="Tahoma" w:hAnsi="Tahoma" w:eastAsia="Tahoma" w:cs="Tahoma"/>
                <w:b/>
                <w:sz w:val="20"/>
                <w:szCs w:val="20"/>
              </w:rPr>
              <w:t xml:space="preserve"> (Alt. Name)</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B83C3A" w:rsidRDefault="00B83C3A" w14:paraId="00000046" w14:textId="77777777">
            <w:pPr>
              <w:spacing w:line="240" w:lineRule="auto"/>
              <w:jc w:val="center"/>
              <w:rPr>
                <w:rFonts w:ascii="Tahoma" w:hAnsi="Tahoma" w:eastAsia="Tahoma" w:cs="Tahoma"/>
                <w:b/>
                <w:sz w:val="20"/>
                <w:szCs w:val="20"/>
              </w:rPr>
            </w:pPr>
            <w:r>
              <w:rPr>
                <w:rFonts w:ascii="Tahoma" w:hAnsi="Tahoma" w:eastAsia="Tahoma" w:cs="Tahoma"/>
                <w:b/>
                <w:sz w:val="20"/>
                <w:szCs w:val="20"/>
              </w:rPr>
              <w:t>O/M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B83C3A" w:rsidRDefault="00B83C3A" w14:paraId="00000047" w14:textId="563A8B4F">
            <w:pPr>
              <w:spacing w:line="240" w:lineRule="auto"/>
              <w:jc w:val="center"/>
              <w:rPr>
                <w:rFonts w:ascii="Tahoma" w:hAnsi="Tahoma" w:eastAsia="Tahoma" w:cs="Tahoma"/>
                <w:b/>
                <w:sz w:val="20"/>
                <w:szCs w:val="20"/>
              </w:rPr>
            </w:pPr>
            <w:r>
              <w:rPr>
                <w:rFonts w:ascii="Tahoma" w:hAnsi="Tahoma" w:eastAsia="Tahoma" w:cs="Tahoma"/>
                <w:b/>
                <w:sz w:val="20"/>
                <w:szCs w:val="20"/>
              </w:rPr>
              <w:t>Type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B83C3A" w:rsidRDefault="00B83C3A" w14:paraId="00000048"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c>
          <w:tcPr>
            <w:tcW w:w="170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tcPr>
          <w:p w:rsidR="00B83C3A" w:rsidRDefault="00B83C3A" w14:paraId="739C53F4" w14:textId="5212BBEE">
            <w:pPr>
              <w:spacing w:line="240" w:lineRule="auto"/>
              <w:jc w:val="center"/>
              <w:rPr>
                <w:rFonts w:ascii="Tahoma" w:hAnsi="Tahoma" w:eastAsia="Tahoma" w:cs="Tahoma"/>
                <w:b/>
                <w:sz w:val="20"/>
                <w:szCs w:val="20"/>
              </w:rPr>
            </w:pPr>
            <w:r>
              <w:rPr>
                <w:rFonts w:ascii="Tahoma" w:hAnsi="Tahoma" w:eastAsia="Tahoma" w:cs="Tahoma"/>
                <w:b/>
                <w:sz w:val="20"/>
                <w:szCs w:val="20"/>
              </w:rPr>
              <w:t>Sample Value</w:t>
            </w:r>
          </w:p>
        </w:tc>
      </w:tr>
      <w:tr w:rsidR="00772F2C" w:rsidTr="3658E42F" w14:paraId="443C41C1"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7E3C46EE" w:rsidR="00772F2C" w:rsidP="00772F2C" w:rsidRDefault="00772F2C" w14:paraId="0CFC7BC8" w14:textId="51F89EB3">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resourceId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72F2C" w:rsidP="00772F2C" w:rsidRDefault="00772F2C" w14:paraId="4D254CAC" w14:textId="2D78051C">
            <w:pPr>
              <w:spacing w:line="240" w:lineRule="auto"/>
              <w:jc w:val="center"/>
              <w:rPr>
                <w:rFonts w:ascii="Tahoma" w:hAnsi="Tahoma" w:eastAsia="Tahoma" w:cs="Tahoma"/>
                <w:sz w:val="20"/>
                <w:szCs w:val="20"/>
              </w:rPr>
            </w:pPr>
            <w:r>
              <w:rPr>
                <w:rFonts w:ascii="Tahoma" w:hAnsi="Tahoma" w:eastAsia="Tahoma" w:cs="Tahoma"/>
                <w:sz w:val="20"/>
                <w:szCs w:val="20"/>
              </w:rPr>
              <w:t>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72F2C" w:rsidP="00772F2C" w:rsidRDefault="00772F2C" w14:paraId="2AFB48FB" w14:textId="7068C362">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772F2C" w:rsidP="00772F2C" w:rsidRDefault="00772F2C" w14:paraId="052B7BF6" w14:textId="7E1C79FD">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 xml:space="preserve">The associated </w:t>
            </w:r>
            <w:proofErr w:type="spellStart"/>
            <w:r w:rsidRPr="7E3C46EE">
              <w:rPr>
                <w:rFonts w:ascii="Tahoma" w:hAnsi="Tahoma" w:eastAsia="Tahoma" w:cs="Tahoma"/>
                <w:sz w:val="20"/>
                <w:szCs w:val="20"/>
                <w:lang w:val="en-US"/>
              </w:rPr>
              <w:t>resouce</w:t>
            </w:r>
            <w:proofErr w:type="spellEnd"/>
            <w:r w:rsidRPr="7E3C46EE">
              <w:rPr>
                <w:rFonts w:ascii="Tahoma" w:hAnsi="Tahoma" w:eastAsia="Tahoma" w:cs="Tahoma"/>
                <w:sz w:val="20"/>
                <w:szCs w:val="20"/>
                <w:lang w:val="en-US"/>
              </w:rPr>
              <w:t xml:space="preserv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00772F2C" w:rsidP="00772F2C" w:rsidRDefault="00772F2C" w14:paraId="703F3760" w14:textId="7406C78E">
            <w:pPr>
              <w:spacing w:line="240" w:lineRule="auto"/>
              <w:rPr>
                <w:rFonts w:ascii="Tahoma" w:hAnsi="Tahoma" w:eastAsia="Tahoma" w:cs="Tahoma"/>
                <w:sz w:val="20"/>
                <w:szCs w:val="20"/>
                <w:lang w:val="en-US"/>
              </w:rPr>
            </w:pPr>
            <w:r>
              <w:rPr>
                <w:rFonts w:ascii="Tahoma" w:hAnsi="Tahoma" w:eastAsia="Tahoma" w:cs="Tahoma"/>
                <w:sz w:val="20"/>
                <w:szCs w:val="20"/>
              </w:rPr>
              <w:t>013940291</w:t>
            </w:r>
          </w:p>
        </w:tc>
      </w:tr>
      <w:tr w:rsidR="00772F2C" w:rsidTr="3658E42F" w14:paraId="1552F223" w14:textId="4F4D9FDE">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72F2C" w:rsidP="00772F2C" w:rsidRDefault="00772F2C" w14:paraId="00000049" w14:textId="7375CD52">
            <w:pPr>
              <w:spacing w:line="240" w:lineRule="auto"/>
              <w:rPr>
                <w:rFonts w:ascii="Tahoma" w:hAnsi="Tahoma" w:eastAsia="Tahoma" w:cs="Tahoma"/>
                <w:sz w:val="20"/>
                <w:szCs w:val="20"/>
                <w:lang w:val="en-US"/>
              </w:rPr>
            </w:pPr>
            <w:proofErr w:type="spellStart"/>
            <w:r w:rsidRPr="7E3C46EE">
              <w:rPr>
                <w:rFonts w:ascii="Tahoma" w:hAnsi="Tahoma" w:eastAsia="Tahoma" w:cs="Tahoma"/>
                <w:sz w:val="20"/>
                <w:szCs w:val="20"/>
                <w:lang w:val="en-US"/>
              </w:rPr>
              <w:t>assignedBy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72F2C" w:rsidP="00772F2C" w:rsidRDefault="00772F2C" w14:paraId="0000004C" w14:textId="5C06A9C1">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72F2C" w:rsidP="00772F2C" w:rsidRDefault="00772F2C" w14:paraId="0000004D"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72F2C" w:rsidP="00772F2C" w:rsidRDefault="00772F2C" w14:paraId="0000004E" w14:textId="67E48BD4">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The user which assigned the SIM to a shop (for restocking and other general purposes). After assigning, this SIM will be shipped to the assigned shop.</w:t>
            </w:r>
          </w:p>
        </w:tc>
        <w:tc>
          <w:tcPr>
            <w:tcW w:w="1701" w:type="dxa"/>
            <w:tcBorders>
              <w:top w:val="single" w:color="000000" w:themeColor="text1" w:sz="4" w:space="0"/>
              <w:left w:val="nil"/>
              <w:bottom w:val="single" w:color="000000" w:themeColor="text1" w:sz="4" w:space="0"/>
              <w:right w:val="single" w:color="000000" w:themeColor="text1" w:sz="4" w:space="0"/>
            </w:tcBorders>
          </w:tcPr>
          <w:p w:rsidRPr="7E3C46EE" w:rsidR="00772F2C" w:rsidP="00772F2C" w:rsidRDefault="00772F2C" w14:paraId="6FFAD499" w14:textId="40014859">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phxusr</w:t>
            </w:r>
            <w:proofErr w:type="spellEnd"/>
          </w:p>
        </w:tc>
      </w:tr>
      <w:tr w:rsidR="00772F2C" w:rsidTr="3658E42F" w14:paraId="55EEFBFF" w14:textId="04BAE054">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72F2C" w:rsidP="00772F2C" w:rsidRDefault="00772F2C" w14:paraId="4A1BA168" w14:textId="211F741A">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assignSystem</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72F2C" w:rsidP="00772F2C" w:rsidRDefault="00772F2C" w14:paraId="210BE43B" w14:textId="7344BA26">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72F2C" w:rsidP="00772F2C" w:rsidRDefault="00772F2C" w14:paraId="603F6FEB" w14:textId="0957CDED">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72F2C" w:rsidP="00772F2C" w:rsidRDefault="00772F2C" w14:paraId="7CB564F5" w14:textId="6AAE6E2C">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The system (e.g. MO/PHX) that assigned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Pr="7E3C46EE" w:rsidR="00772F2C" w:rsidP="00772F2C" w:rsidRDefault="00772F2C" w14:paraId="103CBBD4" w14:textId="32CF4C4F">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phx</w:t>
            </w:r>
            <w:proofErr w:type="spellEnd"/>
          </w:p>
        </w:tc>
      </w:tr>
      <w:tr w:rsidR="00772F2C" w:rsidTr="3658E42F" w14:paraId="2A1FE4A9" w14:textId="04FE682B">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72F2C" w:rsidP="00772F2C" w:rsidRDefault="00772F2C" w14:paraId="0000004F" w14:textId="0339D63C">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assignedDate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72F2C" w:rsidP="00772F2C" w:rsidRDefault="00772F2C" w14:paraId="00000052" w14:textId="3B5DD48B">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72F2C" w:rsidP="00772F2C" w:rsidRDefault="00772F2C" w14:paraId="00000053" w14:textId="60B97380">
            <w:pPr>
              <w:spacing w:line="240" w:lineRule="auto"/>
              <w:rPr>
                <w:rFonts w:ascii="Tahoma" w:hAnsi="Tahoma" w:eastAsia="Tahoma" w:cs="Tahoma"/>
                <w:sz w:val="20"/>
                <w:szCs w:val="20"/>
              </w:rPr>
            </w:pPr>
            <w:r>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72F2C" w:rsidP="00772F2C" w:rsidRDefault="00772F2C" w14:paraId="44AF1574" w14:textId="77777777">
            <w:pPr>
              <w:spacing w:line="240" w:lineRule="auto"/>
              <w:rPr>
                <w:rFonts w:ascii="Tahoma" w:hAnsi="Tahoma" w:eastAsia="Tahoma" w:cs="Tahoma"/>
                <w:sz w:val="20"/>
                <w:szCs w:val="20"/>
              </w:rPr>
            </w:pPr>
            <w:r>
              <w:rPr>
                <w:rFonts w:ascii="Tahoma" w:hAnsi="Tahoma" w:eastAsia="Tahoma" w:cs="Tahoma"/>
                <w:sz w:val="20"/>
                <w:szCs w:val="20"/>
              </w:rPr>
              <w:t xml:space="preserve">The date that the SIM was assigned to the shop/location. </w:t>
            </w:r>
          </w:p>
          <w:p w:rsidR="00772F2C" w:rsidP="7F98CED1" w:rsidRDefault="00B16936" w14:paraId="00000054" w14:textId="3200E962">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 xml:space="preserve">RFC3339 </w:t>
            </w:r>
            <w:r w:rsidRPr="7F98CED1" w:rsidR="00772F2C">
              <w:rPr>
                <w:rFonts w:ascii="Tahoma" w:hAnsi="Tahoma" w:eastAsia="Tahoma" w:cs="Tahoma"/>
                <w:b/>
                <w:bCs/>
                <w:sz w:val="20"/>
                <w:szCs w:val="20"/>
                <w:lang w:val="en-US"/>
              </w:rPr>
              <w:t>Format:</w:t>
            </w:r>
            <w:r w:rsidRPr="7F98CED1" w:rsidR="00772F2C">
              <w:rPr>
                <w:rFonts w:ascii="Tahoma" w:hAnsi="Tahoma" w:eastAsia="Tahoma" w:cs="Tahoma"/>
                <w:sz w:val="20"/>
                <w:szCs w:val="20"/>
                <w:lang w:val="en-US"/>
              </w:rPr>
              <w:t xml:space="preserve"> yyyy</w:t>
            </w:r>
            <w:r w:rsidRPr="7F98CED1">
              <w:rPr>
                <w:rFonts w:ascii="Tahoma" w:hAnsi="Tahoma" w:eastAsia="Tahoma" w:cs="Tahoma"/>
                <w:sz w:val="20"/>
                <w:szCs w:val="20"/>
                <w:lang w:val="en-US"/>
              </w:rPr>
              <w:t>-MM-ddT</w:t>
            </w:r>
            <w:r w:rsidRPr="7F98CED1" w:rsidR="00772F2C">
              <w:rPr>
                <w:rFonts w:ascii="Tahoma" w:hAnsi="Tahoma" w:eastAsia="Tahoma" w:cs="Tahoma"/>
                <w:sz w:val="20"/>
                <w:szCs w:val="20"/>
                <w:lang w:val="en-US"/>
              </w:rPr>
              <w:t>hh24:</w:t>
            </w:r>
            <w:proofErr w:type="gramStart"/>
            <w:r w:rsidRPr="7F98CED1" w:rsidR="00772F2C">
              <w:rPr>
                <w:rFonts w:ascii="Tahoma" w:hAnsi="Tahoma" w:eastAsia="Tahoma" w:cs="Tahoma"/>
                <w:sz w:val="20"/>
                <w:szCs w:val="20"/>
                <w:lang w:val="en-US"/>
              </w:rPr>
              <w:t>mi:ss</w:t>
            </w:r>
            <w:r w:rsidRPr="7F98CED1">
              <w:rPr>
                <w:rFonts w:ascii="Tahoma" w:hAnsi="Tahoma" w:eastAsia="Tahoma" w:cs="Tahoma"/>
                <w:sz w:val="20"/>
                <w:szCs w:val="20"/>
                <w:lang w:val="en-US"/>
              </w:rPr>
              <w:t>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772F2C" w:rsidP="00772F2C" w:rsidRDefault="00B16936" w14:paraId="2EEEFD48" w14:textId="1E6325F5">
            <w:pPr>
              <w:spacing w:line="240" w:lineRule="auto"/>
              <w:rPr>
                <w:rFonts w:ascii="Tahoma" w:hAnsi="Tahoma" w:eastAsia="Tahoma" w:cs="Tahoma"/>
                <w:sz w:val="20"/>
                <w:szCs w:val="20"/>
              </w:rPr>
            </w:pPr>
            <w:r w:rsidRPr="00674CE8">
              <w:rPr>
                <w:rFonts w:ascii="Calibri" w:hAnsi="Calibri" w:cs="Calibri"/>
                <w:color w:val="000000"/>
                <w:szCs w:val="20"/>
                <w:lang w:val="en-GB"/>
              </w:rPr>
              <w:t>2020-06-18T17:24:53Z</w:t>
            </w:r>
          </w:p>
        </w:tc>
      </w:tr>
      <w:tr w:rsidR="0073765D" w:rsidTr="3658E42F" w14:paraId="064A09E0"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3765D" w:rsidP="0073765D" w:rsidRDefault="00212F64" w14:paraId="39093ADE" w14:textId="3C9B6242">
            <w:pPr>
              <w:spacing w:line="240" w:lineRule="auto"/>
              <w:rPr>
                <w:rFonts w:ascii="Tahoma" w:hAnsi="Tahoma" w:eastAsia="Tahoma" w:cs="Tahoma"/>
                <w:sz w:val="20"/>
                <w:szCs w:val="20"/>
                <w:lang w:val="en-US"/>
              </w:rPr>
            </w:pPr>
            <w:r>
              <w:rPr>
                <w:rFonts w:ascii="Tahoma" w:hAnsi="Tahoma" w:eastAsia="Tahoma" w:cs="Tahoma"/>
                <w:sz w:val="20"/>
                <w:szCs w:val="20"/>
                <w:lang w:val="en-US"/>
              </w:rPr>
              <w:t>reason</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3224178A" w14:textId="01CD61FA">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73765D" w:rsidP="0073765D" w:rsidRDefault="0073765D" w14:paraId="2DA7C826" w14:textId="014B8D08">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1C1DEF" w:rsidP="0073765D" w:rsidRDefault="0073765D" w14:paraId="18B62A6E" w14:textId="091B00B2">
            <w:pPr>
              <w:spacing w:line="240" w:lineRule="auto"/>
              <w:rPr>
                <w:rFonts w:ascii="Tahoma" w:hAnsi="Tahoma" w:eastAsia="Tahoma" w:cs="Tahoma"/>
                <w:sz w:val="20"/>
                <w:szCs w:val="20"/>
              </w:rPr>
            </w:pPr>
            <w:r>
              <w:rPr>
                <w:rFonts w:ascii="Tahoma" w:hAnsi="Tahoma" w:eastAsia="Tahoma" w:cs="Tahoma"/>
                <w:sz w:val="20"/>
                <w:szCs w:val="20"/>
              </w:rPr>
              <w:t>The reason noted by a user for each change</w:t>
            </w:r>
            <w:r w:rsidR="001C1DEF">
              <w:rPr>
                <w:rFonts w:ascii="Tahoma" w:hAnsi="Tahoma" w:eastAsia="Tahoma" w:cs="Tahoma"/>
                <w:sz w:val="20"/>
                <w:szCs w:val="20"/>
              </w:rPr>
              <w:t>.</w:t>
            </w:r>
          </w:p>
        </w:tc>
        <w:tc>
          <w:tcPr>
            <w:tcW w:w="1701" w:type="dxa"/>
            <w:tcBorders>
              <w:top w:val="single" w:color="000000" w:themeColor="text1" w:sz="4" w:space="0"/>
              <w:left w:val="nil"/>
              <w:bottom w:val="single" w:color="000000" w:themeColor="text1" w:sz="4" w:space="0"/>
              <w:right w:val="single" w:color="000000" w:themeColor="text1" w:sz="4" w:space="0"/>
            </w:tcBorders>
          </w:tcPr>
          <w:p w:rsidR="0073765D" w:rsidP="0073765D" w:rsidRDefault="003A248E" w14:paraId="1F868286" w14:textId="70C54E19">
            <w:pPr>
              <w:spacing w:line="240" w:lineRule="auto"/>
              <w:rPr>
                <w:rFonts w:ascii="Tahoma" w:hAnsi="Tahoma" w:eastAsia="Tahoma" w:cs="Tahoma"/>
                <w:sz w:val="20"/>
                <w:szCs w:val="20"/>
              </w:rPr>
            </w:pPr>
            <w:r>
              <w:rPr>
                <w:rFonts w:ascii="Tahoma" w:hAnsi="Tahoma" w:eastAsia="Tahoma" w:cs="Tahoma"/>
                <w:sz w:val="20"/>
                <w:szCs w:val="20"/>
              </w:rPr>
              <w:t>Update Sim Status</w:t>
            </w:r>
          </w:p>
        </w:tc>
      </w:tr>
      <w:tr w:rsidR="0073765D" w:rsidTr="3658E42F" w14:paraId="31239DA5"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3765D" w:rsidP="0073765D" w:rsidRDefault="0073765D" w14:paraId="3E5BF772" w14:textId="1F855DD6">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locationCode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6930AEE5" w14:textId="2CE58BB1">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73765D" w:rsidP="0073765D" w:rsidRDefault="0073765D" w14:paraId="0BB28945" w14:textId="7D2CCF40">
            <w:pPr>
              <w:spacing w:line="240" w:lineRule="auto"/>
              <w:rPr>
                <w:rFonts w:ascii="Tahoma" w:hAnsi="Tahoma" w:eastAsia="Tahoma" w:cs="Tahoma"/>
                <w:sz w:val="20"/>
                <w:szCs w:val="20"/>
              </w:rPr>
            </w:pPr>
            <w:r w:rsidRPr="00F46B80">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5B48DC21" w14:textId="3B17D52B">
            <w:pPr>
              <w:spacing w:line="240" w:lineRule="auto"/>
              <w:rPr>
                <w:rFonts w:ascii="Tahoma" w:hAnsi="Tahoma" w:eastAsia="Tahoma" w:cs="Tahoma"/>
                <w:sz w:val="20"/>
                <w:szCs w:val="20"/>
              </w:rPr>
            </w:pPr>
            <w:r>
              <w:rPr>
                <w:rFonts w:ascii="Tahoma" w:hAnsi="Tahoma" w:eastAsia="Tahoma" w:cs="Tahoma"/>
                <w:sz w:val="20"/>
                <w:szCs w:val="20"/>
              </w:rPr>
              <w:t>The SAP location (AIS Shop) ID in which the SIM Perso occurred</w:t>
            </w:r>
          </w:p>
        </w:tc>
        <w:tc>
          <w:tcPr>
            <w:tcW w:w="1701" w:type="dxa"/>
            <w:tcBorders>
              <w:top w:val="single" w:color="000000" w:themeColor="text1" w:sz="4" w:space="0"/>
              <w:left w:val="nil"/>
              <w:bottom w:val="single" w:color="000000" w:themeColor="text1" w:sz="4" w:space="0"/>
              <w:right w:val="single" w:color="000000" w:themeColor="text1" w:sz="4" w:space="0"/>
            </w:tcBorders>
          </w:tcPr>
          <w:p w:rsidR="0073765D" w:rsidP="0073765D" w:rsidRDefault="003A248E" w14:paraId="1531C372" w14:textId="2DFD4C54">
            <w:pPr>
              <w:spacing w:line="240" w:lineRule="auto"/>
              <w:rPr>
                <w:rFonts w:ascii="Tahoma" w:hAnsi="Tahoma" w:eastAsia="Tahoma" w:cs="Tahoma"/>
                <w:sz w:val="20"/>
                <w:szCs w:val="20"/>
              </w:rPr>
            </w:pPr>
            <w:r>
              <w:rPr>
                <w:rFonts w:ascii="Tahoma" w:hAnsi="Tahoma" w:eastAsia="Tahoma" w:cs="Tahoma"/>
                <w:sz w:val="20"/>
                <w:szCs w:val="20"/>
              </w:rPr>
              <w:t>1004</w:t>
            </w:r>
          </w:p>
        </w:tc>
      </w:tr>
      <w:tr w:rsidR="0073765D" w:rsidTr="3658E42F" w14:paraId="271193CA"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3765D" w:rsidP="0073765D" w:rsidRDefault="0073765D" w14:paraId="3F3C60E1" w14:textId="1BCC06B8">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prevLocationCode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0A5D636B" w14:textId="34342905">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73765D" w:rsidP="0073765D" w:rsidRDefault="0073765D" w14:paraId="3BBBC4E1" w14:textId="5016693A">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2D7CD0BE" w14:textId="06CFA9B2">
            <w:pPr>
              <w:spacing w:line="240" w:lineRule="auto"/>
              <w:rPr>
                <w:rFonts w:ascii="Tahoma" w:hAnsi="Tahoma" w:eastAsia="Tahoma" w:cs="Tahoma"/>
                <w:sz w:val="20"/>
                <w:szCs w:val="20"/>
              </w:rPr>
            </w:pPr>
            <w:r w:rsidRPr="7F98CED1">
              <w:rPr>
                <w:rFonts w:ascii="Tahoma" w:hAnsi="Tahoma" w:eastAsia="Tahoma" w:cs="Tahoma"/>
                <w:sz w:val="20"/>
                <w:szCs w:val="20"/>
                <w:lang w:val="en-US"/>
              </w:rPr>
              <w:t>The previous location code</w:t>
            </w:r>
          </w:p>
        </w:tc>
        <w:tc>
          <w:tcPr>
            <w:tcW w:w="1701" w:type="dxa"/>
            <w:tcBorders>
              <w:top w:val="single" w:color="000000" w:themeColor="text1" w:sz="4" w:space="0"/>
              <w:left w:val="nil"/>
              <w:bottom w:val="single" w:color="000000" w:themeColor="text1" w:sz="4" w:space="0"/>
              <w:right w:val="single" w:color="000000" w:themeColor="text1" w:sz="4" w:space="0"/>
            </w:tcBorders>
          </w:tcPr>
          <w:p w:rsidR="0073765D" w:rsidP="0073765D" w:rsidRDefault="003A248E" w14:paraId="2860DD2B" w14:textId="7814CC5F">
            <w:pPr>
              <w:spacing w:line="240" w:lineRule="auto"/>
              <w:rPr>
                <w:rFonts w:ascii="Tahoma" w:hAnsi="Tahoma" w:eastAsia="Tahoma" w:cs="Tahoma"/>
                <w:sz w:val="20"/>
                <w:szCs w:val="20"/>
              </w:rPr>
            </w:pPr>
            <w:r>
              <w:rPr>
                <w:rFonts w:ascii="Tahoma" w:hAnsi="Tahoma" w:eastAsia="Tahoma" w:cs="Tahoma"/>
                <w:sz w:val="20"/>
                <w:szCs w:val="20"/>
              </w:rPr>
              <w:t>1004</w:t>
            </w:r>
          </w:p>
        </w:tc>
      </w:tr>
      <w:tr w:rsidR="0073765D" w:rsidTr="3658E42F" w14:paraId="74F4F095" w14:textId="21778DD2">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3765D" w:rsidP="0073765D" w:rsidRDefault="0073765D" w14:paraId="58EEAB40" w14:textId="0C2F2906">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receivedBy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572C88E5" w14:textId="03B5864A">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628CA071" w14:textId="2D99854E">
            <w:pPr>
              <w:spacing w:line="240" w:lineRule="auto"/>
              <w:rPr>
                <w:rFonts w:ascii="Tahoma" w:hAnsi="Tahoma" w:eastAsia="Tahoma" w:cs="Tahoma"/>
                <w:sz w:val="20"/>
                <w:szCs w:val="20"/>
              </w:rPr>
            </w:pPr>
            <w:r w:rsidRPr="00F46B80">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47F3F46E" w14:textId="644DE297">
            <w:pPr>
              <w:spacing w:line="240" w:lineRule="auto"/>
              <w:rPr>
                <w:rFonts w:ascii="Tahoma" w:hAnsi="Tahoma" w:eastAsia="Tahoma" w:cs="Tahoma"/>
                <w:sz w:val="20"/>
                <w:szCs w:val="20"/>
              </w:rPr>
            </w:pPr>
            <w:r>
              <w:rPr>
                <w:rFonts w:ascii="Tahoma" w:hAnsi="Tahoma" w:eastAsia="Tahoma" w:cs="Tahoma"/>
                <w:sz w:val="20"/>
                <w:szCs w:val="20"/>
              </w:rPr>
              <w:t>The AIS shop that received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0073765D" w:rsidP="0073765D" w:rsidRDefault="0073765D" w14:paraId="028882E4" w14:textId="3E8C2DD9">
            <w:pPr>
              <w:spacing w:line="240" w:lineRule="auto"/>
              <w:rPr>
                <w:rFonts w:ascii="Tahoma" w:hAnsi="Tahoma" w:eastAsia="Tahoma" w:cs="Tahoma"/>
                <w:sz w:val="20"/>
                <w:szCs w:val="20"/>
              </w:rPr>
            </w:pPr>
            <w:r>
              <w:rPr>
                <w:rFonts w:ascii="Tahoma" w:hAnsi="Tahoma" w:eastAsia="Tahoma" w:cs="Tahoma"/>
                <w:sz w:val="20"/>
                <w:szCs w:val="20"/>
              </w:rPr>
              <w:t>AIS Shop 1</w:t>
            </w:r>
          </w:p>
        </w:tc>
      </w:tr>
      <w:tr w:rsidR="0073765D" w:rsidTr="3658E42F" w14:paraId="0C59C679" w14:textId="4A1210E3">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3765D" w:rsidP="0073765D" w:rsidRDefault="0073765D" w14:paraId="778DD832" w14:textId="548BE3E4">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receivedDate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17ABDF24" w14:textId="62D30BB8">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379C2DFD" w14:textId="17C3665A">
            <w:pPr>
              <w:spacing w:line="240" w:lineRule="auto"/>
              <w:rPr>
                <w:rFonts w:ascii="Tahoma" w:hAnsi="Tahoma" w:eastAsia="Tahoma" w:cs="Tahoma"/>
                <w:sz w:val="20"/>
                <w:szCs w:val="20"/>
              </w:rPr>
            </w:pPr>
            <w:r>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4E940F47" w14:textId="77777777">
            <w:pPr>
              <w:spacing w:line="240" w:lineRule="auto"/>
              <w:rPr>
                <w:rFonts w:ascii="Tahoma" w:hAnsi="Tahoma" w:eastAsia="Tahoma" w:cs="Tahoma"/>
                <w:sz w:val="20"/>
                <w:szCs w:val="20"/>
              </w:rPr>
            </w:pPr>
            <w:r>
              <w:rPr>
                <w:rFonts w:ascii="Tahoma" w:hAnsi="Tahoma" w:eastAsia="Tahoma" w:cs="Tahoma"/>
                <w:sz w:val="20"/>
                <w:szCs w:val="20"/>
              </w:rPr>
              <w:t>The date in which the SIM was received at the shop</w:t>
            </w:r>
          </w:p>
          <w:p w:rsidR="0073765D" w:rsidP="0073765D" w:rsidRDefault="0073765D" w14:paraId="7D9D0871" w14:textId="5985FA83">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73765D" w:rsidP="0073765D" w:rsidRDefault="0073765D" w14:paraId="321EA6D1" w14:textId="145722DC">
            <w:pPr>
              <w:spacing w:line="240" w:lineRule="auto"/>
              <w:rPr>
                <w:rFonts w:ascii="Tahoma" w:hAnsi="Tahoma" w:eastAsia="Tahoma" w:cs="Tahoma"/>
                <w:sz w:val="20"/>
                <w:szCs w:val="20"/>
              </w:rPr>
            </w:pPr>
            <w:r w:rsidRPr="00674CE8">
              <w:rPr>
                <w:rFonts w:ascii="Calibri" w:hAnsi="Calibri" w:cs="Calibri"/>
                <w:color w:val="000000"/>
                <w:szCs w:val="20"/>
                <w:lang w:val="en-GB"/>
              </w:rPr>
              <w:t>2020-06-18T17:24:53Z</w:t>
            </w:r>
          </w:p>
        </w:tc>
      </w:tr>
      <w:tr w:rsidR="0073765D" w:rsidTr="3658E42F" w14:paraId="4FD7AF45" w14:textId="5CF25BF1">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3765D" w:rsidP="0073765D" w:rsidRDefault="0073765D" w14:paraId="5985AE3B" w14:textId="5E33361F">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rejectedBy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7879F2CF" w14:textId="6DB0353A">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7964E62F" w14:textId="415E618A">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2EDF8400" w14:textId="0BFDFD4F">
            <w:pPr>
              <w:spacing w:line="240" w:lineRule="auto"/>
              <w:rPr>
                <w:rFonts w:ascii="Tahoma" w:hAnsi="Tahoma" w:eastAsia="Tahoma" w:cs="Tahoma"/>
                <w:sz w:val="20"/>
                <w:szCs w:val="20"/>
              </w:rPr>
            </w:pPr>
            <w:r>
              <w:rPr>
                <w:rFonts w:ascii="Tahoma" w:hAnsi="Tahoma" w:eastAsia="Tahoma" w:cs="Tahoma"/>
                <w:sz w:val="20"/>
                <w:szCs w:val="20"/>
              </w:rPr>
              <w:t>The username that rejected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0073765D" w:rsidP="0073765D" w:rsidRDefault="0073765D" w14:paraId="58BE1958" w14:textId="5BD2DC40">
            <w:pPr>
              <w:spacing w:line="240" w:lineRule="auto"/>
              <w:rPr>
                <w:rFonts w:ascii="Tahoma" w:hAnsi="Tahoma" w:eastAsia="Tahoma" w:cs="Tahoma"/>
                <w:sz w:val="20"/>
                <w:szCs w:val="20"/>
                <w:lang w:val="en-US"/>
              </w:rPr>
            </w:pPr>
            <w:proofErr w:type="spellStart"/>
            <w:r w:rsidRPr="7F98CED1">
              <w:rPr>
                <w:rFonts w:ascii="Tahoma" w:hAnsi="Tahoma" w:eastAsia="Tahoma" w:cs="Tahoma"/>
                <w:sz w:val="20"/>
                <w:szCs w:val="20"/>
                <w:lang w:val="en-US"/>
              </w:rPr>
              <w:t>phxusr</w:t>
            </w:r>
            <w:proofErr w:type="spellEnd"/>
          </w:p>
        </w:tc>
      </w:tr>
      <w:tr w:rsidR="0073765D" w:rsidTr="3658E42F" w14:paraId="458853EE" w14:textId="0FDF3B49">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3765D" w:rsidP="0073765D" w:rsidRDefault="0073765D" w14:paraId="5F76C74B" w14:textId="53A8A815">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rejectedDate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6AC87317" w14:textId="1BF6D67A">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26F43A4F" w14:textId="14862155">
            <w:pPr>
              <w:spacing w:line="240" w:lineRule="auto"/>
              <w:rPr>
                <w:rFonts w:ascii="Tahoma" w:hAnsi="Tahoma" w:eastAsia="Tahoma" w:cs="Tahoma"/>
                <w:sz w:val="20"/>
                <w:szCs w:val="20"/>
              </w:rPr>
            </w:pPr>
            <w:r>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3372047E" w14:textId="77777777">
            <w:pPr>
              <w:spacing w:line="240" w:lineRule="auto"/>
              <w:rPr>
                <w:rFonts w:ascii="Tahoma" w:hAnsi="Tahoma" w:eastAsia="Tahoma" w:cs="Tahoma"/>
                <w:sz w:val="20"/>
                <w:szCs w:val="20"/>
              </w:rPr>
            </w:pPr>
            <w:r>
              <w:rPr>
                <w:rFonts w:ascii="Tahoma" w:hAnsi="Tahoma" w:eastAsia="Tahoma" w:cs="Tahoma"/>
                <w:sz w:val="20"/>
                <w:szCs w:val="20"/>
              </w:rPr>
              <w:t>The date the SIM was rejected</w:t>
            </w:r>
          </w:p>
          <w:p w:rsidR="0073765D" w:rsidP="0073765D" w:rsidRDefault="0073765D" w14:paraId="026DB368" w14:textId="78CF9E85">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73765D" w:rsidP="0073765D" w:rsidRDefault="0073765D" w14:paraId="01F20BBB" w14:textId="73ECA81C">
            <w:pPr>
              <w:spacing w:line="240" w:lineRule="auto"/>
              <w:rPr>
                <w:rFonts w:ascii="Tahoma" w:hAnsi="Tahoma" w:eastAsia="Tahoma" w:cs="Tahoma"/>
                <w:sz w:val="20"/>
                <w:szCs w:val="20"/>
              </w:rPr>
            </w:pPr>
            <w:r w:rsidRPr="00674CE8">
              <w:rPr>
                <w:rFonts w:ascii="Calibri" w:hAnsi="Calibri" w:cs="Calibri"/>
                <w:color w:val="000000"/>
                <w:szCs w:val="20"/>
                <w:lang w:val="en-GB"/>
              </w:rPr>
              <w:t>2020-06-18T17:24:53Z</w:t>
            </w:r>
          </w:p>
        </w:tc>
      </w:tr>
      <w:tr w:rsidR="0073765D" w:rsidTr="3658E42F" w14:paraId="74BDBD90"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3765D" w:rsidP="0073765D" w:rsidRDefault="0073765D" w14:paraId="3D5B392E" w14:textId="09F532E2">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resetBy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6FAD71E6" w14:textId="2A9E78DF">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6BF77CBD" w14:textId="7AA0476F">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107945FD" w14:textId="506A0010">
            <w:pPr>
              <w:spacing w:line="240" w:lineRule="auto"/>
              <w:rPr>
                <w:rFonts w:ascii="Tahoma" w:hAnsi="Tahoma" w:eastAsia="Tahoma" w:cs="Tahoma"/>
                <w:sz w:val="20"/>
                <w:szCs w:val="20"/>
              </w:rPr>
            </w:pPr>
            <w:r>
              <w:rPr>
                <w:rFonts w:ascii="Tahoma" w:hAnsi="Tahoma" w:eastAsia="Tahoma" w:cs="Tahoma"/>
                <w:sz w:val="20"/>
                <w:szCs w:val="20"/>
              </w:rPr>
              <w:t>The username that reset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Pr="00674CE8" w:rsidR="0073765D" w:rsidP="0073765D" w:rsidRDefault="003A248E" w14:paraId="177EC0F9" w14:textId="2B329176">
            <w:pPr>
              <w:spacing w:line="240" w:lineRule="auto"/>
              <w:rPr>
                <w:rFonts w:ascii="Calibri" w:hAnsi="Calibri" w:cs="Calibri"/>
                <w:color w:val="000000"/>
                <w:szCs w:val="20"/>
                <w:lang w:val="en-GB"/>
              </w:rPr>
            </w:pPr>
            <w:proofErr w:type="spellStart"/>
            <w:r>
              <w:rPr>
                <w:rFonts w:ascii="Calibri" w:hAnsi="Calibri" w:cs="Calibri"/>
                <w:color w:val="000000"/>
                <w:szCs w:val="20"/>
                <w:lang w:val="en-GB"/>
              </w:rPr>
              <w:t>phxusr</w:t>
            </w:r>
            <w:proofErr w:type="spellEnd"/>
          </w:p>
        </w:tc>
      </w:tr>
      <w:tr w:rsidR="0073765D" w:rsidTr="3658E42F" w14:paraId="57C41E6D"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3765D" w:rsidP="0073765D" w:rsidRDefault="0073765D" w14:paraId="297844B3" w14:textId="296675A8">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resetDate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05F04359" w14:textId="4C047E0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6D546946" w14:textId="5266F0DA">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3EBC7294" w14:textId="77777777">
            <w:pPr>
              <w:spacing w:line="240" w:lineRule="auto"/>
              <w:rPr>
                <w:rFonts w:ascii="Tahoma" w:hAnsi="Tahoma" w:eastAsia="Tahoma" w:cs="Tahoma"/>
                <w:sz w:val="20"/>
                <w:szCs w:val="20"/>
              </w:rPr>
            </w:pPr>
            <w:r>
              <w:rPr>
                <w:rFonts w:ascii="Tahoma" w:hAnsi="Tahoma" w:eastAsia="Tahoma" w:cs="Tahoma"/>
                <w:sz w:val="20"/>
                <w:szCs w:val="20"/>
              </w:rPr>
              <w:t>The date the SIM was reset</w:t>
            </w:r>
          </w:p>
          <w:p w:rsidR="007C64FE" w:rsidP="0073765D" w:rsidRDefault="007C64FE" w14:paraId="5A578842" w14:textId="5E845F05">
            <w:pPr>
              <w:spacing w:line="240" w:lineRule="auto"/>
              <w:rPr>
                <w:rFonts w:ascii="Tahoma" w:hAnsi="Tahoma" w:eastAsia="Tahoma" w:cs="Tahoma"/>
                <w:sz w:val="20"/>
                <w:szCs w:val="20"/>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Pr="00674CE8" w:rsidR="0073765D" w:rsidP="0073765D" w:rsidRDefault="003A248E" w14:paraId="6B13201E" w14:textId="13049BE6">
            <w:pPr>
              <w:spacing w:line="240" w:lineRule="auto"/>
              <w:rPr>
                <w:rFonts w:ascii="Calibri" w:hAnsi="Calibri" w:cs="Calibri"/>
                <w:color w:val="000000"/>
                <w:szCs w:val="20"/>
                <w:lang w:val="en-GB"/>
              </w:rPr>
            </w:pPr>
            <w:r w:rsidRPr="00674CE8">
              <w:rPr>
                <w:rFonts w:ascii="Calibri" w:hAnsi="Calibri" w:cs="Calibri"/>
                <w:color w:val="000000"/>
                <w:szCs w:val="20"/>
                <w:lang w:val="en-GB"/>
              </w:rPr>
              <w:t>2020-06-18T17:24:53Z</w:t>
            </w:r>
          </w:p>
        </w:tc>
      </w:tr>
      <w:tr w:rsidR="0073765D" w:rsidTr="3658E42F" w14:paraId="061CC089"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3765D" w:rsidP="0073765D" w:rsidRDefault="0073765D" w14:paraId="24068766" w14:textId="22E3AC5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resetReason</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29852488" w14:textId="0063048E">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73D72C07" w14:textId="3B58665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20C0F258" w14:textId="10D54C29">
            <w:pPr>
              <w:spacing w:line="240" w:lineRule="auto"/>
              <w:rPr>
                <w:rFonts w:ascii="Tahoma" w:hAnsi="Tahoma" w:eastAsia="Tahoma" w:cs="Tahoma"/>
                <w:sz w:val="20"/>
                <w:szCs w:val="20"/>
              </w:rPr>
            </w:pPr>
            <w:r>
              <w:rPr>
                <w:rFonts w:ascii="Tahoma" w:hAnsi="Tahoma" w:eastAsia="Tahoma" w:cs="Tahoma"/>
                <w:sz w:val="20"/>
                <w:szCs w:val="20"/>
              </w:rPr>
              <w:t>The reason for resetting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Pr="00674CE8" w:rsidR="0073765D" w:rsidP="0073765D" w:rsidRDefault="0073765D" w14:paraId="251DDFBB" w14:textId="77777777">
            <w:pPr>
              <w:spacing w:line="240" w:lineRule="auto"/>
              <w:rPr>
                <w:rFonts w:ascii="Calibri" w:hAnsi="Calibri" w:cs="Calibri"/>
                <w:color w:val="000000"/>
                <w:szCs w:val="20"/>
                <w:lang w:val="en-GB"/>
              </w:rPr>
            </w:pPr>
          </w:p>
        </w:tc>
      </w:tr>
      <w:tr w:rsidR="0073765D" w:rsidTr="3658E42F" w14:paraId="1864E742" w14:textId="5B0185EA">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3765D" w:rsidP="0073765D" w:rsidRDefault="0073765D" w14:paraId="7D59C6C3" w14:textId="34BB8CDB">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subLocationName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782B1B6D" w14:textId="67E4D7D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28C816B7" w14:textId="34F1FD7B">
            <w:pPr>
              <w:spacing w:line="240" w:lineRule="auto"/>
              <w:rPr>
                <w:rFonts w:ascii="Tahoma" w:hAnsi="Tahoma" w:eastAsia="Tahoma" w:cs="Tahoma"/>
                <w:sz w:val="20"/>
                <w:szCs w:val="20"/>
              </w:rPr>
            </w:pPr>
            <w:r w:rsidRPr="00F46B80">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1F1C3689" w14:textId="39F5834E">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 xml:space="preserve">The full name of the </w:t>
            </w:r>
            <w:proofErr w:type="spellStart"/>
            <w:r w:rsidRPr="7E3C46EE">
              <w:rPr>
                <w:rFonts w:ascii="Tahoma" w:hAnsi="Tahoma" w:eastAsia="Tahoma" w:cs="Tahoma"/>
                <w:sz w:val="20"/>
                <w:szCs w:val="20"/>
                <w:lang w:val="en-US"/>
              </w:rPr>
              <w:t>locationCode</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Pr="7E3C46EE" w:rsidR="0073765D" w:rsidP="0073765D" w:rsidRDefault="0073765D" w14:paraId="647B4762" w14:textId="61396A69">
            <w:pPr>
              <w:spacing w:line="240" w:lineRule="auto"/>
              <w:rPr>
                <w:rFonts w:ascii="Tahoma" w:hAnsi="Tahoma" w:eastAsia="Tahoma" w:cs="Tahoma"/>
                <w:sz w:val="20"/>
                <w:szCs w:val="20"/>
                <w:lang w:val="en-US"/>
              </w:rPr>
            </w:pPr>
            <w:r>
              <w:rPr>
                <w:rFonts w:ascii="Tahoma" w:hAnsi="Tahoma" w:eastAsia="Tahoma" w:cs="Tahoma"/>
                <w:sz w:val="20"/>
                <w:szCs w:val="20"/>
                <w:lang w:val="en-US"/>
              </w:rPr>
              <w:t>AIS Shop 1</w:t>
            </w:r>
          </w:p>
        </w:tc>
      </w:tr>
      <w:tr w:rsidR="007C64FE" w:rsidTr="3658E42F" w14:paraId="22DA6E01"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C64FE" w:rsidP="007C64FE" w:rsidRDefault="007C64FE" w14:paraId="4D679316" w14:textId="3710C652">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transferBy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C64FE" w:rsidP="007C64FE" w:rsidRDefault="007C64FE" w14:paraId="198298E6" w14:textId="4B15FAE0">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7C64FE" w:rsidP="007C64FE" w:rsidRDefault="007C64FE" w14:paraId="4230643B" w14:textId="25463161">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7C64FE" w:rsidP="007C64FE" w:rsidRDefault="007C64FE" w14:paraId="5581F982" w14:textId="4EDF6703">
            <w:pPr>
              <w:spacing w:line="240" w:lineRule="auto"/>
              <w:rPr>
                <w:rFonts w:ascii="Tahoma" w:hAnsi="Tahoma" w:eastAsia="Tahoma" w:cs="Tahoma"/>
                <w:sz w:val="20"/>
                <w:szCs w:val="20"/>
                <w:lang w:val="en-US"/>
              </w:rPr>
            </w:pPr>
            <w:r>
              <w:rPr>
                <w:rFonts w:ascii="Tahoma" w:hAnsi="Tahoma" w:eastAsia="Tahoma" w:cs="Tahoma"/>
                <w:sz w:val="20"/>
                <w:szCs w:val="20"/>
              </w:rPr>
              <w:t xml:space="preserve">The username that </w:t>
            </w:r>
            <w:proofErr w:type="gramStart"/>
            <w:r w:rsidR="00D6125F">
              <w:rPr>
                <w:rFonts w:ascii="Tahoma" w:hAnsi="Tahoma" w:eastAsia="Tahoma" w:cs="Tahoma"/>
                <w:sz w:val="20"/>
                <w:szCs w:val="20"/>
              </w:rPr>
              <w:t>request</w:t>
            </w:r>
            <w:proofErr w:type="gramEnd"/>
            <w:r w:rsidR="00D6125F">
              <w:rPr>
                <w:rFonts w:ascii="Tahoma" w:hAnsi="Tahoma" w:eastAsia="Tahoma" w:cs="Tahoma"/>
                <w:sz w:val="20"/>
                <w:szCs w:val="20"/>
              </w:rPr>
              <w:t xml:space="preserve"> transfer</w:t>
            </w:r>
            <w:r>
              <w:rPr>
                <w:rFonts w:ascii="Tahoma" w:hAnsi="Tahoma" w:eastAsia="Tahoma" w:cs="Tahoma"/>
                <w:sz w:val="20"/>
                <w:szCs w:val="20"/>
              </w:rPr>
              <w:t xml:space="preserve"> </w:t>
            </w:r>
            <w:r w:rsidR="00D6125F">
              <w:rPr>
                <w:rFonts w:ascii="Tahoma" w:hAnsi="Tahoma" w:eastAsia="Tahoma" w:cs="Tahoma"/>
                <w:sz w:val="20"/>
                <w:szCs w:val="20"/>
              </w:rPr>
              <w:t>of</w:t>
            </w:r>
            <w:r>
              <w:rPr>
                <w:rFonts w:ascii="Tahoma" w:hAnsi="Tahoma" w:eastAsia="Tahoma" w:cs="Tahoma"/>
                <w:sz w:val="20"/>
                <w:szCs w:val="20"/>
              </w:rPr>
              <w:t xml:space="preserve"> SIM</w:t>
            </w:r>
            <w:r w:rsidR="00D6125F">
              <w:rPr>
                <w:rFonts w:ascii="Tahoma" w:hAnsi="Tahoma" w:eastAsia="Tahoma" w:cs="Tahoma"/>
                <w:sz w:val="20"/>
                <w:szCs w:val="20"/>
              </w:rPr>
              <w:t xml:space="preserve"> to shop location</w:t>
            </w:r>
          </w:p>
        </w:tc>
        <w:tc>
          <w:tcPr>
            <w:tcW w:w="1701" w:type="dxa"/>
            <w:tcBorders>
              <w:top w:val="single" w:color="000000" w:themeColor="text1" w:sz="4" w:space="0"/>
              <w:left w:val="nil"/>
              <w:bottom w:val="single" w:color="000000" w:themeColor="text1" w:sz="4" w:space="0"/>
              <w:right w:val="single" w:color="000000" w:themeColor="text1" w:sz="4" w:space="0"/>
            </w:tcBorders>
          </w:tcPr>
          <w:p w:rsidR="007C64FE" w:rsidP="007C64FE" w:rsidRDefault="003A248E" w14:paraId="764DD467" w14:textId="111E8B86">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phxusr</w:t>
            </w:r>
            <w:proofErr w:type="spellEnd"/>
          </w:p>
        </w:tc>
      </w:tr>
      <w:tr w:rsidR="007C64FE" w:rsidTr="3658E42F" w14:paraId="5C5E9800"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C64FE" w:rsidP="007C64FE" w:rsidRDefault="007C64FE" w14:paraId="1AB0DBF6" w14:textId="4090549D">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transferDate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C64FE" w:rsidP="007C64FE" w:rsidRDefault="007C64FE" w14:paraId="0DF3282A" w14:textId="1BA7F57D">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C64FE" w:rsidP="007C64FE" w:rsidRDefault="007C64FE" w14:paraId="445884C9" w14:textId="15816C98">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C64FE" w:rsidP="007C64FE" w:rsidRDefault="007C64FE" w14:paraId="052D93ED" w14:textId="14CFCF5D">
            <w:pPr>
              <w:spacing w:line="240" w:lineRule="auto"/>
              <w:rPr>
                <w:rFonts w:ascii="Tahoma" w:hAnsi="Tahoma" w:eastAsia="Tahoma" w:cs="Tahoma"/>
                <w:sz w:val="20"/>
                <w:szCs w:val="20"/>
              </w:rPr>
            </w:pPr>
            <w:r>
              <w:rPr>
                <w:rFonts w:ascii="Tahoma" w:hAnsi="Tahoma" w:eastAsia="Tahoma" w:cs="Tahoma"/>
                <w:sz w:val="20"/>
                <w:szCs w:val="20"/>
              </w:rPr>
              <w:t>The date the SIM</w:t>
            </w:r>
            <w:r w:rsidR="00D6125F">
              <w:rPr>
                <w:rFonts w:ascii="Tahoma" w:hAnsi="Tahoma" w:eastAsia="Tahoma" w:cs="Tahoma"/>
                <w:sz w:val="20"/>
                <w:szCs w:val="20"/>
              </w:rPr>
              <w:t xml:space="preserve"> transfer was requested</w:t>
            </w:r>
          </w:p>
          <w:p w:rsidR="007C64FE" w:rsidP="007C64FE" w:rsidRDefault="007C64FE" w14:paraId="12EAEF56" w14:textId="4090ACE3">
            <w:pPr>
              <w:spacing w:line="240" w:lineRule="auto"/>
              <w:rPr>
                <w:rFonts w:ascii="Tahoma" w:hAnsi="Tahoma" w:eastAsia="Tahoma" w:cs="Tahoma"/>
                <w:sz w:val="20"/>
                <w:szCs w:val="20"/>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7C64FE" w:rsidP="007C64FE" w:rsidRDefault="003A248E" w14:paraId="59EC6153" w14:textId="09AFA41B">
            <w:pPr>
              <w:spacing w:line="240" w:lineRule="auto"/>
              <w:rPr>
                <w:rFonts w:ascii="Tahoma" w:hAnsi="Tahoma" w:eastAsia="Tahoma" w:cs="Tahoma"/>
                <w:sz w:val="20"/>
                <w:szCs w:val="20"/>
                <w:lang w:val="en-US"/>
              </w:rPr>
            </w:pPr>
            <w:r w:rsidRPr="00674CE8">
              <w:rPr>
                <w:rFonts w:ascii="Calibri" w:hAnsi="Calibri" w:cs="Calibri"/>
                <w:color w:val="000000"/>
                <w:szCs w:val="20"/>
                <w:lang w:val="en-GB"/>
              </w:rPr>
              <w:t>2020-06-18T17:24:53Z</w:t>
            </w:r>
          </w:p>
        </w:tc>
      </w:tr>
      <w:tr w:rsidR="007C64FE" w:rsidTr="3658E42F" w14:paraId="3AB406F8"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C64FE" w:rsidP="007C64FE" w:rsidRDefault="007C64FE" w14:paraId="74E3AF68" w14:textId="5E692550">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transferStatus</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C64FE" w:rsidP="007C64FE" w:rsidRDefault="007C64FE" w14:paraId="5DCD2B14" w14:textId="63328862">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C64FE" w:rsidP="007C64FE" w:rsidRDefault="007C64FE" w14:paraId="22FA99AD" w14:textId="24A6F484">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C64FE" w:rsidP="007C64FE" w:rsidRDefault="007C64FE" w14:paraId="02E63B8C" w14:textId="23DAF930">
            <w:pPr>
              <w:spacing w:line="240" w:lineRule="auto"/>
              <w:rPr>
                <w:rFonts w:ascii="Tahoma" w:hAnsi="Tahoma" w:eastAsia="Tahoma" w:cs="Tahoma"/>
                <w:sz w:val="20"/>
                <w:szCs w:val="20"/>
              </w:rPr>
            </w:pPr>
            <w:r>
              <w:rPr>
                <w:rFonts w:ascii="Tahoma" w:hAnsi="Tahoma" w:eastAsia="Tahoma" w:cs="Tahoma"/>
                <w:sz w:val="20"/>
                <w:szCs w:val="20"/>
              </w:rPr>
              <w:t>Transfer status</w:t>
            </w:r>
          </w:p>
        </w:tc>
        <w:tc>
          <w:tcPr>
            <w:tcW w:w="1701" w:type="dxa"/>
            <w:tcBorders>
              <w:top w:val="single" w:color="000000" w:themeColor="text1" w:sz="4" w:space="0"/>
              <w:left w:val="nil"/>
              <w:bottom w:val="single" w:color="000000" w:themeColor="text1" w:sz="4" w:space="0"/>
              <w:right w:val="single" w:color="000000" w:themeColor="text1" w:sz="4" w:space="0"/>
            </w:tcBorders>
          </w:tcPr>
          <w:p w:rsidR="007C64FE" w:rsidP="007C64FE" w:rsidRDefault="007C64FE" w14:paraId="55871817" w14:textId="77777777">
            <w:pPr>
              <w:spacing w:line="240" w:lineRule="auto"/>
              <w:rPr>
                <w:rFonts w:ascii="Tahoma" w:hAnsi="Tahoma" w:eastAsia="Tahoma" w:cs="Tahoma"/>
                <w:sz w:val="20"/>
                <w:szCs w:val="20"/>
                <w:lang w:val="en-US"/>
              </w:rPr>
            </w:pPr>
          </w:p>
        </w:tc>
      </w:tr>
    </w:tbl>
    <w:p w:rsidR="00145F6B" w:rsidP="00145F6B" w:rsidRDefault="00145F6B" w14:paraId="2F3704DA" w14:textId="77777777">
      <w:bookmarkStart w:name="_tnlwg6som10h" w:colFirst="0" w:colLast="0" w:id="18"/>
      <w:bookmarkEnd w:id="18"/>
    </w:p>
    <w:p w:rsidR="00145F6B" w:rsidP="00415622" w:rsidRDefault="00145F6B" w14:paraId="5DC26670" w14:textId="77777777"/>
    <w:p w:rsidR="002704D3" w:rsidP="002704D3" w:rsidRDefault="5B1C7E63" w14:paraId="73853A93" w14:textId="77777777">
      <w:pPr>
        <w:pStyle w:val="Heading3"/>
      </w:pPr>
      <w:bookmarkStart w:name="_HK_Entity" w:id="19"/>
      <w:bookmarkStart w:name="_Toc762184974" w:id="20"/>
      <w:bookmarkEnd w:id="19"/>
      <w:r>
        <w:t>HK Entity</w:t>
      </w:r>
      <w:bookmarkEnd w:id="20"/>
    </w:p>
    <w:p w:rsidR="002704D3" w:rsidP="3658E42F" w:rsidRDefault="002704D3" w14:paraId="59250A3E" w14:textId="45927D46">
      <w:pPr>
        <w:spacing w:line="240" w:lineRule="auto"/>
        <w:rPr>
          <w:rFonts w:ascii="Tahoma" w:hAnsi="Tahoma" w:eastAsia="Tahoma" w:cs="Tahoma"/>
          <w:color w:val="1A1A1A"/>
          <w:sz w:val="20"/>
          <w:szCs w:val="20"/>
          <w:lang w:val="en-GB"/>
        </w:rPr>
      </w:pPr>
      <w:r w:rsidRPr="3658E42F">
        <w:rPr>
          <w:rFonts w:ascii="Tahoma" w:hAnsi="Tahoma" w:eastAsia="Tahoma" w:cs="Tahoma"/>
          <w:color w:val="1A1A1A"/>
          <w:sz w:val="20"/>
          <w:szCs w:val="20"/>
          <w:lang w:val="en-GB"/>
        </w:rPr>
        <w:t xml:space="preserve">This entity </w:t>
      </w:r>
      <w:r w:rsidRPr="3658E42F" w:rsidR="30659D50">
        <w:rPr>
          <w:rFonts w:ascii="Tahoma" w:hAnsi="Tahoma" w:eastAsia="Tahoma" w:cs="Tahoma"/>
          <w:color w:val="1A1A1A"/>
          <w:sz w:val="20"/>
          <w:szCs w:val="20"/>
          <w:lang w:val="en-GB"/>
        </w:rPr>
        <w:t xml:space="preserve">manages </w:t>
      </w:r>
      <w:r w:rsidRPr="3658E42F">
        <w:rPr>
          <w:rFonts w:ascii="Tahoma" w:hAnsi="Tahoma" w:eastAsia="Tahoma" w:cs="Tahoma"/>
          <w:color w:val="1A1A1A"/>
          <w:sz w:val="20"/>
          <w:szCs w:val="20"/>
          <w:lang w:val="en-GB"/>
        </w:rPr>
        <w:t>SIM</w:t>
      </w:r>
      <w:r w:rsidRPr="3658E42F" w:rsidR="6054BC06">
        <w:rPr>
          <w:rFonts w:ascii="Tahoma" w:hAnsi="Tahoma" w:eastAsia="Tahoma" w:cs="Tahoma"/>
          <w:color w:val="1A1A1A"/>
          <w:sz w:val="20"/>
          <w:szCs w:val="20"/>
          <w:lang w:val="en-GB"/>
        </w:rPr>
        <w:t xml:space="preserve"> operations such as HK reporting, FIFO management, lock counters, and other SIM assignments</w:t>
      </w:r>
    </w:p>
    <w:p w:rsidR="002704D3" w:rsidP="00415622" w:rsidRDefault="002704D3" w14:paraId="341A6443" w14:textId="77777777"/>
    <w:tbl>
      <w:tblPr>
        <w:tblW w:w="14644" w:type="dxa"/>
        <w:tblInd w:w="93" w:type="dxa"/>
        <w:tblLayout w:type="fixed"/>
        <w:tblCellMar>
          <w:left w:w="115" w:type="dxa"/>
          <w:right w:w="115" w:type="dxa"/>
        </w:tblCellMar>
        <w:tblLook w:val="0400" w:firstRow="0" w:lastRow="0" w:firstColumn="0" w:lastColumn="0" w:noHBand="0" w:noVBand="1"/>
      </w:tblPr>
      <w:tblGrid>
        <w:gridCol w:w="2312"/>
        <w:gridCol w:w="992"/>
        <w:gridCol w:w="1418"/>
        <w:gridCol w:w="8221"/>
        <w:gridCol w:w="1701"/>
      </w:tblGrid>
      <w:tr w:rsidR="00B83C3A" w:rsidTr="0B23F7AE" w14:paraId="5C412E0F" w14:textId="79123924">
        <w:trPr>
          <w:trHeight w:val="91"/>
          <w:tblHeader/>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B83C3A" w:rsidP="09FBB87B" w:rsidRDefault="00B83C3A" w14:paraId="41D54C3C" w14:textId="714D07CC">
            <w:pPr>
              <w:spacing w:line="240" w:lineRule="auto"/>
              <w:jc w:val="center"/>
              <w:rPr>
                <w:rFonts w:ascii="Tahoma" w:hAnsi="Tahoma" w:eastAsia="Tahoma" w:cs="Tahoma"/>
                <w:b/>
                <w:bCs/>
                <w:sz w:val="20"/>
                <w:szCs w:val="20"/>
                <w:lang w:val="en-US"/>
              </w:rPr>
            </w:pPr>
            <w:r w:rsidRPr="09FBB87B">
              <w:rPr>
                <w:rFonts w:ascii="Tahoma" w:hAnsi="Tahoma" w:eastAsia="Tahoma" w:cs="Tahoma"/>
                <w:b/>
                <w:bCs/>
                <w:sz w:val="20"/>
                <w:szCs w:val="20"/>
                <w:lang w:val="en-US"/>
              </w:rPr>
              <w:t>Field</w:t>
            </w:r>
            <w:r w:rsidRPr="09FBB87B" w:rsidR="001D61D7">
              <w:rPr>
                <w:rFonts w:ascii="Tahoma" w:hAnsi="Tahoma" w:eastAsia="Tahoma" w:cs="Tahoma"/>
                <w:b/>
                <w:bCs/>
                <w:sz w:val="20"/>
                <w:szCs w:val="20"/>
                <w:lang w:val="en-US"/>
              </w:rPr>
              <w:t xml:space="preserve"> (</w:t>
            </w:r>
            <w:proofErr w:type="spellStart"/>
            <w:r w:rsidRPr="09FBB87B" w:rsidR="001D61D7">
              <w:rPr>
                <w:rFonts w:ascii="Tahoma" w:hAnsi="Tahoma" w:eastAsia="Tahoma" w:cs="Tahoma"/>
                <w:b/>
                <w:bCs/>
                <w:sz w:val="20"/>
                <w:szCs w:val="20"/>
                <w:lang w:val="en-US"/>
              </w:rPr>
              <w:t>Alt.Name</w:t>
            </w:r>
            <w:proofErr w:type="spellEnd"/>
            <w:r w:rsidRPr="09FBB87B" w:rsidR="001D61D7">
              <w:rPr>
                <w:rFonts w:ascii="Tahoma" w:hAnsi="Tahoma" w:eastAsia="Tahoma" w:cs="Tahoma"/>
                <w:b/>
                <w:bCs/>
                <w:sz w:val="20"/>
                <w:szCs w:val="20"/>
                <w:lang w:val="en-US"/>
              </w:rPr>
              <w:t>)</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B83C3A" w:rsidP="0050234D" w:rsidRDefault="00B83C3A" w14:paraId="2EDA6ADF" w14:textId="77777777">
            <w:pPr>
              <w:spacing w:line="240" w:lineRule="auto"/>
              <w:jc w:val="center"/>
              <w:rPr>
                <w:rFonts w:ascii="Tahoma" w:hAnsi="Tahoma" w:eastAsia="Tahoma" w:cs="Tahoma"/>
                <w:b/>
                <w:sz w:val="20"/>
                <w:szCs w:val="20"/>
              </w:rPr>
            </w:pPr>
            <w:r>
              <w:rPr>
                <w:rFonts w:ascii="Tahoma" w:hAnsi="Tahoma" w:eastAsia="Tahoma" w:cs="Tahoma"/>
                <w:b/>
                <w:sz w:val="20"/>
                <w:szCs w:val="20"/>
              </w:rPr>
              <w:t>O/M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B83C3A" w:rsidP="0050234D" w:rsidRDefault="00B83C3A" w14:paraId="0C42B505" w14:textId="77777777">
            <w:pPr>
              <w:spacing w:line="240" w:lineRule="auto"/>
              <w:jc w:val="center"/>
              <w:rPr>
                <w:rFonts w:ascii="Tahoma" w:hAnsi="Tahoma" w:eastAsia="Tahoma" w:cs="Tahoma"/>
                <w:b/>
                <w:sz w:val="20"/>
                <w:szCs w:val="20"/>
              </w:rPr>
            </w:pPr>
            <w:r>
              <w:rPr>
                <w:rFonts w:ascii="Tahoma" w:hAnsi="Tahoma" w:eastAsia="Tahoma" w:cs="Tahoma"/>
                <w:b/>
                <w:sz w:val="20"/>
                <w:szCs w:val="20"/>
              </w:rPr>
              <w:t>Type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B83C3A" w:rsidP="0050234D" w:rsidRDefault="00B83C3A" w14:paraId="762749A5"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c>
          <w:tcPr>
            <w:tcW w:w="170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tcPr>
          <w:p w:rsidR="00B83C3A" w:rsidP="0050234D" w:rsidRDefault="00B83C3A" w14:paraId="4B271EC7" w14:textId="00126B88">
            <w:pPr>
              <w:spacing w:line="240" w:lineRule="auto"/>
              <w:jc w:val="center"/>
              <w:rPr>
                <w:rFonts w:ascii="Tahoma" w:hAnsi="Tahoma" w:eastAsia="Tahoma" w:cs="Tahoma"/>
                <w:b/>
                <w:sz w:val="20"/>
                <w:szCs w:val="20"/>
              </w:rPr>
            </w:pPr>
            <w:r>
              <w:rPr>
                <w:rFonts w:ascii="Tahoma" w:hAnsi="Tahoma" w:eastAsia="Tahoma" w:cs="Tahoma"/>
                <w:b/>
                <w:sz w:val="20"/>
                <w:szCs w:val="20"/>
              </w:rPr>
              <w:t>Sample Value</w:t>
            </w:r>
          </w:p>
        </w:tc>
      </w:tr>
      <w:tr w:rsidR="00B83C3A" w:rsidTr="0B23F7AE" w14:paraId="0BD5D6F6" w14:textId="36D48625">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658E42F" w:rsidP="3658E42F" w:rsidRDefault="3658E42F" w14:paraId="2303A433" w14:textId="0658ACE2">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resourceId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29030E3E" w14:textId="2FA73628">
            <w:pPr>
              <w:spacing w:line="240" w:lineRule="auto"/>
              <w:jc w:val="center"/>
              <w:rPr>
                <w:rFonts w:ascii="Tahoma" w:hAnsi="Tahoma" w:eastAsia="Tahoma" w:cs="Tahoma"/>
                <w:sz w:val="20"/>
                <w:szCs w:val="20"/>
              </w:rPr>
            </w:pPr>
            <w:r w:rsidRPr="3658E42F">
              <w:rPr>
                <w:rFonts w:ascii="Tahoma" w:hAnsi="Tahoma" w:eastAsia="Tahoma" w:cs="Tahoma"/>
                <w:sz w:val="20"/>
                <w:szCs w:val="20"/>
              </w:rPr>
              <w:t>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4DBF5D37" w14:textId="54243C94">
            <w:pPr>
              <w:spacing w:line="240" w:lineRule="auto"/>
              <w:rPr>
                <w:rFonts w:ascii="Tahoma" w:hAnsi="Tahoma" w:eastAsia="Tahoma" w:cs="Tahoma"/>
                <w:sz w:val="20"/>
                <w:szCs w:val="20"/>
              </w:rPr>
            </w:pPr>
            <w:r w:rsidRPr="3658E42F">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6F3E37A0" w14:textId="212E1FC3">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 xml:space="preserve">The associated </w:t>
            </w:r>
            <w:proofErr w:type="spellStart"/>
            <w:r w:rsidRPr="3658E42F">
              <w:rPr>
                <w:rFonts w:ascii="Tahoma" w:hAnsi="Tahoma" w:eastAsia="Tahoma" w:cs="Tahoma"/>
                <w:sz w:val="20"/>
                <w:szCs w:val="20"/>
                <w:lang w:val="en-US"/>
              </w:rPr>
              <w:t>resouce</w:t>
            </w:r>
            <w:proofErr w:type="spellEnd"/>
            <w:r w:rsidRPr="3658E42F">
              <w:rPr>
                <w:rFonts w:ascii="Tahoma" w:hAnsi="Tahoma" w:eastAsia="Tahoma" w:cs="Tahoma"/>
                <w:sz w:val="20"/>
                <w:szCs w:val="20"/>
                <w:lang w:val="en-US"/>
              </w:rPr>
              <w:t xml:space="preserv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3658E42F" w:rsidP="3658E42F" w:rsidRDefault="3658E42F" w14:paraId="4F3F2159" w14:textId="6323D135">
            <w:pPr>
              <w:spacing w:line="240" w:lineRule="auto"/>
              <w:rPr>
                <w:rFonts w:ascii="Tahoma" w:hAnsi="Tahoma" w:eastAsia="Tahoma" w:cs="Tahoma"/>
                <w:sz w:val="20"/>
                <w:szCs w:val="20"/>
                <w:lang w:val="en-US"/>
              </w:rPr>
            </w:pPr>
            <w:r w:rsidRPr="3658E42F">
              <w:rPr>
                <w:rFonts w:ascii="Tahoma" w:hAnsi="Tahoma" w:eastAsia="Tahoma" w:cs="Tahoma"/>
                <w:sz w:val="20"/>
                <w:szCs w:val="20"/>
              </w:rPr>
              <w:t>013940291</w:t>
            </w:r>
          </w:p>
        </w:tc>
      </w:tr>
      <w:tr w:rsidR="3658E42F" w:rsidTr="0B23F7AE" w14:paraId="74E1565E"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465E0B67" w:rsidP="3658E42F" w:rsidRDefault="465E0B67" w14:paraId="7478AB94" w14:textId="2CD83576">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kioskId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465E0B67" w:rsidP="3658E42F" w:rsidRDefault="465E0B67" w14:paraId="2E24D80C" w14:textId="2775C5B0">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465E0B67" w:rsidP="3658E42F" w:rsidRDefault="465E0B67" w14:paraId="39BB085D" w14:textId="7C122114">
            <w:pPr>
              <w:spacing w:line="240" w:lineRule="auto"/>
              <w:rPr>
                <w:rFonts w:ascii="Tahoma" w:hAnsi="Tahoma" w:eastAsia="Tahoma" w:cs="Tahoma"/>
                <w:sz w:val="20"/>
                <w:szCs w:val="20"/>
              </w:rPr>
            </w:pPr>
            <w:r w:rsidRPr="3658E42F">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465E0B67" w:rsidP="3658E42F" w:rsidRDefault="465E0B67" w14:paraId="4B036296" w14:textId="2CB90A56">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Kiosk ID of physical SIM</w:t>
            </w:r>
            <w:r w:rsidR="003A248E">
              <w:rPr>
                <w:rFonts w:ascii="Tahoma" w:hAnsi="Tahoma" w:eastAsia="Tahoma" w:cs="Tahoma"/>
                <w:sz w:val="20"/>
                <w:szCs w:val="20"/>
                <w:lang w:val="en-US"/>
              </w:rPr>
              <w:t xml:space="preserve">. </w:t>
            </w:r>
            <w:r w:rsidR="003A248E">
              <w:rPr>
                <w:rFonts w:ascii="Tahoma" w:hAnsi="Tahoma" w:eastAsia="Tahoma" w:cs="Tahoma"/>
                <w:sz w:val="20"/>
                <w:szCs w:val="20"/>
              </w:rPr>
              <w:t>Currently used by PHX to indicate various values, such as whether PI can be done for customer.</w:t>
            </w:r>
          </w:p>
        </w:tc>
        <w:tc>
          <w:tcPr>
            <w:tcW w:w="1701" w:type="dxa"/>
            <w:tcBorders>
              <w:top w:val="single" w:color="000000" w:themeColor="text1" w:sz="4" w:space="0"/>
              <w:left w:val="nil"/>
              <w:bottom w:val="single" w:color="000000" w:themeColor="text1" w:sz="4" w:space="0"/>
              <w:right w:val="single" w:color="000000" w:themeColor="text1" w:sz="4" w:space="0"/>
            </w:tcBorders>
          </w:tcPr>
          <w:p w:rsidR="3658E42F" w:rsidP="3658E42F" w:rsidRDefault="003A248E" w14:paraId="0E84BE19" w14:textId="3D565736">
            <w:pPr>
              <w:spacing w:line="240" w:lineRule="auto"/>
              <w:rPr>
                <w:rFonts w:ascii="Tahoma" w:hAnsi="Tahoma" w:eastAsia="Tahoma" w:cs="Tahoma"/>
                <w:sz w:val="20"/>
                <w:szCs w:val="20"/>
              </w:rPr>
            </w:pPr>
            <w:r>
              <w:rPr>
                <w:rFonts w:ascii="Tahoma" w:hAnsi="Tahoma" w:eastAsia="Tahoma" w:cs="Tahoma"/>
                <w:sz w:val="20"/>
                <w:szCs w:val="20"/>
              </w:rPr>
              <w:t>KYC</w:t>
            </w:r>
          </w:p>
        </w:tc>
      </w:tr>
      <w:tr w:rsidR="008F2D6C" w:rsidTr="0B23F7AE" w14:paraId="3F69686C"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3658E42F" w:rsidR="008F2D6C" w:rsidP="0073765D" w:rsidRDefault="008F2D6C" w14:paraId="747151BC" w14:textId="1A86DD41">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projectName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3658E42F" w:rsidR="008F2D6C" w:rsidP="0073765D" w:rsidRDefault="008F2D6C" w14:paraId="3A599C59" w14:textId="32352632">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3658E42F" w:rsidR="008F2D6C" w:rsidP="0073765D" w:rsidRDefault="008F2D6C" w14:paraId="1ACFD056" w14:textId="022C707C">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C01D97" w:rsidP="00C01D97" w:rsidRDefault="00C01D97" w14:paraId="57D8FE7E"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 xml:space="preserve">The corporate project that the SIM is reserved for. </w:t>
            </w:r>
            <w:proofErr w:type="spellStart"/>
            <w:r w:rsidRPr="32B8416E">
              <w:rPr>
                <w:rFonts w:ascii="Tahoma" w:hAnsi="Tahoma" w:eastAsia="Tahoma" w:cs="Tahoma"/>
                <w:sz w:val="20"/>
                <w:szCs w:val="20"/>
                <w:lang w:val="en-US"/>
              </w:rPr>
              <w:t>Usecase</w:t>
            </w:r>
            <w:proofErr w:type="spellEnd"/>
            <w:r w:rsidRPr="32B8416E">
              <w:rPr>
                <w:rFonts w:ascii="Tahoma" w:hAnsi="Tahoma" w:eastAsia="Tahoma" w:cs="Tahoma"/>
                <w:sz w:val="20"/>
                <w:szCs w:val="20"/>
                <w:lang w:val="en-US"/>
              </w:rPr>
              <w:t xml:space="preserve">: After corporations </w:t>
            </w:r>
            <w:proofErr w:type="gramStart"/>
            <w:r w:rsidRPr="32B8416E">
              <w:rPr>
                <w:rFonts w:ascii="Tahoma" w:hAnsi="Tahoma" w:eastAsia="Tahoma" w:cs="Tahoma"/>
                <w:sz w:val="20"/>
                <w:szCs w:val="20"/>
                <w:lang w:val="en-US"/>
              </w:rPr>
              <w:t>e.g.</w:t>
            </w:r>
            <w:proofErr w:type="gramEnd"/>
            <w:r w:rsidRPr="32B8416E">
              <w:rPr>
                <w:rFonts w:ascii="Tahoma" w:hAnsi="Tahoma" w:eastAsia="Tahoma" w:cs="Tahoma"/>
                <w:sz w:val="20"/>
                <w:szCs w:val="20"/>
                <w:lang w:val="en-US"/>
              </w:rPr>
              <w:t xml:space="preserve"> Honda signs a contract to buy 10000 SIMs for a project, then those SIMs are marked as reserved and have this </w:t>
            </w:r>
            <w:proofErr w:type="spellStart"/>
            <w:r w:rsidRPr="32B8416E">
              <w:rPr>
                <w:rFonts w:ascii="Tahoma" w:hAnsi="Tahoma" w:eastAsia="Tahoma" w:cs="Tahoma"/>
                <w:sz w:val="20"/>
                <w:szCs w:val="20"/>
                <w:lang w:val="en-US"/>
              </w:rPr>
              <w:t>projectName</w:t>
            </w:r>
            <w:proofErr w:type="spellEnd"/>
            <w:r w:rsidRPr="32B8416E">
              <w:rPr>
                <w:rFonts w:ascii="Tahoma" w:hAnsi="Tahoma" w:eastAsia="Tahoma" w:cs="Tahoma"/>
                <w:sz w:val="20"/>
                <w:szCs w:val="20"/>
                <w:lang w:val="en-US"/>
              </w:rPr>
              <w:t xml:space="preserve"> assigned. Then, the SIMs will be prepared to be delivered.</w:t>
            </w:r>
          </w:p>
          <w:p w:rsidRPr="3658E42F" w:rsidR="008F2D6C" w:rsidP="00C01D97" w:rsidRDefault="00C01D97" w14:paraId="31782A17" w14:textId="3AA80715">
            <w:pPr>
              <w:spacing w:line="240" w:lineRule="auto"/>
              <w:rPr>
                <w:rFonts w:ascii="Tahoma" w:hAnsi="Tahoma" w:eastAsia="Tahoma" w:cs="Tahoma"/>
                <w:sz w:val="20"/>
                <w:szCs w:val="20"/>
              </w:rPr>
            </w:pPr>
            <w:r w:rsidRPr="32B8416E">
              <w:rPr>
                <w:rFonts w:ascii="Tahoma" w:hAnsi="Tahoma" w:eastAsia="Tahoma" w:cs="Tahoma"/>
                <w:sz w:val="20"/>
                <w:szCs w:val="20"/>
                <w:lang w:val="en-US"/>
              </w:rPr>
              <w:t xml:space="preserve">Sample Values: </w:t>
            </w:r>
            <w:proofErr w:type="spellStart"/>
            <w:r w:rsidRPr="32B8416E">
              <w:rPr>
                <w:rFonts w:ascii="Tahoma" w:hAnsi="Tahoma" w:eastAsia="Tahoma" w:cs="Tahoma"/>
                <w:sz w:val="20"/>
                <w:szCs w:val="20"/>
                <w:lang w:val="en-US"/>
              </w:rPr>
              <w:t>Thaivivat</w:t>
            </w:r>
            <w:proofErr w:type="spellEnd"/>
            <w:r w:rsidRPr="32B8416E">
              <w:rPr>
                <w:rFonts w:ascii="Tahoma" w:hAnsi="Tahoma" w:eastAsia="Tahoma" w:cs="Tahoma"/>
                <w:sz w:val="20"/>
                <w:szCs w:val="20"/>
                <w:lang w:val="en-US"/>
              </w:rPr>
              <w:t>, Honda, milkyway2.5</w:t>
            </w:r>
          </w:p>
        </w:tc>
        <w:tc>
          <w:tcPr>
            <w:tcW w:w="1701" w:type="dxa"/>
            <w:tcBorders>
              <w:top w:val="single" w:color="000000" w:themeColor="text1" w:sz="4" w:space="0"/>
              <w:left w:val="nil"/>
              <w:bottom w:val="single" w:color="000000" w:themeColor="text1" w:sz="4" w:space="0"/>
              <w:right w:val="single" w:color="000000" w:themeColor="text1" w:sz="4" w:space="0"/>
            </w:tcBorders>
          </w:tcPr>
          <w:p w:rsidR="008F2D6C" w:rsidP="0073765D" w:rsidRDefault="00C01D97" w14:paraId="69F38CB2" w14:textId="235873AE">
            <w:pPr>
              <w:spacing w:line="240" w:lineRule="auto"/>
              <w:rPr>
                <w:rFonts w:ascii="Calibri" w:hAnsi="Calibri" w:cs="Calibri"/>
                <w:color w:val="000000" w:themeColor="text1"/>
                <w:lang w:val="en-GB"/>
              </w:rPr>
            </w:pPr>
            <w:proofErr w:type="spellStart"/>
            <w:r>
              <w:rPr>
                <w:rFonts w:ascii="Calibri" w:hAnsi="Calibri" w:cs="Calibri"/>
                <w:color w:val="000000" w:themeColor="text1"/>
                <w:lang w:val="en-GB"/>
              </w:rPr>
              <w:t>Thaivivat</w:t>
            </w:r>
            <w:proofErr w:type="spellEnd"/>
          </w:p>
        </w:tc>
      </w:tr>
      <w:tr w:rsidR="0073765D" w:rsidTr="0B23F7AE" w14:paraId="2D3B0DED"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3658E42F" w:rsidR="0073765D" w:rsidP="0073765D" w:rsidRDefault="0073765D" w14:paraId="4A6793CA" w14:textId="2D114623">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removalBy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3658E42F" w:rsidR="0073765D" w:rsidP="0073765D" w:rsidRDefault="0073765D" w14:paraId="029D9416" w14:textId="7EA69AD2">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3658E42F" w:rsidR="0073765D" w:rsidP="0073765D" w:rsidRDefault="0073765D" w14:paraId="7246D273" w14:textId="588E7069">
            <w:pPr>
              <w:spacing w:line="240" w:lineRule="auto"/>
              <w:rPr>
                <w:rFonts w:ascii="Tahoma" w:hAnsi="Tahoma" w:eastAsia="Tahoma" w:cs="Tahoma"/>
                <w:sz w:val="20"/>
                <w:szCs w:val="20"/>
              </w:rPr>
            </w:pPr>
            <w:r w:rsidRPr="3658E42F">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3658E42F" w:rsidR="0073765D" w:rsidP="0073765D" w:rsidRDefault="0073765D" w14:paraId="22048A68" w14:textId="6B7B4B3A">
            <w:pPr>
              <w:spacing w:line="240" w:lineRule="auto"/>
              <w:rPr>
                <w:rFonts w:ascii="Tahoma" w:hAnsi="Tahoma" w:eastAsia="Tahoma" w:cs="Tahoma"/>
                <w:sz w:val="20"/>
                <w:szCs w:val="20"/>
              </w:rPr>
            </w:pPr>
            <w:r w:rsidRPr="3658E42F">
              <w:rPr>
                <w:rFonts w:ascii="Tahoma" w:hAnsi="Tahoma" w:eastAsia="Tahoma" w:cs="Tahoma"/>
                <w:sz w:val="20"/>
                <w:szCs w:val="20"/>
              </w:rPr>
              <w:t>The username that removed the SIM logs</w:t>
            </w:r>
          </w:p>
        </w:tc>
        <w:tc>
          <w:tcPr>
            <w:tcW w:w="1701" w:type="dxa"/>
            <w:tcBorders>
              <w:top w:val="single" w:color="000000" w:themeColor="text1" w:sz="4" w:space="0"/>
              <w:left w:val="nil"/>
              <w:bottom w:val="single" w:color="000000" w:themeColor="text1" w:sz="4" w:space="0"/>
              <w:right w:val="single" w:color="000000" w:themeColor="text1" w:sz="4" w:space="0"/>
            </w:tcBorders>
          </w:tcPr>
          <w:p w:rsidRPr="3658E42F" w:rsidR="0073765D" w:rsidP="0073765D" w:rsidRDefault="003A248E" w14:paraId="233E6F28" w14:textId="732A2B5B">
            <w:pPr>
              <w:spacing w:line="240" w:lineRule="auto"/>
              <w:rPr>
                <w:rFonts w:ascii="Calibri" w:hAnsi="Calibri" w:cs="Calibri"/>
                <w:color w:val="000000" w:themeColor="text1"/>
                <w:lang w:val="en-GB"/>
              </w:rPr>
            </w:pPr>
            <w:proofErr w:type="spellStart"/>
            <w:r>
              <w:rPr>
                <w:rFonts w:ascii="Calibri" w:hAnsi="Calibri" w:cs="Calibri"/>
                <w:color w:val="000000" w:themeColor="text1"/>
                <w:lang w:val="en-GB"/>
              </w:rPr>
              <w:t>phxusr</w:t>
            </w:r>
            <w:proofErr w:type="spellEnd"/>
          </w:p>
        </w:tc>
      </w:tr>
      <w:tr w:rsidR="0073765D" w:rsidTr="0B23F7AE" w14:paraId="108E78D8"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3658E42F" w:rsidR="0073765D" w:rsidP="0073765D" w:rsidRDefault="0073765D" w14:paraId="6B40B61E" w14:textId="7401DD2A">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removalDate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3658E42F" w:rsidR="0073765D" w:rsidP="0073765D" w:rsidRDefault="0073765D" w14:paraId="2C979FBA" w14:textId="068E8015">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3658E42F" w:rsidR="0073765D" w:rsidP="0073765D" w:rsidRDefault="0073765D" w14:paraId="4FD75B97" w14:textId="23D467CB">
            <w:pPr>
              <w:spacing w:line="240" w:lineRule="auto"/>
              <w:rPr>
                <w:rFonts w:ascii="Tahoma" w:hAnsi="Tahoma" w:eastAsia="Tahoma" w:cs="Tahoma"/>
                <w:sz w:val="20"/>
                <w:szCs w:val="20"/>
              </w:rPr>
            </w:pPr>
            <w:r w:rsidRPr="3658E42F">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3765D" w:rsidP="0073765D" w:rsidRDefault="0073765D" w14:paraId="269E9922" w14:textId="77777777">
            <w:pPr>
              <w:spacing w:line="240" w:lineRule="auto"/>
              <w:rPr>
                <w:rFonts w:ascii="Tahoma" w:hAnsi="Tahoma" w:eastAsia="Tahoma" w:cs="Tahoma"/>
                <w:sz w:val="20"/>
                <w:szCs w:val="20"/>
              </w:rPr>
            </w:pPr>
            <w:r w:rsidRPr="3658E42F">
              <w:rPr>
                <w:rFonts w:ascii="Tahoma" w:hAnsi="Tahoma" w:eastAsia="Tahoma" w:cs="Tahoma"/>
                <w:sz w:val="20"/>
                <w:szCs w:val="20"/>
              </w:rPr>
              <w:t xml:space="preserve">The date the SIM logs was removed </w:t>
            </w:r>
          </w:p>
          <w:p w:rsidRPr="3658E42F" w:rsidR="0073765D" w:rsidP="0073765D" w:rsidRDefault="0073765D" w14:paraId="13E19277" w14:textId="2D6584A5">
            <w:pPr>
              <w:spacing w:line="240" w:lineRule="auto"/>
              <w:rPr>
                <w:rFonts w:ascii="Tahoma" w:hAnsi="Tahoma" w:eastAsia="Tahoma" w:cs="Tahoma"/>
                <w:sz w:val="20"/>
                <w:szCs w:val="20"/>
              </w:rPr>
            </w:pPr>
            <w:r w:rsidRPr="3658E42F">
              <w:rPr>
                <w:rFonts w:ascii="Tahoma" w:hAnsi="Tahoma" w:eastAsia="Tahoma" w:cs="Tahoma"/>
                <w:b/>
                <w:bCs/>
                <w:sz w:val="20"/>
                <w:szCs w:val="20"/>
                <w:lang w:val="en-US"/>
              </w:rPr>
              <w:t>RFC3339 Format:</w:t>
            </w:r>
            <w:r w:rsidRPr="3658E42F">
              <w:rPr>
                <w:rFonts w:ascii="Tahoma" w:hAnsi="Tahoma" w:eastAsia="Tahoma" w:cs="Tahoma"/>
                <w:sz w:val="20"/>
                <w:szCs w:val="20"/>
                <w:lang w:val="en-US"/>
              </w:rPr>
              <w:t xml:space="preserve"> yyyy-MM-ddThh24:</w:t>
            </w:r>
            <w:proofErr w:type="gramStart"/>
            <w:r w:rsidRPr="3658E42F">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Pr="3658E42F" w:rsidR="0073765D" w:rsidP="0073765D" w:rsidRDefault="003A248E" w14:paraId="4FBC9434" w14:textId="1552C6A2">
            <w:pPr>
              <w:spacing w:line="240" w:lineRule="auto"/>
              <w:rPr>
                <w:rFonts w:ascii="Calibri" w:hAnsi="Calibri" w:cs="Calibri"/>
                <w:color w:val="000000" w:themeColor="text1"/>
                <w:lang w:val="en-GB"/>
              </w:rPr>
            </w:pPr>
            <w:r w:rsidRPr="3658E42F">
              <w:rPr>
                <w:rFonts w:ascii="Calibri" w:hAnsi="Calibri" w:cs="Calibri"/>
                <w:color w:val="000000" w:themeColor="text1"/>
                <w:lang w:val="en-GB"/>
              </w:rPr>
              <w:t>2020-06-18T17:24:53Z</w:t>
            </w:r>
          </w:p>
        </w:tc>
      </w:tr>
      <w:tr w:rsidR="3658E42F" w:rsidTr="0B23F7AE" w14:paraId="558E8248"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658E42F" w:rsidP="3658E42F" w:rsidRDefault="3658E42F" w14:paraId="460CB02C" w14:textId="1EBEC200">
            <w:pPr>
              <w:spacing w:line="240" w:lineRule="auto"/>
              <w:rPr>
                <w:rFonts w:ascii="Tahoma" w:hAnsi="Tahoma" w:eastAsia="Tahoma" w:cs="Tahoma"/>
                <w:sz w:val="20"/>
                <w:szCs w:val="20"/>
                <w:lang w:val="en-US"/>
              </w:rPr>
            </w:pPr>
            <w:proofErr w:type="spellStart"/>
            <w:r w:rsidRPr="0B23F7AE">
              <w:rPr>
                <w:rFonts w:ascii="Tahoma" w:hAnsi="Tahoma" w:eastAsia="Tahoma" w:cs="Tahoma"/>
                <w:sz w:val="20"/>
                <w:szCs w:val="20"/>
                <w:lang w:val="en-US"/>
              </w:rPr>
              <w:t>reportDate</w:t>
            </w:r>
            <w:proofErr w:type="spellEnd"/>
            <w:r w:rsidRPr="0B23F7AE" w:rsidR="001D61D7">
              <w:rPr>
                <w:rFonts w:ascii="Tahoma" w:hAnsi="Tahoma" w:eastAsia="Tahoma" w:cs="Tahoma"/>
                <w:sz w:val="20"/>
                <w:szCs w:val="20"/>
                <w:lang w:val="en-US"/>
              </w:rPr>
              <w:t xml:space="preserve"> </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346AE117" w14:textId="5E52AE6B">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47067562" w14:textId="7B815C9F">
            <w:pPr>
              <w:spacing w:line="240" w:lineRule="auto"/>
            </w:pPr>
            <w:r w:rsidRPr="3658E42F">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18E9F09B" w14:textId="77777777">
            <w:pPr>
              <w:spacing w:line="240" w:lineRule="auto"/>
              <w:rPr>
                <w:rFonts w:ascii="Tahoma" w:hAnsi="Tahoma" w:eastAsia="Tahoma" w:cs="Tahoma"/>
                <w:sz w:val="20"/>
                <w:szCs w:val="20"/>
              </w:rPr>
            </w:pPr>
            <w:r w:rsidRPr="3658E42F">
              <w:rPr>
                <w:rFonts w:ascii="Tahoma" w:hAnsi="Tahoma" w:eastAsia="Tahoma" w:cs="Tahoma"/>
                <w:sz w:val="20"/>
                <w:szCs w:val="20"/>
              </w:rPr>
              <w:t>The date in which the SIM record was taken to create a report for users</w:t>
            </w:r>
          </w:p>
          <w:p w:rsidR="3658E42F" w:rsidP="0B23F7AE" w:rsidRDefault="3658E42F" w14:paraId="2C734E98" w14:textId="7396EC5F">
            <w:pPr>
              <w:spacing w:line="240" w:lineRule="auto"/>
              <w:rPr>
                <w:rFonts w:ascii="Tahoma" w:hAnsi="Tahoma" w:eastAsia="Tahoma" w:cs="Tahoma"/>
                <w:sz w:val="20"/>
                <w:szCs w:val="20"/>
                <w:lang w:val="en-US"/>
              </w:rPr>
            </w:pPr>
            <w:r w:rsidRPr="0B23F7AE">
              <w:rPr>
                <w:rFonts w:ascii="Tahoma" w:hAnsi="Tahoma" w:eastAsia="Tahoma" w:cs="Tahoma"/>
                <w:b/>
                <w:bCs/>
                <w:sz w:val="20"/>
                <w:szCs w:val="20"/>
                <w:lang w:val="en-US"/>
              </w:rPr>
              <w:t>RFC3339 Format:</w:t>
            </w:r>
            <w:r w:rsidRPr="0B23F7AE">
              <w:rPr>
                <w:rFonts w:ascii="Tahoma" w:hAnsi="Tahoma" w:eastAsia="Tahoma" w:cs="Tahoma"/>
                <w:sz w:val="20"/>
                <w:szCs w:val="20"/>
                <w:lang w:val="en-US"/>
              </w:rPr>
              <w:t xml:space="preserve"> yyyy-MM-ddThh24:</w:t>
            </w:r>
            <w:proofErr w:type="gramStart"/>
            <w:r w:rsidRPr="0B23F7AE">
              <w:rPr>
                <w:rFonts w:ascii="Tahoma" w:hAnsi="Tahoma" w:eastAsia="Tahoma" w:cs="Tahoma"/>
                <w:sz w:val="20"/>
                <w:szCs w:val="20"/>
                <w:lang w:val="en-US"/>
              </w:rPr>
              <w:t>mi:ssZ</w:t>
            </w:r>
            <w:proofErr w:type="gramEnd"/>
          </w:p>
          <w:p w:rsidR="3658E42F" w:rsidP="3658E42F" w:rsidRDefault="0C3B891E" w14:paraId="7DCD7CC3" w14:textId="51248CEC">
            <w:pPr>
              <w:spacing w:line="240" w:lineRule="auto"/>
              <w:rPr>
                <w:rFonts w:ascii="Tahoma" w:hAnsi="Tahoma" w:eastAsia="Tahoma" w:cs="Tahoma"/>
                <w:sz w:val="20"/>
                <w:szCs w:val="20"/>
                <w:lang w:val="en-US"/>
              </w:rPr>
            </w:pPr>
            <w:r w:rsidRPr="0B23F7AE">
              <w:rPr>
                <w:rFonts w:ascii="Tahoma" w:hAnsi="Tahoma" w:eastAsia="Tahoma" w:cs="Tahoma"/>
                <w:b/>
                <w:bCs/>
                <w:sz w:val="20"/>
                <w:szCs w:val="20"/>
                <w:lang w:val="en-US"/>
              </w:rPr>
              <w:t xml:space="preserve">Alternate name: </w:t>
            </w:r>
            <w:proofErr w:type="spellStart"/>
            <w:r w:rsidRPr="0B23F7AE" w:rsidR="77A9DC11">
              <w:rPr>
                <w:rFonts w:ascii="Tahoma" w:hAnsi="Tahoma" w:eastAsia="Tahoma" w:cs="Tahoma"/>
                <w:sz w:val="20"/>
                <w:szCs w:val="20"/>
                <w:lang w:val="en-US"/>
              </w:rPr>
              <w:t>paid</w:t>
            </w:r>
            <w:r w:rsidRPr="0B23F7AE">
              <w:rPr>
                <w:rFonts w:ascii="Tahoma" w:hAnsi="Tahoma" w:eastAsia="Tahoma" w:cs="Tahoma"/>
                <w:sz w:val="20"/>
                <w:szCs w:val="20"/>
                <w:lang w:val="en-US"/>
              </w:rPr>
              <w:t>_</w:t>
            </w:r>
            <w:r w:rsidRPr="0B23F7AE" w:rsidR="4E70F16D">
              <w:rPr>
                <w:rFonts w:ascii="Tahoma" w:hAnsi="Tahoma" w:eastAsia="Tahoma" w:cs="Tahoma"/>
                <w:sz w:val="20"/>
                <w:szCs w:val="20"/>
                <w:lang w:val="en-US"/>
              </w:rPr>
              <w:t>date</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3658E42F" w:rsidP="3658E42F" w:rsidRDefault="3658E42F" w14:paraId="77F2B4D6" w14:textId="32CA3A3D">
            <w:pPr>
              <w:spacing w:line="240" w:lineRule="auto"/>
              <w:rPr>
                <w:rFonts w:ascii="Tahoma" w:hAnsi="Tahoma" w:eastAsia="Tahoma" w:cs="Tahoma"/>
                <w:sz w:val="20"/>
                <w:szCs w:val="20"/>
              </w:rPr>
            </w:pPr>
            <w:r w:rsidRPr="3658E42F">
              <w:rPr>
                <w:rFonts w:ascii="Calibri" w:hAnsi="Calibri" w:cs="Calibri"/>
                <w:color w:val="000000" w:themeColor="text1"/>
                <w:lang w:val="en-GB"/>
              </w:rPr>
              <w:t>2020-06-18T17:24:53Z</w:t>
            </w:r>
          </w:p>
        </w:tc>
      </w:tr>
      <w:tr w:rsidR="00B83C3A" w:rsidTr="0B23F7AE" w14:paraId="6177A3F6" w14:textId="17FA3511">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83C3A" w:rsidP="0050234D" w:rsidRDefault="408D181E" w14:paraId="25A4628D" w14:textId="73FA8E5B">
            <w:pPr>
              <w:spacing w:line="240" w:lineRule="auto"/>
              <w:rPr>
                <w:rFonts w:ascii="Tahoma" w:hAnsi="Tahoma" w:eastAsia="Tahoma" w:cs="Tahoma"/>
                <w:sz w:val="20"/>
                <w:szCs w:val="20"/>
                <w:lang w:val="en-US"/>
              </w:rPr>
            </w:pPr>
            <w:proofErr w:type="spellStart"/>
            <w:r w:rsidRPr="0B23F7AE">
              <w:rPr>
                <w:rFonts w:ascii="Tahoma" w:hAnsi="Tahoma" w:eastAsia="Tahoma" w:cs="Tahoma"/>
                <w:sz w:val="20"/>
                <w:szCs w:val="20"/>
                <w:lang w:val="en-US"/>
              </w:rPr>
              <w:t>reportFlag</w:t>
            </w:r>
            <w:proofErr w:type="spellEnd"/>
            <w:r w:rsidRPr="0B23F7AE" w:rsidR="001D61D7">
              <w:rPr>
                <w:rFonts w:ascii="Tahoma" w:hAnsi="Tahoma" w:eastAsia="Tahoma" w:cs="Tahoma"/>
                <w:sz w:val="20"/>
                <w:szCs w:val="20"/>
                <w:lang w:val="en-US"/>
              </w:rPr>
              <w:t xml:space="preserve"> </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83C3A" w:rsidP="0050234D" w:rsidRDefault="00B83C3A" w14:paraId="2E658421" w14:textId="2BC35692">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83C3A" w:rsidP="7F98CED1" w:rsidRDefault="00B83C3A" w14:paraId="078AB5B7" w14:textId="7DBA0247">
            <w:pPr>
              <w:spacing w:line="240" w:lineRule="auto"/>
              <w:rPr>
                <w:rFonts w:ascii="Tahoma" w:hAnsi="Tahoma" w:eastAsia="Tahoma" w:cs="Tahoma"/>
                <w:sz w:val="20"/>
                <w:szCs w:val="20"/>
                <w:lang w:val="en-US"/>
              </w:rPr>
            </w:pPr>
            <w:proofErr w:type="gramStart"/>
            <w:r w:rsidRPr="7F98CED1">
              <w:rPr>
                <w:rFonts w:ascii="Tahoma" w:hAnsi="Tahoma" w:eastAsia="Tahoma" w:cs="Tahoma"/>
                <w:sz w:val="20"/>
                <w:szCs w:val="20"/>
                <w:lang w:val="en-US"/>
              </w:rPr>
              <w:t>String(</w:t>
            </w:r>
            <w:proofErr w:type="gramEnd"/>
            <w:r w:rsidRPr="7F98CED1">
              <w:rPr>
                <w:rFonts w:ascii="Tahoma" w:hAnsi="Tahoma" w:eastAsia="Tahoma" w:cs="Tahoma"/>
                <w:sz w:val="20"/>
                <w:szCs w:val="20"/>
                <w:lang w:val="en-US"/>
              </w:rPr>
              <w:t>1)</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83C3A" w:rsidP="0050234D" w:rsidRDefault="00B83C3A" w14:paraId="389F81D0" w14:textId="77777777">
            <w:pPr>
              <w:spacing w:line="240" w:lineRule="auto"/>
              <w:rPr>
                <w:rFonts w:ascii="Tahoma" w:hAnsi="Tahoma" w:eastAsia="Tahoma" w:cs="Tahoma"/>
                <w:sz w:val="20"/>
                <w:szCs w:val="20"/>
              </w:rPr>
            </w:pPr>
            <w:r>
              <w:rPr>
                <w:rFonts w:ascii="Tahoma" w:hAnsi="Tahoma" w:eastAsia="Tahoma" w:cs="Tahoma"/>
                <w:sz w:val="20"/>
                <w:szCs w:val="20"/>
              </w:rPr>
              <w:t>Flags the SIM as reported.</w:t>
            </w:r>
          </w:p>
          <w:p w:rsidRPr="00B83C3A" w:rsidR="00B83C3A" w:rsidP="00B83C3A" w:rsidRDefault="00B83C3A" w14:paraId="5A43CC85" w14:textId="77777777">
            <w:pPr>
              <w:spacing w:line="240" w:lineRule="auto"/>
              <w:rPr>
                <w:rFonts w:ascii="Tahoma" w:hAnsi="Tahoma" w:eastAsia="Tahoma" w:cs="Tahoma"/>
                <w:b/>
                <w:bCs/>
                <w:sz w:val="20"/>
                <w:szCs w:val="20"/>
              </w:rPr>
            </w:pPr>
            <w:r w:rsidRPr="00B83C3A">
              <w:rPr>
                <w:rFonts w:ascii="Tahoma" w:hAnsi="Tahoma" w:eastAsia="Tahoma" w:cs="Tahoma"/>
                <w:b/>
                <w:bCs/>
                <w:sz w:val="20"/>
                <w:szCs w:val="20"/>
              </w:rPr>
              <w:t>Possible Values:</w:t>
            </w:r>
          </w:p>
          <w:p w:rsidR="00B83C3A" w:rsidP="00B83C3A" w:rsidRDefault="00B83C3A" w14:paraId="760A00DA" w14:textId="77777777">
            <w:pPr>
              <w:spacing w:line="240" w:lineRule="auto"/>
              <w:rPr>
                <w:rFonts w:ascii="Tahoma" w:hAnsi="Tahoma" w:eastAsia="Tahoma" w:cs="Tahoma"/>
                <w:sz w:val="20"/>
                <w:szCs w:val="20"/>
              </w:rPr>
            </w:pPr>
            <w:r>
              <w:rPr>
                <w:rFonts w:ascii="Tahoma" w:hAnsi="Tahoma" w:eastAsia="Tahoma" w:cs="Tahoma"/>
                <w:sz w:val="20"/>
                <w:szCs w:val="20"/>
              </w:rPr>
              <w:t>• Y</w:t>
            </w:r>
          </w:p>
          <w:p w:rsidR="00B83C3A" w:rsidP="0B23F7AE" w:rsidRDefault="408D181E" w14:paraId="0C9354F2" w14:textId="39EE1018">
            <w:pPr>
              <w:spacing w:line="240" w:lineRule="auto"/>
              <w:rPr>
                <w:rFonts w:ascii="Tahoma" w:hAnsi="Tahoma" w:eastAsia="Tahoma" w:cs="Tahoma"/>
                <w:sz w:val="20"/>
                <w:szCs w:val="20"/>
              </w:rPr>
            </w:pPr>
            <w:r w:rsidRPr="0B23F7AE">
              <w:rPr>
                <w:rFonts w:ascii="Tahoma" w:hAnsi="Tahoma" w:eastAsia="Tahoma" w:cs="Tahoma"/>
                <w:sz w:val="20"/>
                <w:szCs w:val="20"/>
              </w:rPr>
              <w:t>• N (default)</w:t>
            </w:r>
          </w:p>
          <w:p w:rsidR="00B83C3A" w:rsidP="0B23F7AE" w:rsidRDefault="5B0DF7A8" w14:paraId="303E4F5E" w14:textId="3880C82B">
            <w:pPr>
              <w:spacing w:line="240" w:lineRule="auto"/>
              <w:rPr>
                <w:rFonts w:ascii="Tahoma" w:hAnsi="Tahoma" w:eastAsia="Tahoma" w:cs="Tahoma"/>
                <w:sz w:val="20"/>
                <w:szCs w:val="20"/>
                <w:lang w:val="en-US"/>
              </w:rPr>
            </w:pPr>
            <w:r w:rsidRPr="0B23F7AE">
              <w:rPr>
                <w:rFonts w:ascii="Tahoma" w:hAnsi="Tahoma" w:eastAsia="Tahoma" w:cs="Tahoma"/>
                <w:b/>
                <w:bCs/>
                <w:sz w:val="20"/>
                <w:szCs w:val="20"/>
                <w:lang w:val="en-US"/>
              </w:rPr>
              <w:t xml:space="preserve">Alternate name: </w:t>
            </w:r>
            <w:proofErr w:type="spellStart"/>
            <w:r w:rsidRPr="0B23F7AE" w:rsidR="5F368202">
              <w:rPr>
                <w:rFonts w:ascii="Tahoma" w:hAnsi="Tahoma" w:eastAsia="Tahoma" w:cs="Tahoma"/>
                <w:sz w:val="20"/>
                <w:szCs w:val="20"/>
                <w:lang w:val="en-US"/>
              </w:rPr>
              <w:t>paid</w:t>
            </w:r>
            <w:r w:rsidRPr="0B23F7AE">
              <w:rPr>
                <w:rFonts w:ascii="Tahoma" w:hAnsi="Tahoma" w:eastAsia="Tahoma" w:cs="Tahoma"/>
                <w:sz w:val="20"/>
                <w:szCs w:val="20"/>
                <w:lang w:val="en-US"/>
              </w:rPr>
              <w:t>_</w:t>
            </w:r>
            <w:r w:rsidRPr="0B23F7AE" w:rsidR="396E5807">
              <w:rPr>
                <w:rFonts w:ascii="Tahoma" w:hAnsi="Tahoma" w:eastAsia="Tahoma" w:cs="Tahoma"/>
                <w:sz w:val="20"/>
                <w:szCs w:val="20"/>
                <w:lang w:val="en-US"/>
              </w:rPr>
              <w:t>flag</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00B83C3A" w:rsidP="0050234D" w:rsidRDefault="00B83C3A" w14:paraId="74D285D2" w14:textId="1C7C6D28">
            <w:pPr>
              <w:spacing w:line="240" w:lineRule="auto"/>
              <w:rPr>
                <w:rFonts w:ascii="Tahoma" w:hAnsi="Tahoma" w:eastAsia="Tahoma" w:cs="Tahoma"/>
                <w:sz w:val="20"/>
                <w:szCs w:val="20"/>
              </w:rPr>
            </w:pPr>
            <w:r>
              <w:rPr>
                <w:rFonts w:ascii="Tahoma" w:hAnsi="Tahoma" w:eastAsia="Tahoma" w:cs="Tahoma"/>
                <w:sz w:val="20"/>
                <w:szCs w:val="20"/>
              </w:rPr>
              <w:t>N</w:t>
            </w:r>
          </w:p>
        </w:tc>
      </w:tr>
      <w:tr w:rsidR="3658E42F" w:rsidTr="0B23F7AE" w14:paraId="15EE6DE8"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1817DA61" w:rsidP="3658E42F" w:rsidRDefault="1817DA61" w14:paraId="04C00D23" w14:textId="34ABFE3B">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extractFile</w:t>
            </w:r>
            <w:r w:rsidRPr="3658E42F" w:rsidR="111D2A20">
              <w:rPr>
                <w:rFonts w:ascii="Tahoma" w:hAnsi="Tahoma" w:eastAsia="Tahoma" w:cs="Tahoma"/>
                <w:sz w:val="20"/>
                <w:szCs w:val="20"/>
                <w:lang w:val="en-US"/>
              </w:rPr>
              <w:t>n</w:t>
            </w:r>
            <w:r w:rsidRPr="3658E42F">
              <w:rPr>
                <w:rFonts w:ascii="Tahoma" w:hAnsi="Tahoma" w:eastAsia="Tahoma" w:cs="Tahoma"/>
                <w:sz w:val="20"/>
                <w:szCs w:val="20"/>
                <w:lang w:val="en-US"/>
              </w:rPr>
              <w:t>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817DA61" w:rsidP="3658E42F" w:rsidRDefault="1817DA61" w14:paraId="3B6AB7AF" w14:textId="4D700804">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817DA61" w:rsidP="3658E42F" w:rsidRDefault="1817DA61" w14:paraId="2CE94BE9" w14:textId="756B5F17">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CA1A0A6" w:rsidP="3658E42F" w:rsidRDefault="0CA1A0A6" w14:paraId="3EB39266" w14:textId="76F7BE83">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 xml:space="preserve">This fields stores the name of the file used in this Load </w:t>
            </w:r>
            <w:proofErr w:type="spellStart"/>
            <w:r w:rsidRPr="3658E42F">
              <w:rPr>
                <w:rFonts w:ascii="Tahoma" w:hAnsi="Tahoma" w:eastAsia="Tahoma" w:cs="Tahoma"/>
                <w:sz w:val="20"/>
                <w:szCs w:val="20"/>
                <w:lang w:val="en-US"/>
              </w:rPr>
              <w:t>eSIM</w:t>
            </w:r>
            <w:proofErr w:type="spellEnd"/>
            <w:r w:rsidRPr="3658E42F">
              <w:rPr>
                <w:rFonts w:ascii="Tahoma" w:hAnsi="Tahoma" w:eastAsia="Tahoma" w:cs="Tahoma"/>
                <w:sz w:val="20"/>
                <w:szCs w:val="20"/>
                <w:lang w:val="en-US"/>
              </w:rPr>
              <w:t xml:space="preserve"> process.</w:t>
            </w:r>
          </w:p>
          <w:p w:rsidR="3658E42F" w:rsidP="3658E42F" w:rsidRDefault="3658E42F" w14:paraId="65430C3E" w14:textId="2854B53C">
            <w:pPr>
              <w:spacing w:line="240" w:lineRule="auto"/>
              <w:rPr>
                <w:rFonts w:ascii="Tahoma" w:hAnsi="Tahoma" w:eastAsia="Tahoma" w:cs="Tahoma"/>
                <w:sz w:val="20"/>
                <w:szCs w:val="20"/>
                <w:lang w:val="en-US"/>
              </w:rPr>
            </w:pPr>
          </w:p>
          <w:p w:rsidR="0CA1A0A6" w:rsidP="3658E42F" w:rsidRDefault="0CA1A0A6" w14:paraId="2DFB9A3A" w14:textId="44562E3F">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 xml:space="preserve">Load </w:t>
            </w:r>
            <w:proofErr w:type="spellStart"/>
            <w:r w:rsidRPr="3658E42F">
              <w:rPr>
                <w:rFonts w:ascii="Tahoma" w:hAnsi="Tahoma" w:eastAsia="Tahoma" w:cs="Tahoma"/>
                <w:sz w:val="20"/>
                <w:szCs w:val="20"/>
                <w:lang w:val="en-US"/>
              </w:rPr>
              <w:t>eSIM</w:t>
            </w:r>
            <w:proofErr w:type="spellEnd"/>
            <w:r w:rsidRPr="3658E42F">
              <w:rPr>
                <w:rFonts w:ascii="Tahoma" w:hAnsi="Tahoma" w:eastAsia="Tahoma" w:cs="Tahoma"/>
                <w:sz w:val="20"/>
                <w:szCs w:val="20"/>
                <w:lang w:val="en-US"/>
              </w:rPr>
              <w:t xml:space="preserve">: After an </w:t>
            </w:r>
            <w:proofErr w:type="spellStart"/>
            <w:r w:rsidRPr="3658E42F">
              <w:rPr>
                <w:rFonts w:ascii="Tahoma" w:hAnsi="Tahoma" w:eastAsia="Tahoma" w:cs="Tahoma"/>
                <w:sz w:val="20"/>
                <w:szCs w:val="20"/>
                <w:lang w:val="en-US"/>
              </w:rPr>
              <w:t>eSIM</w:t>
            </w:r>
            <w:proofErr w:type="spellEnd"/>
            <w:r w:rsidRPr="3658E42F">
              <w:rPr>
                <w:rFonts w:ascii="Tahoma" w:hAnsi="Tahoma" w:eastAsia="Tahoma" w:cs="Tahoma"/>
                <w:sz w:val="20"/>
                <w:szCs w:val="20"/>
                <w:lang w:val="en-US"/>
              </w:rPr>
              <w:t xml:space="preserve"> is bought from a vendor, the vendor (ECP) will send a file containing the </w:t>
            </w:r>
            <w:proofErr w:type="spellStart"/>
            <w:r w:rsidRPr="3658E42F">
              <w:rPr>
                <w:rFonts w:ascii="Tahoma" w:hAnsi="Tahoma" w:eastAsia="Tahoma" w:cs="Tahoma"/>
                <w:sz w:val="20"/>
                <w:szCs w:val="20"/>
                <w:lang w:val="en-US"/>
              </w:rPr>
              <w:t>eSIM</w:t>
            </w:r>
            <w:proofErr w:type="spellEnd"/>
            <w:r w:rsidRPr="3658E42F">
              <w:rPr>
                <w:rFonts w:ascii="Tahoma" w:hAnsi="Tahoma" w:eastAsia="Tahoma" w:cs="Tahoma"/>
                <w:sz w:val="20"/>
                <w:szCs w:val="20"/>
                <w:lang w:val="en-US"/>
              </w:rPr>
              <w:t xml:space="preserve"> list information to CMSE. CMSE enhances this file with additional information such as </w:t>
            </w:r>
            <w:proofErr w:type="spellStart"/>
            <w:r w:rsidRPr="3658E42F">
              <w:rPr>
                <w:rFonts w:ascii="Tahoma" w:hAnsi="Tahoma" w:eastAsia="Tahoma" w:cs="Tahoma"/>
                <w:sz w:val="20"/>
                <w:szCs w:val="20"/>
                <w:lang w:val="en-US"/>
              </w:rPr>
              <w:t>iccid</w:t>
            </w:r>
            <w:proofErr w:type="spellEnd"/>
            <w:r w:rsidRPr="3658E42F">
              <w:rPr>
                <w:rFonts w:ascii="Tahoma" w:hAnsi="Tahoma" w:eastAsia="Tahoma" w:cs="Tahoma"/>
                <w:sz w:val="20"/>
                <w:szCs w:val="20"/>
                <w:lang w:val="en-US"/>
              </w:rPr>
              <w:t>, then sends the file to HK. Lastly, a HK batch process reads this file and instantiates this information at RIM.</w:t>
            </w:r>
          </w:p>
          <w:p w:rsidR="3658E42F" w:rsidP="3658E42F" w:rsidRDefault="3658E42F" w14:paraId="2DF05A26" w14:textId="142F5478">
            <w:pPr>
              <w:spacing w:line="240" w:lineRule="auto"/>
              <w:rPr>
                <w:rFonts w:ascii="Tahoma" w:hAnsi="Tahoma" w:eastAsia="Tahoma" w:cs="Tahoma"/>
                <w:sz w:val="20"/>
                <w:szCs w:val="20"/>
              </w:rPr>
            </w:pPr>
          </w:p>
        </w:tc>
        <w:tc>
          <w:tcPr>
            <w:tcW w:w="1701" w:type="dxa"/>
            <w:tcBorders>
              <w:top w:val="single" w:color="000000" w:themeColor="text1" w:sz="4" w:space="0"/>
              <w:left w:val="nil"/>
              <w:bottom w:val="single" w:color="000000" w:themeColor="text1" w:sz="4" w:space="0"/>
              <w:right w:val="single" w:color="000000" w:themeColor="text1" w:sz="4" w:space="0"/>
            </w:tcBorders>
          </w:tcPr>
          <w:p w:rsidR="3658E42F" w:rsidP="3658E42F" w:rsidRDefault="003A248E" w14:paraId="759E984E" w14:textId="0B3951FE">
            <w:pPr>
              <w:spacing w:line="240" w:lineRule="auto"/>
              <w:rPr>
                <w:rFonts w:ascii="Tahoma" w:hAnsi="Tahoma" w:eastAsia="Tahoma" w:cs="Tahoma"/>
                <w:sz w:val="20"/>
                <w:szCs w:val="20"/>
              </w:rPr>
            </w:pPr>
            <w:r>
              <w:rPr>
                <w:rFonts w:ascii="Tahoma" w:hAnsi="Tahoma" w:eastAsia="Tahoma" w:cs="Tahoma"/>
                <w:sz w:val="20"/>
                <w:szCs w:val="20"/>
              </w:rPr>
              <w:t>loadSim.csv</w:t>
            </w:r>
          </w:p>
        </w:tc>
      </w:tr>
      <w:tr w:rsidR="3658E42F" w:rsidTr="0B23F7AE" w14:paraId="5AC73BE5"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1817DA61" w:rsidP="3658E42F" w:rsidRDefault="1817DA61" w14:paraId="7F4B40EC" w14:textId="6F256F0D">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fifoExpiredDate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817DA61" w:rsidP="3658E42F" w:rsidRDefault="1817DA61" w14:paraId="068B94E6" w14:textId="45E50C79">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817DA61" w:rsidP="3658E42F" w:rsidRDefault="1817DA61" w14:paraId="08BF4B0B" w14:textId="2A478B16">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817DA61" w:rsidP="3658E42F" w:rsidRDefault="1817DA61" w14:paraId="08A61585" w14:textId="7F813853">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When a</w:t>
            </w:r>
            <w:r w:rsidRPr="3658E42F" w:rsidR="71C50730">
              <w:rPr>
                <w:rFonts w:ascii="Tahoma" w:hAnsi="Tahoma" w:eastAsia="Tahoma" w:cs="Tahoma"/>
                <w:sz w:val="20"/>
                <w:szCs w:val="20"/>
                <w:lang w:val="en-US"/>
              </w:rPr>
              <w:t xml:space="preserve">n admin transfers a SIM to a location to be sold, the SIM will be used on a FIFO basis. However, a SIM management user </w:t>
            </w:r>
            <w:proofErr w:type="gramStart"/>
            <w:r w:rsidRPr="3658E42F" w:rsidR="71C50730">
              <w:rPr>
                <w:rFonts w:ascii="Tahoma" w:hAnsi="Tahoma" w:eastAsia="Tahoma" w:cs="Tahoma"/>
                <w:sz w:val="20"/>
                <w:szCs w:val="20"/>
                <w:lang w:val="en-US"/>
              </w:rPr>
              <w:t>is able to</w:t>
            </w:r>
            <w:proofErr w:type="gramEnd"/>
            <w:r w:rsidRPr="3658E42F" w:rsidR="71C50730">
              <w:rPr>
                <w:rFonts w:ascii="Tahoma" w:hAnsi="Tahoma" w:eastAsia="Tahoma" w:cs="Tahoma"/>
                <w:sz w:val="20"/>
                <w:szCs w:val="20"/>
                <w:lang w:val="en-US"/>
              </w:rPr>
              <w:t xml:space="preserve"> configure the selling </w:t>
            </w:r>
            <w:r w:rsidRPr="3658E42F" w:rsidR="2420CE5B">
              <w:rPr>
                <w:rFonts w:ascii="Tahoma" w:hAnsi="Tahoma" w:eastAsia="Tahoma" w:cs="Tahoma"/>
                <w:sz w:val="20"/>
                <w:szCs w:val="20"/>
                <w:lang w:val="en-US"/>
              </w:rPr>
              <w:t xml:space="preserve">or usage </w:t>
            </w:r>
            <w:r w:rsidRPr="3658E42F" w:rsidR="71C50730">
              <w:rPr>
                <w:rFonts w:ascii="Tahoma" w:hAnsi="Tahoma" w:eastAsia="Tahoma" w:cs="Tahoma"/>
                <w:sz w:val="20"/>
                <w:szCs w:val="20"/>
                <w:lang w:val="en-US"/>
              </w:rPr>
              <w:t>period of the SIM</w:t>
            </w:r>
            <w:r w:rsidRPr="3658E42F" w:rsidR="401CE164">
              <w:rPr>
                <w:rFonts w:ascii="Tahoma" w:hAnsi="Tahoma" w:eastAsia="Tahoma" w:cs="Tahoma"/>
                <w:sz w:val="20"/>
                <w:szCs w:val="20"/>
                <w:lang w:val="en-US"/>
              </w:rPr>
              <w:t xml:space="preserve"> which expires on this date.</w:t>
            </w:r>
          </w:p>
        </w:tc>
        <w:tc>
          <w:tcPr>
            <w:tcW w:w="1701" w:type="dxa"/>
            <w:tcBorders>
              <w:top w:val="single" w:color="000000" w:themeColor="text1" w:sz="4" w:space="0"/>
              <w:left w:val="nil"/>
              <w:bottom w:val="single" w:color="000000" w:themeColor="text1" w:sz="4" w:space="0"/>
              <w:right w:val="single" w:color="000000" w:themeColor="text1" w:sz="4" w:space="0"/>
            </w:tcBorders>
          </w:tcPr>
          <w:p w:rsidR="1817DA61" w:rsidP="3658E42F" w:rsidRDefault="1817DA61" w14:paraId="0D3A90BA" w14:textId="6158536E">
            <w:pPr>
              <w:spacing w:line="240" w:lineRule="auto"/>
              <w:rPr>
                <w:rFonts w:ascii="Tahoma" w:hAnsi="Tahoma" w:eastAsia="Tahoma" w:cs="Tahoma"/>
                <w:sz w:val="20"/>
                <w:szCs w:val="20"/>
              </w:rPr>
            </w:pPr>
            <w:r w:rsidRPr="3658E42F">
              <w:rPr>
                <w:rFonts w:ascii="Calibri" w:hAnsi="Calibri" w:cs="Calibri"/>
                <w:color w:val="000000" w:themeColor="text1"/>
                <w:lang w:val="en-GB"/>
              </w:rPr>
              <w:t>2020-06-18T17:24:53Z</w:t>
            </w:r>
          </w:p>
        </w:tc>
      </w:tr>
      <w:tr w:rsidR="3658E42F" w:rsidTr="0B23F7AE" w14:paraId="43A6BD2B"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1817DA61" w:rsidP="3658E42F" w:rsidRDefault="1817DA61" w14:paraId="090739F8" w14:textId="259F432C">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fifoBlockedDate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817DA61" w:rsidP="3658E42F" w:rsidRDefault="1817DA61" w14:paraId="7B218412" w14:textId="1DB6E18C">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817DA61" w:rsidP="3658E42F" w:rsidRDefault="1817DA61" w14:paraId="7FCBD287" w14:textId="023380A8">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C0BE876" w:rsidP="3658E42F" w:rsidRDefault="0C0BE876" w14:paraId="6EE04E1F" w14:textId="4A3C7D89">
            <w:pPr>
              <w:spacing w:line="240" w:lineRule="auto"/>
              <w:rPr>
                <w:rFonts w:ascii="Tahoma" w:hAnsi="Tahoma" w:eastAsia="Tahoma" w:cs="Tahoma"/>
                <w:sz w:val="20"/>
                <w:szCs w:val="20"/>
              </w:rPr>
            </w:pPr>
            <w:r w:rsidRPr="3658E42F">
              <w:rPr>
                <w:rFonts w:ascii="Tahoma" w:hAnsi="Tahoma" w:eastAsia="Tahoma" w:cs="Tahoma"/>
                <w:sz w:val="20"/>
                <w:szCs w:val="20"/>
              </w:rPr>
              <w:t xml:space="preserve">After transfer, the admin may select a date when this SIM will be blocked. Once blocked, it </w:t>
            </w:r>
            <w:r w:rsidRPr="3658E42F" w:rsidR="6B8F6F06">
              <w:rPr>
                <w:rFonts w:ascii="Tahoma" w:hAnsi="Tahoma" w:eastAsia="Tahoma" w:cs="Tahoma"/>
                <w:sz w:val="20"/>
                <w:szCs w:val="20"/>
              </w:rPr>
              <w:t>cannot</w:t>
            </w:r>
            <w:r w:rsidRPr="3658E42F">
              <w:rPr>
                <w:rFonts w:ascii="Tahoma" w:hAnsi="Tahoma" w:eastAsia="Tahoma" w:cs="Tahoma"/>
                <w:sz w:val="20"/>
                <w:szCs w:val="20"/>
              </w:rPr>
              <w:t xml:space="preserve"> be used, and a report will be generated back to the SIM admin, so that any p</w:t>
            </w:r>
            <w:r w:rsidRPr="3658E42F" w:rsidR="74B621F6">
              <w:rPr>
                <w:rFonts w:ascii="Tahoma" w:hAnsi="Tahoma" w:eastAsia="Tahoma" w:cs="Tahoma"/>
                <w:sz w:val="20"/>
                <w:szCs w:val="20"/>
              </w:rPr>
              <w:t>roblems can be resolved.</w:t>
            </w:r>
          </w:p>
        </w:tc>
        <w:tc>
          <w:tcPr>
            <w:tcW w:w="1701" w:type="dxa"/>
            <w:tcBorders>
              <w:top w:val="single" w:color="000000" w:themeColor="text1" w:sz="4" w:space="0"/>
              <w:left w:val="nil"/>
              <w:bottom w:val="single" w:color="000000" w:themeColor="text1" w:sz="4" w:space="0"/>
              <w:right w:val="single" w:color="000000" w:themeColor="text1" w:sz="4" w:space="0"/>
            </w:tcBorders>
          </w:tcPr>
          <w:p w:rsidR="1817DA61" w:rsidP="3658E42F" w:rsidRDefault="1817DA61" w14:paraId="640EDE0F" w14:textId="1FC5C8DE">
            <w:pPr>
              <w:spacing w:line="240" w:lineRule="auto"/>
              <w:rPr>
                <w:rFonts w:ascii="Tahoma" w:hAnsi="Tahoma" w:eastAsia="Tahoma" w:cs="Tahoma"/>
                <w:sz w:val="20"/>
                <w:szCs w:val="20"/>
              </w:rPr>
            </w:pPr>
            <w:r w:rsidRPr="3658E42F">
              <w:rPr>
                <w:rFonts w:ascii="Calibri" w:hAnsi="Calibri" w:cs="Calibri"/>
                <w:color w:val="000000" w:themeColor="text1"/>
                <w:lang w:val="en-GB"/>
              </w:rPr>
              <w:t>2020-06-18T17:24:53Z</w:t>
            </w:r>
          </w:p>
        </w:tc>
      </w:tr>
      <w:tr w:rsidR="3658E42F" w:rsidTr="0B23F7AE" w14:paraId="79ABEC67"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1817DA61" w:rsidP="3658E42F" w:rsidRDefault="1817DA61" w14:paraId="1132B485" w14:textId="3474E2F2">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fifoStatusCode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817DA61" w:rsidP="3658E42F" w:rsidRDefault="1817DA61" w14:paraId="70B3E660" w14:textId="59BEAB13">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817DA61" w:rsidP="3658E42F" w:rsidRDefault="1817DA61" w14:paraId="1F3AB9F7" w14:textId="2135E8CD">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1817DA61" w:rsidP="3658E42F" w:rsidRDefault="1817DA61" w14:paraId="3333F36F" w14:textId="57AEE7FC">
            <w:pPr>
              <w:spacing w:line="240" w:lineRule="auto"/>
              <w:rPr>
                <w:rFonts w:ascii="Tahoma" w:hAnsi="Tahoma" w:eastAsia="Tahoma" w:cs="Tahoma"/>
                <w:sz w:val="20"/>
                <w:szCs w:val="20"/>
              </w:rPr>
            </w:pPr>
            <w:r w:rsidRPr="3658E42F">
              <w:rPr>
                <w:rFonts w:ascii="Tahoma" w:hAnsi="Tahoma" w:eastAsia="Tahoma" w:cs="Tahoma"/>
                <w:sz w:val="20"/>
                <w:szCs w:val="20"/>
              </w:rPr>
              <w:t>The FIFO status</w:t>
            </w:r>
          </w:p>
        </w:tc>
        <w:tc>
          <w:tcPr>
            <w:tcW w:w="1701" w:type="dxa"/>
            <w:tcBorders>
              <w:top w:val="single" w:color="000000" w:themeColor="text1" w:sz="4" w:space="0"/>
              <w:left w:val="nil"/>
              <w:bottom w:val="single" w:color="000000" w:themeColor="text1" w:sz="4" w:space="0"/>
              <w:right w:val="single" w:color="000000" w:themeColor="text1" w:sz="4" w:space="0"/>
            </w:tcBorders>
          </w:tcPr>
          <w:p w:rsidR="1817DA61" w:rsidP="3658E42F" w:rsidRDefault="1817DA61" w14:paraId="3CFC86DA" w14:textId="31EF6A68">
            <w:pPr>
              <w:spacing w:line="240" w:lineRule="auto"/>
              <w:rPr>
                <w:rFonts w:ascii="Tahoma" w:hAnsi="Tahoma" w:eastAsia="Tahoma" w:cs="Tahoma"/>
                <w:sz w:val="20"/>
                <w:szCs w:val="20"/>
              </w:rPr>
            </w:pPr>
            <w:r w:rsidRPr="3658E42F">
              <w:rPr>
                <w:rFonts w:ascii="Tahoma" w:hAnsi="Tahoma" w:eastAsia="Tahoma" w:cs="Tahoma"/>
                <w:sz w:val="20"/>
                <w:szCs w:val="20"/>
              </w:rPr>
              <w:t>Blocked</w:t>
            </w:r>
          </w:p>
        </w:tc>
      </w:tr>
      <w:tr w:rsidR="3658E42F" w:rsidTr="0B23F7AE" w14:paraId="306CC606"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15793CF8" w:rsidP="3658E42F" w:rsidRDefault="15793CF8" w14:paraId="127006C3" w14:textId="0B3108F1">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writeCounter</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D50D696" w:rsidP="3658E42F" w:rsidRDefault="0D50D696" w14:paraId="7006D622" w14:textId="61115D62">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D50D696" w:rsidP="3658E42F" w:rsidRDefault="0D50D696" w14:paraId="45FC92D7" w14:textId="3759899A">
            <w:pPr>
              <w:spacing w:line="240" w:lineRule="auto"/>
              <w:rPr>
                <w:rFonts w:ascii="Tahoma" w:hAnsi="Tahoma" w:eastAsia="Tahoma" w:cs="Tahoma"/>
                <w:sz w:val="20"/>
                <w:szCs w:val="20"/>
              </w:rPr>
            </w:pPr>
            <w:r w:rsidRPr="3658E42F">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D50D696" w:rsidP="3658E42F" w:rsidRDefault="0D50D696" w14:paraId="66E7D156" w14:textId="01C44DB4">
            <w:pPr>
              <w:spacing w:line="240" w:lineRule="auto"/>
              <w:rPr>
                <w:rFonts w:ascii="Tahoma" w:hAnsi="Tahoma" w:eastAsia="Tahoma" w:cs="Tahoma"/>
                <w:sz w:val="20"/>
                <w:szCs w:val="20"/>
              </w:rPr>
            </w:pPr>
            <w:r w:rsidRPr="3658E42F">
              <w:rPr>
                <w:rFonts w:ascii="Tahoma" w:hAnsi="Tahoma" w:eastAsia="Tahoma" w:cs="Tahoma"/>
                <w:sz w:val="20"/>
                <w:szCs w:val="20"/>
              </w:rPr>
              <w:t>Write counter</w:t>
            </w:r>
          </w:p>
        </w:tc>
        <w:tc>
          <w:tcPr>
            <w:tcW w:w="1701" w:type="dxa"/>
            <w:tcBorders>
              <w:top w:val="single" w:color="000000" w:themeColor="text1" w:sz="4" w:space="0"/>
              <w:left w:val="nil"/>
              <w:bottom w:val="single" w:color="000000" w:themeColor="text1" w:sz="4" w:space="0"/>
              <w:right w:val="single" w:color="000000" w:themeColor="text1" w:sz="4" w:space="0"/>
            </w:tcBorders>
          </w:tcPr>
          <w:p w:rsidR="3658E42F" w:rsidP="3658E42F" w:rsidRDefault="003A248E" w14:paraId="7A1BD883" w14:textId="47DADC50">
            <w:pPr>
              <w:spacing w:line="240" w:lineRule="auto"/>
              <w:rPr>
                <w:rFonts w:ascii="Tahoma" w:hAnsi="Tahoma" w:eastAsia="Tahoma" w:cs="Tahoma"/>
                <w:sz w:val="20"/>
                <w:szCs w:val="20"/>
              </w:rPr>
            </w:pPr>
            <w:r>
              <w:rPr>
                <w:rFonts w:ascii="Tahoma" w:hAnsi="Tahoma" w:eastAsia="Tahoma" w:cs="Tahoma"/>
                <w:sz w:val="20"/>
                <w:szCs w:val="20"/>
              </w:rPr>
              <w:t>0</w:t>
            </w:r>
          </w:p>
        </w:tc>
      </w:tr>
    </w:tbl>
    <w:p w:rsidR="008A20EF" w:rsidRDefault="008A20EF" w14:paraId="4DB99015" w14:textId="77777777"/>
    <w:p w:rsidR="008A20EF" w:rsidP="008A20EF" w:rsidRDefault="524D387A" w14:paraId="62D95948" w14:textId="2C17CFB6">
      <w:pPr>
        <w:pStyle w:val="Heading3"/>
      </w:pPr>
      <w:bookmarkStart w:name="_Resource_Pool_Entity" w:id="21"/>
      <w:bookmarkStart w:name="_Toc171477528" w:id="22"/>
      <w:bookmarkEnd w:id="21"/>
      <w:r>
        <w:t>Resource Pool Entity</w:t>
      </w:r>
      <w:bookmarkEnd w:id="22"/>
    </w:p>
    <w:p w:rsidR="0066108A" w:rsidP="0066108A" w:rsidRDefault="0066108A" w14:paraId="76D11A39" w14:textId="6B4855C3">
      <w:pPr>
        <w:spacing w:line="240" w:lineRule="auto"/>
        <w:rPr>
          <w:rFonts w:ascii="Tahoma" w:hAnsi="Tahoma" w:eastAsia="Tahoma" w:cs="Tahoma"/>
          <w:color w:val="1A1A1A"/>
          <w:sz w:val="20"/>
          <w:szCs w:val="20"/>
        </w:rPr>
      </w:pPr>
      <w:r>
        <w:rPr>
          <w:rFonts w:ascii="Tahoma" w:hAnsi="Tahoma" w:eastAsia="Tahoma" w:cs="Tahoma"/>
          <w:color w:val="1A1A1A"/>
          <w:sz w:val="20"/>
          <w:szCs w:val="20"/>
          <w:lang w:val="en-GB"/>
        </w:rPr>
        <w:t>These are fields related to “product plan” – resources which are reserved for specific purposes.</w:t>
      </w:r>
    </w:p>
    <w:p w:rsidRPr="0066108A" w:rsidR="0066108A" w:rsidP="0066108A" w:rsidRDefault="0066108A" w14:paraId="49E52534" w14:textId="77777777">
      <w:pPr>
        <w:rPr>
          <w:lang w:val="en-US"/>
        </w:rPr>
      </w:pPr>
    </w:p>
    <w:tbl>
      <w:tblPr>
        <w:tblW w:w="14644" w:type="dxa"/>
        <w:tblInd w:w="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312"/>
        <w:gridCol w:w="992"/>
        <w:gridCol w:w="1418"/>
        <w:gridCol w:w="8221"/>
        <w:gridCol w:w="1701"/>
      </w:tblGrid>
      <w:tr w:rsidRPr="006E5181" w:rsidR="00B83C3A" w:rsidTr="7DCD0C83" w14:paraId="6FFBC6D6" w14:textId="70F140E5">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6A6A6" w:themeFill="background1" w:themeFillShade="A6"/>
            <w:hideMark/>
          </w:tcPr>
          <w:p w:rsidRPr="00B91C87" w:rsidR="00B83C3A" w:rsidP="00D116FF" w:rsidRDefault="00B83C3A" w14:paraId="1DDB9763" w14:textId="77777777">
            <w:pPr>
              <w:rPr>
                <w:rFonts w:ascii="Tahoma" w:hAnsi="Tahoma" w:eastAsia="Tahoma" w:cs="Tahoma"/>
                <w:sz w:val="20"/>
                <w:szCs w:val="20"/>
                <w:lang w:val="en-GB"/>
              </w:rPr>
            </w:pPr>
            <w:r w:rsidRPr="00B91C87">
              <w:rPr>
                <w:rFonts w:ascii="Tahoma" w:hAnsi="Tahoma" w:eastAsia="Tahoma" w:cs="Tahoma"/>
                <w:b/>
                <w:bCs/>
                <w:sz w:val="20"/>
                <w:szCs w:val="20"/>
              </w:rPr>
              <w:t>Field</w:t>
            </w:r>
            <w:r w:rsidRPr="00B91C87">
              <w:rPr>
                <w:rFonts w:ascii="Tahoma" w:hAnsi="Tahoma" w:eastAsia="Tahoma" w:cs="Tahoma"/>
                <w:sz w:val="20"/>
                <w:szCs w:val="20"/>
                <w:lang w:val="en-GB"/>
              </w:rPr>
              <w:t> </w:t>
            </w:r>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B91C87" w:rsidR="00B83C3A" w:rsidP="00D116FF" w:rsidRDefault="00B83C3A" w14:paraId="0C4B7AFF" w14:textId="77777777">
            <w:pPr>
              <w:rPr>
                <w:rFonts w:ascii="Tahoma" w:hAnsi="Tahoma" w:eastAsia="Tahoma" w:cs="Tahoma"/>
                <w:sz w:val="20"/>
                <w:szCs w:val="20"/>
                <w:lang w:val="en-GB"/>
              </w:rPr>
            </w:pPr>
            <w:r w:rsidRPr="00B91C87">
              <w:rPr>
                <w:rFonts w:ascii="Tahoma" w:hAnsi="Tahoma" w:eastAsia="Tahoma" w:cs="Tahoma"/>
                <w:b/>
                <w:bCs/>
                <w:sz w:val="20"/>
                <w:szCs w:val="20"/>
              </w:rPr>
              <w:t>O/M</w:t>
            </w:r>
            <w:r w:rsidRPr="00B91C87">
              <w:rPr>
                <w:rFonts w:ascii="Tahoma" w:hAnsi="Tahoma" w:eastAsia="Tahoma" w:cs="Tahoma"/>
                <w:sz w:val="20"/>
                <w:szCs w:val="20"/>
                <w:lang w:val="en-GB"/>
              </w:rPr>
              <w:t> </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B91C87" w:rsidR="00B83C3A" w:rsidP="00D116FF" w:rsidRDefault="00B83C3A" w14:paraId="46BA4DCC" w14:textId="77777777">
            <w:pPr>
              <w:rPr>
                <w:rFonts w:ascii="Tahoma" w:hAnsi="Tahoma" w:eastAsia="Tahoma" w:cs="Tahoma"/>
                <w:sz w:val="20"/>
                <w:szCs w:val="20"/>
                <w:lang w:val="en-GB"/>
              </w:rPr>
            </w:pPr>
            <w:r w:rsidRPr="00B91C87">
              <w:rPr>
                <w:rFonts w:ascii="Tahoma" w:hAnsi="Tahoma" w:eastAsia="Tahoma" w:cs="Tahoma"/>
                <w:b/>
                <w:bCs/>
                <w:sz w:val="20"/>
                <w:szCs w:val="20"/>
              </w:rPr>
              <w:t>Type</w:t>
            </w:r>
            <w:r w:rsidRPr="00B91C87">
              <w:rPr>
                <w:rFonts w:ascii="Tahoma" w:hAnsi="Tahoma" w:eastAsia="Tahoma" w:cs="Tahoma"/>
                <w:sz w:val="20"/>
                <w:szCs w:val="20"/>
                <w:lang w:val="en-GB"/>
              </w:rPr>
              <w:t> </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B91C87" w:rsidR="00B83C3A" w:rsidP="00D116FF" w:rsidRDefault="00B83C3A" w14:paraId="744757AF" w14:textId="77777777">
            <w:pPr>
              <w:rPr>
                <w:rFonts w:ascii="Tahoma" w:hAnsi="Tahoma" w:eastAsia="Tahoma" w:cs="Tahoma"/>
                <w:sz w:val="20"/>
                <w:szCs w:val="20"/>
                <w:lang w:val="en-GB"/>
              </w:rPr>
            </w:pPr>
            <w:r w:rsidRPr="00B91C87">
              <w:rPr>
                <w:rFonts w:ascii="Tahoma" w:hAnsi="Tahoma" w:eastAsia="Tahoma" w:cs="Tahoma"/>
                <w:b/>
                <w:bCs/>
                <w:sz w:val="20"/>
                <w:szCs w:val="20"/>
              </w:rPr>
              <w:t>Description</w:t>
            </w:r>
            <w:r w:rsidRPr="00B91C87">
              <w:rPr>
                <w:rFonts w:ascii="Tahoma" w:hAnsi="Tahoma" w:eastAsia="Tahoma" w:cs="Tahoma"/>
                <w:sz w:val="20"/>
                <w:szCs w:val="20"/>
                <w:lang w:val="en-GB"/>
              </w:rPr>
              <w:t> </w:t>
            </w:r>
          </w:p>
        </w:tc>
        <w:tc>
          <w:tcPr>
            <w:tcW w:w="1701"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tcPr>
          <w:p w:rsidRPr="00B91C87" w:rsidR="00B83C3A" w:rsidP="00D116FF" w:rsidRDefault="00B83C3A" w14:paraId="72538A59" w14:textId="5262FD6A">
            <w:pPr>
              <w:rPr>
                <w:rFonts w:ascii="Tahoma" w:hAnsi="Tahoma" w:eastAsia="Tahoma" w:cs="Tahoma"/>
                <w:b/>
                <w:bCs/>
                <w:sz w:val="20"/>
                <w:szCs w:val="20"/>
              </w:rPr>
            </w:pPr>
            <w:r>
              <w:rPr>
                <w:rFonts w:ascii="Tahoma" w:hAnsi="Tahoma" w:eastAsia="Tahoma" w:cs="Tahoma"/>
                <w:b/>
                <w:bCs/>
                <w:sz w:val="20"/>
                <w:szCs w:val="20"/>
              </w:rPr>
              <w:t>Sample Value</w:t>
            </w:r>
          </w:p>
        </w:tc>
      </w:tr>
      <w:tr w:rsidRPr="006E5181" w:rsidR="00B83C3A" w:rsidTr="7DCD0C83" w14:paraId="0FA4A037" w14:textId="09EF6D99">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B91C87" w:rsidR="00B83C3A" w:rsidP="7DCD0C83" w:rsidRDefault="00B83C3A" w14:paraId="29080019" w14:textId="77777777">
            <w:pPr>
              <w:rPr>
                <w:rFonts w:ascii="Tahoma" w:hAnsi="Tahoma" w:eastAsia="Tahoma" w:cs="Tahoma"/>
                <w:sz w:val="20"/>
                <w:szCs w:val="20"/>
                <w:lang w:val="en-US"/>
              </w:rPr>
            </w:pPr>
            <w:proofErr w:type="spellStart"/>
            <w:r w:rsidRPr="7DCD0C83">
              <w:rPr>
                <w:rFonts w:ascii="Tahoma" w:hAnsi="Tahoma" w:eastAsia="Tahoma" w:cs="Tahoma"/>
                <w:sz w:val="20"/>
                <w:szCs w:val="20"/>
                <w:lang w:val="en-US"/>
              </w:rPr>
              <w:t>resourceId</w:t>
            </w:r>
            <w:proofErr w:type="spellEnd"/>
            <w:r w:rsidRPr="7DCD0C83">
              <w:rPr>
                <w:rFonts w:ascii="Tahoma" w:hAnsi="Tahoma" w:eastAsia="Tahoma" w:cs="Tahoma"/>
                <w:sz w:val="20"/>
                <w:szCs w:val="20"/>
                <w:lang w:val="en-US"/>
              </w:rPr>
              <w:t> </w:t>
            </w:r>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B91C87" w:rsidR="00B83C3A" w:rsidP="00D116FF" w:rsidRDefault="00B83C3A" w14:paraId="32F87867" w14:textId="77777777">
            <w:pPr>
              <w:rPr>
                <w:rFonts w:ascii="Tahoma" w:hAnsi="Tahoma" w:eastAsia="Tahoma" w:cs="Tahoma"/>
                <w:sz w:val="20"/>
                <w:szCs w:val="20"/>
                <w:lang w:val="en-GB"/>
              </w:rPr>
            </w:pPr>
            <w:r w:rsidRPr="00B91C87">
              <w:rPr>
                <w:rFonts w:ascii="Tahoma" w:hAnsi="Tahoma" w:eastAsia="Tahoma" w:cs="Tahoma"/>
                <w:sz w:val="20"/>
                <w:szCs w:val="20"/>
              </w:rPr>
              <w:t>M</w:t>
            </w:r>
            <w:r w:rsidRPr="00B91C87">
              <w:rPr>
                <w:rFonts w:ascii="Tahoma" w:hAnsi="Tahoma" w:eastAsia="Tahoma" w:cs="Tahoma"/>
                <w:sz w:val="20"/>
                <w:szCs w:val="20"/>
                <w:lang w:val="en-GB"/>
              </w:rPr>
              <w:t> </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B91C87" w:rsidR="00B83C3A" w:rsidP="00D116FF" w:rsidRDefault="00B83C3A" w14:paraId="012FDF8A" w14:textId="77777777">
            <w:pPr>
              <w:rPr>
                <w:rFonts w:ascii="Tahoma" w:hAnsi="Tahoma" w:eastAsia="Tahoma" w:cs="Tahoma"/>
                <w:sz w:val="20"/>
                <w:szCs w:val="20"/>
                <w:lang w:val="en-GB"/>
              </w:rPr>
            </w:pPr>
            <w:r w:rsidRPr="00B91C87">
              <w:rPr>
                <w:rFonts w:ascii="Tahoma" w:hAnsi="Tahoma" w:eastAsia="Tahoma" w:cs="Tahoma"/>
                <w:sz w:val="20"/>
                <w:szCs w:val="20"/>
              </w:rPr>
              <w:t>String</w:t>
            </w:r>
            <w:r w:rsidRPr="00B91C87">
              <w:rPr>
                <w:rFonts w:ascii="Tahoma" w:hAnsi="Tahoma" w:eastAsia="Tahoma" w:cs="Tahoma"/>
                <w:sz w:val="20"/>
                <w:szCs w:val="20"/>
                <w:lang w:val="en-GB"/>
              </w:rPr>
              <w:t> </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B91C87" w:rsidR="00B83C3A" w:rsidP="00D116FF" w:rsidRDefault="00B83C3A" w14:paraId="249F55A0" w14:textId="77777777">
            <w:pPr>
              <w:rPr>
                <w:rFonts w:ascii="Tahoma" w:hAnsi="Tahoma" w:eastAsia="Tahoma" w:cs="Tahoma"/>
                <w:sz w:val="20"/>
                <w:szCs w:val="20"/>
                <w:lang w:val="en-GB"/>
              </w:rPr>
            </w:pPr>
            <w:r w:rsidRPr="00B91C87">
              <w:rPr>
                <w:rFonts w:ascii="Tahoma" w:hAnsi="Tahoma" w:eastAsia="Tahoma" w:cs="Tahoma"/>
                <w:sz w:val="20"/>
                <w:szCs w:val="20"/>
              </w:rPr>
              <w:t>The resource id of the sim</w:t>
            </w:r>
            <w:r w:rsidRPr="00B91C87">
              <w:rPr>
                <w:rFonts w:ascii="Tahoma" w:hAnsi="Tahoma" w:eastAsia="Tahoma" w:cs="Tahoma"/>
                <w:sz w:val="20"/>
                <w:szCs w:val="20"/>
                <w:lang w:val="en-GB"/>
              </w:rPr>
              <w:t> being modified</w:t>
            </w:r>
          </w:p>
        </w:tc>
        <w:tc>
          <w:tcPr>
            <w:tcW w:w="1701" w:type="dxa"/>
            <w:tcBorders>
              <w:top w:val="single" w:color="000000" w:themeColor="text1" w:sz="6" w:space="0"/>
              <w:left w:val="nil"/>
              <w:bottom w:val="single" w:color="000000" w:themeColor="text1" w:sz="6" w:space="0"/>
              <w:right w:val="single" w:color="000000" w:themeColor="text1" w:sz="6" w:space="0"/>
            </w:tcBorders>
          </w:tcPr>
          <w:p w:rsidRPr="00B91C87" w:rsidR="00B83C3A" w:rsidP="00D116FF" w:rsidRDefault="00B83C3A" w14:paraId="414C4466" w14:textId="5F5DE4F3">
            <w:pPr>
              <w:rPr>
                <w:rFonts w:ascii="Tahoma" w:hAnsi="Tahoma" w:eastAsia="Tahoma" w:cs="Tahoma"/>
                <w:sz w:val="20"/>
                <w:szCs w:val="20"/>
              </w:rPr>
            </w:pPr>
            <w:r>
              <w:rPr>
                <w:rFonts w:ascii="Tahoma" w:hAnsi="Tahoma" w:eastAsia="Tahoma" w:cs="Tahoma"/>
                <w:sz w:val="20"/>
                <w:szCs w:val="20"/>
              </w:rPr>
              <w:t>013940291</w:t>
            </w:r>
          </w:p>
        </w:tc>
      </w:tr>
      <w:tr w:rsidR="000F7976" w:rsidTr="7DCD0C83" w14:paraId="50C27B2B"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6A482C62" w:rsidR="000F7976" w:rsidP="000F7976" w:rsidRDefault="000F7976" w14:paraId="52356B5F" w14:textId="25122BF1">
            <w:pPr>
              <w:rPr>
                <w:rFonts w:ascii="Tahoma" w:hAnsi="Tahoma" w:eastAsia="Tahoma" w:cs="Tahoma"/>
                <w:sz w:val="20"/>
                <w:szCs w:val="20"/>
                <w:lang w:val="en-US"/>
              </w:rPr>
            </w:pPr>
            <w:proofErr w:type="spellStart"/>
            <w:r w:rsidRPr="74633B5D">
              <w:rPr>
                <w:rFonts w:ascii="Tahoma" w:hAnsi="Tahoma" w:eastAsia="Tahoma" w:cs="Tahoma"/>
                <w:sz w:val="20"/>
                <w:szCs w:val="20"/>
                <w:lang w:val="en-US"/>
              </w:rPr>
              <w:t>expiryDate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66650FF3" w14:textId="64B3B74B">
            <w:pPr>
              <w:rPr>
                <w:rFonts w:ascii="Tahoma" w:hAnsi="Tahoma" w:eastAsia="Tahoma" w:cs="Tahoma"/>
                <w:sz w:val="20"/>
                <w:szCs w:val="20"/>
              </w:rPr>
            </w:pPr>
            <w:r w:rsidRPr="74633B5D">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4E21C175" w14:textId="5D8BA797">
            <w:pPr>
              <w:rPr>
                <w:rFonts w:ascii="Tahoma" w:hAnsi="Tahoma" w:eastAsia="Tahoma" w:cs="Tahoma"/>
                <w:sz w:val="20"/>
                <w:szCs w:val="20"/>
              </w:rPr>
            </w:pPr>
            <w:r w:rsidRPr="74633B5D">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51A9228C" w14:textId="77777777">
            <w:r w:rsidRPr="74633B5D">
              <w:rPr>
                <w:rFonts w:ascii="Tahoma" w:hAnsi="Tahoma" w:eastAsia="Tahoma" w:cs="Tahoma"/>
                <w:sz w:val="20"/>
                <w:szCs w:val="20"/>
                <w:lang w:val="en-US"/>
              </w:rPr>
              <w:t xml:space="preserve">The date when the reservation expires. After </w:t>
            </w:r>
            <w:proofErr w:type="spellStart"/>
            <w:r w:rsidRPr="74633B5D">
              <w:rPr>
                <w:rFonts w:ascii="Tahoma" w:hAnsi="Tahoma" w:eastAsia="Tahoma" w:cs="Tahoma"/>
                <w:sz w:val="20"/>
                <w:szCs w:val="20"/>
                <w:lang w:val="en-US"/>
              </w:rPr>
              <w:t>prematching</w:t>
            </w:r>
            <w:proofErr w:type="spellEnd"/>
            <w:r w:rsidRPr="74633B5D">
              <w:rPr>
                <w:rFonts w:ascii="Tahoma" w:hAnsi="Tahoma" w:eastAsia="Tahoma" w:cs="Tahoma"/>
                <w:sz w:val="20"/>
                <w:szCs w:val="20"/>
                <w:lang w:val="en-US"/>
              </w:rPr>
              <w:t xml:space="preserve"> (associating SIM with MSISDN), the SIM is considered “reserved” but not “activated”. The sales team </w:t>
            </w:r>
            <w:proofErr w:type="gramStart"/>
            <w:r w:rsidRPr="74633B5D">
              <w:rPr>
                <w:rFonts w:ascii="Tahoma" w:hAnsi="Tahoma" w:eastAsia="Tahoma" w:cs="Tahoma"/>
                <w:sz w:val="20"/>
                <w:szCs w:val="20"/>
                <w:lang w:val="en-US"/>
              </w:rPr>
              <w:t>is able to</w:t>
            </w:r>
            <w:proofErr w:type="gramEnd"/>
            <w:r w:rsidRPr="74633B5D">
              <w:rPr>
                <w:rFonts w:ascii="Tahoma" w:hAnsi="Tahoma" w:eastAsia="Tahoma" w:cs="Tahoma"/>
                <w:sz w:val="20"/>
                <w:szCs w:val="20"/>
                <w:lang w:val="en-US"/>
              </w:rPr>
              <w:t xml:space="preserve"> set the duration of this selling period (can be days or months). If the SIM is not activated within this period, it will be considered expired, and the SIM will be reset to an available status.</w:t>
            </w:r>
          </w:p>
          <w:p w:rsidRPr="00B83C3A" w:rsidR="000F7976" w:rsidP="000F7976" w:rsidRDefault="000F7976" w14:paraId="000779BA" w14:textId="609F34C4">
            <w:pPr>
              <w:rPr>
                <w:rFonts w:ascii="Tahoma" w:hAnsi="Tahoma" w:eastAsia="Tahoma" w:cs="Tahoma"/>
                <w:sz w:val="20"/>
                <w:szCs w:val="20"/>
              </w:rPr>
            </w:pPr>
            <w:r w:rsidRPr="74633B5D">
              <w:rPr>
                <w:rFonts w:ascii="Tahoma" w:hAnsi="Tahoma" w:eastAsia="Tahoma" w:cs="Tahoma"/>
                <w:sz w:val="20"/>
                <w:szCs w:val="20"/>
                <w:lang w:val="en-US"/>
              </w:rPr>
              <w:t>RFC3339 Format: yyyy-MM-ddThh24:</w:t>
            </w:r>
            <w:proofErr w:type="gramStart"/>
            <w:r w:rsidRPr="74633B5D">
              <w:rPr>
                <w:rFonts w:ascii="Tahoma" w:hAnsi="Tahoma" w:eastAsia="Tahoma" w:cs="Tahoma"/>
                <w:sz w:val="20"/>
                <w:szCs w:val="20"/>
                <w:lang w:val="en-US"/>
              </w:rPr>
              <w:t>mi:ssZ</w:t>
            </w:r>
            <w:proofErr w:type="gramEnd"/>
          </w:p>
        </w:tc>
        <w:tc>
          <w:tcPr>
            <w:tcW w:w="1701" w:type="dxa"/>
            <w:tcBorders>
              <w:top w:val="single" w:color="000000" w:themeColor="text1" w:sz="6" w:space="0"/>
              <w:left w:val="nil"/>
              <w:bottom w:val="single" w:color="000000" w:themeColor="text1" w:sz="6" w:space="0"/>
              <w:right w:val="single" w:color="000000" w:themeColor="text1" w:sz="6" w:space="0"/>
            </w:tcBorders>
          </w:tcPr>
          <w:p w:rsidR="000F7976" w:rsidP="000F7976" w:rsidRDefault="000F7976" w14:paraId="39D58E57" w14:textId="56B83039">
            <w:pPr>
              <w:spacing w:line="240" w:lineRule="auto"/>
              <w:rPr>
                <w:rFonts w:ascii="Tahoma" w:hAnsi="Tahoma" w:eastAsia="Tahoma" w:cs="Tahoma"/>
                <w:sz w:val="20"/>
                <w:szCs w:val="20"/>
              </w:rPr>
            </w:pPr>
            <w:r w:rsidRPr="74633B5D">
              <w:rPr>
                <w:rFonts w:ascii="Tahoma" w:hAnsi="Tahoma" w:eastAsia="Tahoma" w:cs="Tahoma"/>
                <w:sz w:val="20"/>
                <w:szCs w:val="20"/>
              </w:rPr>
              <w:t>2020-06-18T17:24:53Z</w:t>
            </w:r>
          </w:p>
        </w:tc>
      </w:tr>
      <w:tr w:rsidR="000F7976" w:rsidTr="7DCD0C83" w14:paraId="0BC1FA18"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74633B5D" w:rsidR="000F7976" w:rsidP="000F7976" w:rsidRDefault="000F7976" w14:paraId="1B9B728D" w14:textId="1A40BC04">
            <w:pPr>
              <w:rPr>
                <w:rFonts w:ascii="Tahoma" w:hAnsi="Tahoma" w:eastAsia="Tahoma" w:cs="Tahoma"/>
                <w:sz w:val="20"/>
                <w:szCs w:val="20"/>
                <w:lang w:val="en-US"/>
              </w:rPr>
            </w:pPr>
            <w:proofErr w:type="spellStart"/>
            <w:r w:rsidRPr="6A482C62">
              <w:rPr>
                <w:rFonts w:ascii="Tahoma" w:hAnsi="Tahoma" w:eastAsia="Tahoma" w:cs="Tahoma"/>
                <w:sz w:val="20"/>
                <w:szCs w:val="20"/>
                <w:lang w:val="en-US"/>
              </w:rPr>
              <w:t>paymentType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74633B5D" w:rsidR="000F7976" w:rsidP="000F7976" w:rsidRDefault="000F7976" w14:paraId="35863DF3" w14:textId="7AFDC2FE">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74633B5D" w:rsidR="000F7976" w:rsidP="000F7976" w:rsidRDefault="000F7976" w14:paraId="7A036BFD" w14:textId="742E818E">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372D2B62" w14:textId="77777777">
            <w:pPr>
              <w:rPr>
                <w:rFonts w:ascii="Tahoma" w:hAnsi="Tahoma" w:eastAsia="Tahoma" w:cs="Tahoma"/>
                <w:sz w:val="20"/>
                <w:szCs w:val="20"/>
              </w:rPr>
            </w:pPr>
            <w:r w:rsidRPr="00B83C3A">
              <w:rPr>
                <w:rFonts w:ascii="Tahoma" w:hAnsi="Tahoma" w:eastAsia="Tahoma" w:cs="Tahoma"/>
                <w:sz w:val="20"/>
                <w:szCs w:val="20"/>
              </w:rPr>
              <w:t>Indicates whether the SIM is prepaid or postpaid.</w:t>
            </w:r>
          </w:p>
          <w:p w:rsidRPr="00B83C3A" w:rsidR="000F7976" w:rsidP="000F7976" w:rsidRDefault="000F7976" w14:paraId="5AE61FBF" w14:textId="77777777">
            <w:pPr>
              <w:rPr>
                <w:rFonts w:ascii="Tahoma" w:hAnsi="Tahoma" w:eastAsia="Tahoma" w:cs="Tahoma"/>
                <w:b/>
                <w:bCs/>
                <w:sz w:val="20"/>
                <w:szCs w:val="20"/>
                <w:lang w:val="en-US"/>
              </w:rPr>
            </w:pPr>
            <w:r w:rsidRPr="7F98CED1">
              <w:rPr>
                <w:rFonts w:ascii="Tahoma" w:hAnsi="Tahoma" w:eastAsia="Tahoma" w:cs="Tahoma"/>
                <w:b/>
                <w:bCs/>
                <w:sz w:val="20"/>
                <w:szCs w:val="20"/>
                <w:lang w:val="en-US"/>
              </w:rPr>
              <w:t>Possible values:</w:t>
            </w:r>
          </w:p>
          <w:p w:rsidR="000F7976" w:rsidP="000F7976" w:rsidRDefault="000F7976" w14:paraId="495CD7B9" w14:textId="77777777">
            <w:pPr>
              <w:rPr>
                <w:rFonts w:ascii="Tahoma" w:hAnsi="Tahoma" w:eastAsia="Tahoma" w:cs="Tahoma"/>
                <w:sz w:val="20"/>
                <w:szCs w:val="20"/>
              </w:rPr>
            </w:pPr>
            <w:r>
              <w:rPr>
                <w:rFonts w:ascii="Tahoma" w:hAnsi="Tahoma" w:eastAsia="Tahoma" w:cs="Tahoma"/>
                <w:sz w:val="20"/>
                <w:szCs w:val="20"/>
              </w:rPr>
              <w:t>• Pre-paid</w:t>
            </w:r>
          </w:p>
          <w:p w:rsidRPr="74633B5D" w:rsidR="000F7976" w:rsidP="000F7976" w:rsidRDefault="000F7976" w14:paraId="7052CB82" w14:textId="09CCBF48">
            <w:pPr>
              <w:rPr>
                <w:rFonts w:ascii="Aptos Narrow" w:hAnsi="Aptos Narrow" w:eastAsia="Aptos Narrow" w:cs="Aptos Narrow"/>
                <w:color w:val="242424"/>
                <w:lang w:val="en-US"/>
              </w:rPr>
            </w:pPr>
            <w:r>
              <w:rPr>
                <w:rFonts w:ascii="Tahoma" w:hAnsi="Tahoma" w:eastAsia="Tahoma" w:cs="Tahoma"/>
                <w:sz w:val="20"/>
                <w:szCs w:val="20"/>
              </w:rPr>
              <w:t>• Postpaid</w:t>
            </w:r>
          </w:p>
        </w:tc>
        <w:tc>
          <w:tcPr>
            <w:tcW w:w="1701" w:type="dxa"/>
            <w:tcBorders>
              <w:top w:val="single" w:color="000000" w:themeColor="text1" w:sz="6" w:space="0"/>
              <w:left w:val="nil"/>
              <w:bottom w:val="single" w:color="000000" w:themeColor="text1" w:sz="6" w:space="0"/>
              <w:right w:val="single" w:color="000000" w:themeColor="text1" w:sz="6" w:space="0"/>
            </w:tcBorders>
          </w:tcPr>
          <w:p w:rsidRPr="74633B5D" w:rsidR="000F7976" w:rsidP="000F7976" w:rsidRDefault="000F7976" w14:paraId="33562B25" w14:textId="0ED2F64A">
            <w:pPr>
              <w:spacing w:line="240" w:lineRule="auto"/>
              <w:rPr>
                <w:rFonts w:ascii="Calibri" w:hAnsi="Calibri" w:cs="Calibri"/>
                <w:color w:val="000000" w:themeColor="text1"/>
                <w:lang w:val="en-GB"/>
              </w:rPr>
            </w:pPr>
            <w:r>
              <w:rPr>
                <w:rFonts w:ascii="Tahoma" w:hAnsi="Tahoma" w:eastAsia="Tahoma" w:cs="Tahoma"/>
                <w:sz w:val="20"/>
                <w:szCs w:val="20"/>
              </w:rPr>
              <w:t>Pre-paid</w:t>
            </w:r>
          </w:p>
        </w:tc>
      </w:tr>
      <w:tr w:rsidR="000F7976" w:rsidTr="7DCD0C83" w14:paraId="21F807CA"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6A482C62" w:rsidR="000F7976" w:rsidP="000F7976" w:rsidRDefault="000F7976" w14:paraId="4E0E092C" w14:textId="122BAE7E">
            <w:pPr>
              <w:rPr>
                <w:rFonts w:ascii="Tahoma" w:hAnsi="Tahoma" w:eastAsia="Tahoma" w:cs="Tahoma"/>
                <w:sz w:val="20"/>
                <w:szCs w:val="20"/>
                <w:lang w:val="en-US"/>
              </w:rPr>
            </w:pPr>
            <w:proofErr w:type="spellStart"/>
            <w:r w:rsidRPr="7F98CED1">
              <w:rPr>
                <w:rFonts w:ascii="Tahoma" w:hAnsi="Tahoma" w:eastAsia="Tahoma" w:cs="Tahoma"/>
                <w:sz w:val="20"/>
                <w:szCs w:val="20"/>
                <w:lang w:val="en-US"/>
              </w:rPr>
              <w:t>prevSourceCode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0B82AE0F" w14:textId="7A06E7CB">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2F5C3D75" w14:textId="75F74FFA">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83C3A" w:rsidR="000F7976" w:rsidP="000F7976" w:rsidRDefault="000F7976" w14:paraId="00AE7A57" w14:textId="2BC425FA">
            <w:pPr>
              <w:rPr>
                <w:rFonts w:ascii="Tahoma" w:hAnsi="Tahoma" w:eastAsia="Tahoma" w:cs="Tahoma"/>
                <w:sz w:val="20"/>
                <w:szCs w:val="20"/>
              </w:rPr>
            </w:pPr>
            <w:r w:rsidRPr="7F98CED1">
              <w:rPr>
                <w:rFonts w:ascii="Tahoma" w:hAnsi="Tahoma" w:eastAsia="Tahoma" w:cs="Tahoma"/>
                <w:sz w:val="20"/>
                <w:szCs w:val="20"/>
                <w:lang w:val="en-US"/>
              </w:rPr>
              <w:t xml:space="preserve">The latest </w:t>
            </w:r>
            <w:proofErr w:type="spellStart"/>
            <w:r w:rsidRPr="7F98CED1">
              <w:rPr>
                <w:rFonts w:ascii="Tahoma" w:hAnsi="Tahoma" w:eastAsia="Tahoma" w:cs="Tahoma"/>
                <w:sz w:val="20"/>
                <w:szCs w:val="20"/>
                <w:lang w:val="en-US"/>
              </w:rPr>
              <w:t>sourceCode</w:t>
            </w:r>
            <w:proofErr w:type="spellEnd"/>
            <w:r w:rsidRPr="7F98CED1">
              <w:rPr>
                <w:rFonts w:ascii="Tahoma" w:hAnsi="Tahoma" w:eastAsia="Tahoma" w:cs="Tahoma"/>
                <w:sz w:val="20"/>
                <w:szCs w:val="20"/>
                <w:lang w:val="en-US"/>
              </w:rPr>
              <w:t xml:space="preserve">. Is set on </w:t>
            </w:r>
            <w:proofErr w:type="spellStart"/>
            <w:r w:rsidRPr="7F98CED1">
              <w:rPr>
                <w:rFonts w:ascii="Tahoma" w:hAnsi="Tahoma" w:eastAsia="Tahoma" w:cs="Tahoma"/>
                <w:sz w:val="20"/>
                <w:szCs w:val="20"/>
                <w:lang w:val="en-US"/>
              </w:rPr>
              <w:t>prematch</w:t>
            </w:r>
            <w:proofErr w:type="spellEnd"/>
            <w:r w:rsidRPr="7F98CED1">
              <w:rPr>
                <w:rFonts w:ascii="Tahoma" w:hAnsi="Tahoma" w:eastAsia="Tahoma" w:cs="Tahoma"/>
                <w:sz w:val="20"/>
                <w:szCs w:val="20"/>
                <w:lang w:val="en-US"/>
              </w:rPr>
              <w:t xml:space="preserve"> (depending on package).</w:t>
            </w:r>
          </w:p>
        </w:tc>
        <w:tc>
          <w:tcPr>
            <w:tcW w:w="1701" w:type="dxa"/>
            <w:tcBorders>
              <w:top w:val="single" w:color="000000" w:themeColor="text1" w:sz="6" w:space="0"/>
              <w:left w:val="nil"/>
              <w:bottom w:val="single" w:color="000000" w:themeColor="text1" w:sz="6" w:space="0"/>
              <w:right w:val="single" w:color="000000" w:themeColor="text1" w:sz="6" w:space="0"/>
            </w:tcBorders>
          </w:tcPr>
          <w:p w:rsidR="000F7976" w:rsidP="000F7976" w:rsidRDefault="000F7976" w14:paraId="4097FDFF" w14:textId="1EF1C0EA">
            <w:pPr>
              <w:spacing w:line="240" w:lineRule="auto"/>
              <w:rPr>
                <w:rFonts w:ascii="Tahoma" w:hAnsi="Tahoma" w:eastAsia="Tahoma" w:cs="Tahoma"/>
                <w:sz w:val="20"/>
                <w:szCs w:val="20"/>
              </w:rPr>
            </w:pPr>
            <w:r>
              <w:rPr>
                <w:rFonts w:ascii="Tahoma" w:hAnsi="Tahoma" w:eastAsia="Tahoma" w:cs="Tahoma"/>
                <w:sz w:val="20"/>
                <w:szCs w:val="20"/>
              </w:rPr>
              <w:t>S1</w:t>
            </w:r>
          </w:p>
        </w:tc>
      </w:tr>
      <w:tr w:rsidR="000F7976" w:rsidTr="7DCD0C83" w14:paraId="4E933CF3"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6A482C62" w:rsidR="000F7976" w:rsidP="000F7976" w:rsidRDefault="000F7976" w14:paraId="79AA4BB1" w14:textId="5DF9807B">
            <w:pPr>
              <w:rPr>
                <w:rFonts w:ascii="Tahoma" w:hAnsi="Tahoma" w:eastAsia="Tahoma" w:cs="Tahoma"/>
                <w:sz w:val="20"/>
                <w:szCs w:val="20"/>
                <w:lang w:val="en-US"/>
              </w:rPr>
            </w:pPr>
            <w:proofErr w:type="spellStart"/>
            <w:r w:rsidRPr="7F98CED1">
              <w:rPr>
                <w:rFonts w:ascii="Tahoma" w:hAnsi="Tahoma" w:eastAsia="Tahoma" w:cs="Tahoma"/>
                <w:sz w:val="20"/>
                <w:szCs w:val="20"/>
                <w:lang w:val="en-US"/>
              </w:rPr>
              <w:t>prevUsageType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1526ADAE" w14:textId="3F0DD989">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07E1A0BD" w14:textId="115F3C9B">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83C3A" w:rsidR="000F7976" w:rsidP="000F7976" w:rsidRDefault="000F7976" w14:paraId="75E032CC" w14:textId="0DA4C600">
            <w:pPr>
              <w:rPr>
                <w:rFonts w:ascii="Tahoma" w:hAnsi="Tahoma" w:eastAsia="Tahoma" w:cs="Tahoma"/>
                <w:sz w:val="20"/>
                <w:szCs w:val="20"/>
              </w:rPr>
            </w:pPr>
            <w:r w:rsidRPr="7F98CED1">
              <w:rPr>
                <w:rFonts w:ascii="Tahoma" w:hAnsi="Tahoma" w:eastAsia="Tahoma" w:cs="Tahoma"/>
                <w:sz w:val="20"/>
                <w:szCs w:val="20"/>
                <w:lang w:val="en-US"/>
              </w:rPr>
              <w:t xml:space="preserve">The latest </w:t>
            </w:r>
            <w:proofErr w:type="spellStart"/>
            <w:r w:rsidRPr="7F98CED1">
              <w:rPr>
                <w:rFonts w:ascii="Tahoma" w:hAnsi="Tahoma" w:eastAsia="Tahoma" w:cs="Tahoma"/>
                <w:sz w:val="20"/>
                <w:szCs w:val="20"/>
                <w:lang w:val="en-US"/>
              </w:rPr>
              <w:t>usageType</w:t>
            </w:r>
            <w:proofErr w:type="spellEnd"/>
            <w:r w:rsidRPr="7F98CED1">
              <w:rPr>
                <w:rFonts w:ascii="Tahoma" w:hAnsi="Tahoma" w:eastAsia="Tahoma" w:cs="Tahoma"/>
                <w:sz w:val="20"/>
                <w:szCs w:val="20"/>
                <w:lang w:val="en-US"/>
              </w:rPr>
              <w:t xml:space="preserve">. User on MO such as during Perso SIM (may be IMSI </w:t>
            </w:r>
            <w:proofErr w:type="spellStart"/>
            <w:r w:rsidRPr="7F98CED1">
              <w:rPr>
                <w:rFonts w:ascii="Tahoma" w:hAnsi="Tahoma" w:eastAsia="Tahoma" w:cs="Tahoma"/>
                <w:sz w:val="20"/>
                <w:szCs w:val="20"/>
                <w:lang w:val="en-US"/>
              </w:rPr>
              <w:t>usageType</w:t>
            </w:r>
            <w:proofErr w:type="spellEnd"/>
            <w:r w:rsidRPr="7F98CED1">
              <w:rPr>
                <w:rFonts w:ascii="Tahoma" w:hAnsi="Tahoma" w:eastAsia="Tahoma" w:cs="Tahoma"/>
                <w:sz w:val="20"/>
                <w:szCs w:val="20"/>
                <w:lang w:val="en-US"/>
              </w:rPr>
              <w:t>).</w:t>
            </w:r>
          </w:p>
        </w:tc>
        <w:tc>
          <w:tcPr>
            <w:tcW w:w="1701" w:type="dxa"/>
            <w:tcBorders>
              <w:top w:val="single" w:color="000000" w:themeColor="text1" w:sz="6" w:space="0"/>
              <w:left w:val="nil"/>
              <w:bottom w:val="single" w:color="000000" w:themeColor="text1" w:sz="6" w:space="0"/>
              <w:right w:val="single" w:color="000000" w:themeColor="text1" w:sz="6" w:space="0"/>
            </w:tcBorders>
          </w:tcPr>
          <w:p w:rsidR="000F7976" w:rsidP="000F7976" w:rsidRDefault="000F7976" w14:paraId="3509A888" w14:textId="054CB09D">
            <w:pPr>
              <w:spacing w:line="240" w:lineRule="auto"/>
              <w:rPr>
                <w:rFonts w:ascii="Tahoma" w:hAnsi="Tahoma" w:eastAsia="Tahoma" w:cs="Tahoma"/>
                <w:sz w:val="20"/>
                <w:szCs w:val="20"/>
              </w:rPr>
            </w:pPr>
            <w:proofErr w:type="spellStart"/>
            <w:r w:rsidRPr="7F98CED1">
              <w:rPr>
                <w:rFonts w:ascii="Tahoma" w:hAnsi="Tahoma" w:eastAsia="Tahoma" w:cs="Tahoma"/>
                <w:sz w:val="20"/>
                <w:szCs w:val="20"/>
                <w:lang w:val="en-US"/>
              </w:rPr>
              <w:t>eSIM_Download</w:t>
            </w:r>
            <w:proofErr w:type="spellEnd"/>
          </w:p>
        </w:tc>
      </w:tr>
      <w:tr w:rsidR="000F7976" w:rsidTr="7DCD0C83" w14:paraId="229A14EE"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000F7976" w:rsidP="000F7976" w:rsidRDefault="000F7976" w14:paraId="0C5B5E85" w14:textId="3F51CAB2">
            <w:pPr>
              <w:rPr>
                <w:rFonts w:ascii="Tahoma" w:hAnsi="Tahoma" w:eastAsia="Tahoma" w:cs="Tahoma"/>
                <w:sz w:val="20"/>
                <w:szCs w:val="20"/>
              </w:rPr>
            </w:pPr>
            <w:proofErr w:type="spellStart"/>
            <w:r w:rsidRPr="74633B5D">
              <w:rPr>
                <w:rFonts w:ascii="Tahoma" w:hAnsi="Tahoma" w:eastAsia="Tahoma" w:cs="Tahoma"/>
                <w:sz w:val="20"/>
                <w:szCs w:val="20"/>
                <w:lang w:val="en-US"/>
              </w:rPr>
              <w:t>reservedExpiry</w:t>
            </w:r>
            <w:proofErr w:type="spellEnd"/>
            <w:r w:rsidRPr="74633B5D">
              <w:rPr>
                <w:rFonts w:ascii="Tahoma" w:hAnsi="Tahoma" w:eastAsia="Tahoma" w:cs="Tahoma"/>
                <w:sz w:val="20"/>
                <w:szCs w:val="20"/>
              </w:rPr>
              <w:t>Date</w:t>
            </w:r>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00F7976" w:rsidP="000F7976" w:rsidRDefault="000F7976" w14:paraId="2A5C3546" w14:textId="326A851F">
            <w:pPr>
              <w:rPr>
                <w:rFonts w:ascii="Tahoma" w:hAnsi="Tahoma" w:eastAsia="Tahoma" w:cs="Tahoma"/>
                <w:sz w:val="20"/>
                <w:szCs w:val="20"/>
              </w:rPr>
            </w:pPr>
            <w:r w:rsidRPr="74633B5D">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00F7976" w:rsidP="000F7976" w:rsidRDefault="000F7976" w14:paraId="5137FA3A" w14:textId="22849E8C">
            <w:pPr>
              <w:rPr>
                <w:rFonts w:ascii="Tahoma" w:hAnsi="Tahoma" w:eastAsia="Tahoma" w:cs="Tahoma"/>
                <w:sz w:val="20"/>
                <w:szCs w:val="20"/>
              </w:rPr>
            </w:pPr>
            <w:r w:rsidRPr="74633B5D">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00F7976" w:rsidP="000F7976" w:rsidRDefault="000F7976" w14:paraId="4393F71B" w14:textId="4C1BF853">
            <w:r w:rsidRPr="74633B5D">
              <w:rPr>
                <w:rFonts w:ascii="Aptos Narrow" w:hAnsi="Aptos Narrow" w:eastAsia="Aptos Narrow" w:cs="Aptos Narrow"/>
                <w:color w:val="242424"/>
                <w:lang w:val="en-US"/>
              </w:rPr>
              <w:t xml:space="preserve">After SIM has been marked as "Reserved" in Perso stage, the SIM has until this date to be </w:t>
            </w:r>
            <w:proofErr w:type="spellStart"/>
            <w:r w:rsidRPr="74633B5D">
              <w:rPr>
                <w:rFonts w:ascii="Aptos Narrow" w:hAnsi="Aptos Narrow" w:eastAsia="Aptos Narrow" w:cs="Aptos Narrow"/>
                <w:color w:val="242424"/>
                <w:lang w:val="en-US"/>
              </w:rPr>
              <w:t>prematched</w:t>
            </w:r>
            <w:proofErr w:type="spellEnd"/>
            <w:r w:rsidRPr="74633B5D">
              <w:rPr>
                <w:rFonts w:ascii="Aptos Narrow" w:hAnsi="Aptos Narrow" w:eastAsia="Aptos Narrow" w:cs="Aptos Narrow"/>
                <w:color w:val="242424"/>
                <w:lang w:val="en-US"/>
              </w:rPr>
              <w:t xml:space="preserve">. If it is not </w:t>
            </w:r>
            <w:proofErr w:type="spellStart"/>
            <w:r w:rsidRPr="74633B5D">
              <w:rPr>
                <w:rFonts w:ascii="Aptos Narrow" w:hAnsi="Aptos Narrow" w:eastAsia="Aptos Narrow" w:cs="Aptos Narrow"/>
                <w:color w:val="242424"/>
                <w:lang w:val="en-US"/>
              </w:rPr>
              <w:t>prematched</w:t>
            </w:r>
            <w:proofErr w:type="spellEnd"/>
            <w:r w:rsidRPr="74633B5D">
              <w:rPr>
                <w:rFonts w:ascii="Aptos Narrow" w:hAnsi="Aptos Narrow" w:eastAsia="Aptos Narrow" w:cs="Aptos Narrow"/>
                <w:color w:val="242424"/>
                <w:lang w:val="en-US"/>
              </w:rPr>
              <w:t xml:space="preserve"> then the SIM will return to an available state after this date.</w:t>
            </w:r>
          </w:p>
        </w:tc>
        <w:tc>
          <w:tcPr>
            <w:tcW w:w="1701" w:type="dxa"/>
            <w:tcBorders>
              <w:top w:val="single" w:color="000000" w:themeColor="text1" w:sz="6" w:space="0"/>
              <w:left w:val="nil"/>
              <w:bottom w:val="single" w:color="000000" w:themeColor="text1" w:sz="6" w:space="0"/>
              <w:right w:val="single" w:color="000000" w:themeColor="text1" w:sz="6" w:space="0"/>
            </w:tcBorders>
          </w:tcPr>
          <w:p w:rsidR="000F7976" w:rsidP="000F7976" w:rsidRDefault="000F7976" w14:paraId="3F573AB8" w14:textId="5123E88B">
            <w:pPr>
              <w:spacing w:line="240" w:lineRule="auto"/>
              <w:rPr>
                <w:rFonts w:ascii="Tahoma" w:hAnsi="Tahoma" w:eastAsia="Tahoma" w:cs="Tahoma"/>
                <w:sz w:val="20"/>
                <w:szCs w:val="20"/>
              </w:rPr>
            </w:pPr>
            <w:r w:rsidRPr="74633B5D">
              <w:rPr>
                <w:rFonts w:ascii="Calibri" w:hAnsi="Calibri" w:cs="Calibri"/>
                <w:color w:val="000000" w:themeColor="text1"/>
                <w:lang w:val="en-GB"/>
              </w:rPr>
              <w:t>2020-06-18T17:24:53Z</w:t>
            </w:r>
          </w:p>
        </w:tc>
      </w:tr>
      <w:tr w:rsidRPr="006E5181" w:rsidR="000F7976" w:rsidTr="7DCD0C83" w14:paraId="1E0CF658" w14:textId="0E5532EB">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B91C87" w:rsidR="000F7976" w:rsidP="000F7976" w:rsidRDefault="000F7976" w14:paraId="74CE6A1A"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simType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0F7976" w:rsidP="000F7976" w:rsidRDefault="000F7976" w14:paraId="2DC96806" w14:textId="3BE9AD66">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0F7976" w:rsidP="000F7976" w:rsidRDefault="000F7976" w14:paraId="22A88AB8" w14:textId="77777777">
            <w:pPr>
              <w:rPr>
                <w:rFonts w:ascii="Tahoma" w:hAnsi="Tahoma" w:eastAsia="Tahoma" w:cs="Tahoma"/>
                <w:sz w:val="20"/>
                <w:szCs w:val="20"/>
              </w:rPr>
            </w:pPr>
            <w:r w:rsidRPr="00B91C87">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0F7976" w:rsidP="000F7976" w:rsidRDefault="000F7976" w14:paraId="36DE74D5" w14:textId="77777777">
            <w:pPr>
              <w:rPr>
                <w:rFonts w:ascii="Tahoma" w:hAnsi="Tahoma" w:eastAsia="Tahoma" w:cs="Tahoma"/>
                <w:sz w:val="20"/>
                <w:szCs w:val="20"/>
                <w:lang w:val="en-US"/>
              </w:rPr>
            </w:pPr>
            <w:r w:rsidRPr="7F98CED1">
              <w:rPr>
                <w:rFonts w:ascii="Tahoma" w:hAnsi="Tahoma" w:eastAsia="Tahoma" w:cs="Tahoma"/>
                <w:sz w:val="20"/>
                <w:szCs w:val="20"/>
                <w:lang w:val="en-US"/>
              </w:rPr>
              <w:t xml:space="preserve">The requested </w:t>
            </w:r>
            <w:proofErr w:type="spellStart"/>
            <w:r w:rsidRPr="7F98CED1">
              <w:rPr>
                <w:rFonts w:ascii="Tahoma" w:hAnsi="Tahoma" w:eastAsia="Tahoma" w:cs="Tahoma"/>
                <w:sz w:val="20"/>
                <w:szCs w:val="20"/>
                <w:lang w:val="en-US"/>
              </w:rPr>
              <w:t>simType</w:t>
            </w:r>
            <w:proofErr w:type="spellEnd"/>
          </w:p>
          <w:p w:rsidRPr="00B91C87" w:rsidR="000F7976" w:rsidP="000F7976" w:rsidRDefault="000F7976" w14:paraId="0F34EDDE" w14:textId="77777777">
            <w:pPr>
              <w:rPr>
                <w:rFonts w:ascii="Tahoma" w:hAnsi="Tahoma" w:eastAsia="Tahoma" w:cs="Tahoma"/>
                <w:b/>
                <w:bCs/>
                <w:sz w:val="20"/>
                <w:szCs w:val="20"/>
              </w:rPr>
            </w:pPr>
            <w:r w:rsidRPr="00B91C87">
              <w:rPr>
                <w:rFonts w:ascii="Tahoma" w:hAnsi="Tahoma" w:eastAsia="Tahoma" w:cs="Tahoma"/>
                <w:b/>
                <w:bCs/>
                <w:sz w:val="20"/>
                <w:szCs w:val="20"/>
              </w:rPr>
              <w:t xml:space="preserve">Example: </w:t>
            </w:r>
          </w:p>
          <w:p w:rsidRPr="00B91C87" w:rsidR="000F7976" w:rsidP="000F7976" w:rsidRDefault="000F7976" w14:paraId="7C9612FE" w14:textId="77777777">
            <w:pPr>
              <w:rPr>
                <w:rFonts w:ascii="Tahoma" w:hAnsi="Tahoma" w:eastAsia="Tahoma" w:cs="Tahoma"/>
                <w:sz w:val="20"/>
                <w:szCs w:val="20"/>
              </w:rPr>
            </w:pPr>
            <w:r w:rsidRPr="00B91C87">
              <w:rPr>
                <w:rFonts w:ascii="Tahoma" w:hAnsi="Tahoma" w:eastAsia="Tahoma" w:cs="Tahoma"/>
                <w:sz w:val="20"/>
                <w:szCs w:val="20"/>
              </w:rPr>
              <w:t>• Service</w:t>
            </w:r>
          </w:p>
          <w:p w:rsidRPr="00B91C87" w:rsidR="000F7976" w:rsidP="000F7976" w:rsidRDefault="000F7976" w14:paraId="2463A711" w14:textId="77777777">
            <w:pPr>
              <w:rPr>
                <w:rFonts w:ascii="Tahoma" w:hAnsi="Tahoma" w:eastAsia="Tahoma" w:cs="Tahoma"/>
                <w:sz w:val="20"/>
                <w:szCs w:val="20"/>
              </w:rPr>
            </w:pPr>
            <w:r w:rsidRPr="00B91C87">
              <w:rPr>
                <w:rFonts w:ascii="Tahoma" w:hAnsi="Tahoma" w:eastAsia="Tahoma" w:cs="Tahoma"/>
                <w:sz w:val="20"/>
                <w:szCs w:val="20"/>
              </w:rPr>
              <w:t>• Sales</w:t>
            </w:r>
          </w:p>
        </w:tc>
        <w:tc>
          <w:tcPr>
            <w:tcW w:w="1701" w:type="dxa"/>
            <w:tcBorders>
              <w:top w:val="single" w:color="000000" w:themeColor="text1" w:sz="6" w:space="0"/>
              <w:left w:val="nil"/>
              <w:bottom w:val="single" w:color="000000" w:themeColor="text1" w:sz="6" w:space="0"/>
              <w:right w:val="single" w:color="000000" w:themeColor="text1" w:sz="6" w:space="0"/>
            </w:tcBorders>
          </w:tcPr>
          <w:p w:rsidRPr="00B91C87" w:rsidR="000F7976" w:rsidP="000F7976" w:rsidRDefault="000F7976" w14:paraId="758F203C" w14:textId="1D946041">
            <w:pPr>
              <w:rPr>
                <w:rFonts w:ascii="Tahoma" w:hAnsi="Tahoma" w:eastAsia="Tahoma" w:cs="Tahoma"/>
                <w:sz w:val="20"/>
                <w:szCs w:val="20"/>
              </w:rPr>
            </w:pPr>
            <w:r>
              <w:rPr>
                <w:rFonts w:ascii="Tahoma" w:hAnsi="Tahoma" w:eastAsia="Tahoma" w:cs="Tahoma"/>
                <w:sz w:val="20"/>
                <w:szCs w:val="20"/>
              </w:rPr>
              <w:t>Sales</w:t>
            </w:r>
          </w:p>
        </w:tc>
      </w:tr>
      <w:tr w:rsidRPr="006E5181" w:rsidR="000F7976" w:rsidTr="7DCD0C83" w14:paraId="051C3718" w14:textId="0ED486DA">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B91C87" w:rsidR="000F7976" w:rsidP="000F7976" w:rsidRDefault="000F7976" w14:paraId="6E7387C8" w14:textId="245DBD01">
            <w:pPr>
              <w:rPr>
                <w:rFonts w:ascii="Tahoma" w:hAnsi="Tahoma" w:eastAsia="Tahoma" w:cs="Tahoma"/>
                <w:sz w:val="20"/>
                <w:szCs w:val="20"/>
                <w:lang w:val="en-US"/>
              </w:rPr>
            </w:pPr>
            <w:proofErr w:type="spellStart"/>
            <w:r w:rsidRPr="7F98CED1">
              <w:rPr>
                <w:rFonts w:ascii="Tahoma" w:hAnsi="Tahoma" w:eastAsia="Tahoma" w:cs="Tahoma"/>
                <w:sz w:val="20"/>
                <w:szCs w:val="20"/>
                <w:lang w:val="en-US"/>
              </w:rPr>
              <w:t>simProduct</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612CF9E4" w14:textId="144CB36F">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0F7976" w:rsidP="000F7976" w:rsidRDefault="000F7976" w14:paraId="157B9D56" w14:textId="228B6691">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7527DDB2" w14:textId="77777777">
            <w:pPr>
              <w:rPr>
                <w:rFonts w:ascii="Tahoma" w:hAnsi="Tahoma" w:eastAsia="Tahoma" w:cs="Tahoma"/>
                <w:sz w:val="20"/>
                <w:szCs w:val="20"/>
              </w:rPr>
            </w:pPr>
            <w:r w:rsidRPr="00B83C3A">
              <w:rPr>
                <w:rFonts w:ascii="Tahoma" w:hAnsi="Tahoma" w:eastAsia="Tahoma" w:cs="Tahoma"/>
                <w:sz w:val="20"/>
                <w:szCs w:val="20"/>
              </w:rPr>
              <w:t>A code describing the type of product. Each product is kept in different systems. Used for prepaid preparation.</w:t>
            </w:r>
            <w:r>
              <w:rPr>
                <w:rFonts w:ascii="Tahoma" w:hAnsi="Tahoma" w:eastAsia="Tahoma" w:cs="Tahoma"/>
                <w:sz w:val="20"/>
                <w:szCs w:val="20"/>
              </w:rPr>
              <w:t xml:space="preserve"> </w:t>
            </w:r>
          </w:p>
          <w:p w:rsidRPr="00B83C3A" w:rsidR="000F7976" w:rsidP="000F7976" w:rsidRDefault="000F7976" w14:paraId="2AA06B4B" w14:textId="1BF91398">
            <w:pPr>
              <w:rPr>
                <w:rFonts w:ascii="Tahoma" w:hAnsi="Tahoma" w:eastAsia="Tahoma" w:cs="Tahoma"/>
                <w:b/>
                <w:bCs/>
                <w:sz w:val="20"/>
                <w:szCs w:val="20"/>
              </w:rPr>
            </w:pPr>
            <w:r w:rsidRPr="00B83C3A">
              <w:rPr>
                <w:rFonts w:ascii="Tahoma" w:hAnsi="Tahoma" w:eastAsia="Tahoma" w:cs="Tahoma"/>
                <w:b/>
                <w:bCs/>
                <w:sz w:val="20"/>
                <w:szCs w:val="20"/>
              </w:rPr>
              <w:t>Sample Values:</w:t>
            </w:r>
          </w:p>
          <w:p w:rsidR="000F7976" w:rsidP="000F7976" w:rsidRDefault="000F7976" w14:paraId="444FFDB8" w14:textId="02BB012A">
            <w:pPr>
              <w:rPr>
                <w:rFonts w:ascii="Tahoma" w:hAnsi="Tahoma" w:eastAsia="Tahoma" w:cs="Tahoma"/>
                <w:sz w:val="20"/>
                <w:szCs w:val="20"/>
              </w:rPr>
            </w:pPr>
            <w:r>
              <w:rPr>
                <w:rFonts w:ascii="Tahoma" w:hAnsi="Tahoma" w:eastAsia="Tahoma" w:cs="Tahoma"/>
                <w:sz w:val="20"/>
                <w:szCs w:val="20"/>
              </w:rPr>
              <w:t>• 3PP (prepaid)</w:t>
            </w:r>
          </w:p>
          <w:p w:rsidR="000F7976" w:rsidP="000F7976" w:rsidRDefault="000F7976" w14:paraId="0CC2F527" w14:textId="27B4CAEA">
            <w:pPr>
              <w:rPr>
                <w:rFonts w:ascii="Tahoma" w:hAnsi="Tahoma" w:eastAsia="Tahoma" w:cs="Tahoma"/>
                <w:sz w:val="20"/>
                <w:szCs w:val="20"/>
              </w:rPr>
            </w:pPr>
            <w:r>
              <w:rPr>
                <w:rFonts w:ascii="Tahoma" w:hAnsi="Tahoma" w:eastAsia="Tahoma" w:cs="Tahoma"/>
                <w:sz w:val="20"/>
                <w:szCs w:val="20"/>
              </w:rPr>
              <w:t>• HYB (hybrid)</w:t>
            </w:r>
          </w:p>
          <w:p w:rsidRPr="00B91C87" w:rsidR="000F7976" w:rsidP="000F7976" w:rsidRDefault="000F7976" w14:paraId="424FA93C" w14:textId="3354A680">
            <w:pPr>
              <w:rPr>
                <w:rFonts w:ascii="Tahoma" w:hAnsi="Tahoma" w:eastAsia="Tahoma" w:cs="Tahoma"/>
                <w:sz w:val="20"/>
                <w:szCs w:val="20"/>
              </w:rPr>
            </w:pPr>
            <w:r>
              <w:rPr>
                <w:rFonts w:ascii="Tahoma" w:hAnsi="Tahoma" w:eastAsia="Tahoma" w:cs="Tahoma"/>
                <w:sz w:val="20"/>
                <w:szCs w:val="20"/>
              </w:rPr>
              <w:t>• 3PO (postpaid)</w:t>
            </w:r>
          </w:p>
        </w:tc>
        <w:tc>
          <w:tcPr>
            <w:tcW w:w="1701" w:type="dxa"/>
            <w:tcBorders>
              <w:top w:val="single" w:color="000000" w:themeColor="text1" w:sz="6" w:space="0"/>
              <w:left w:val="nil"/>
              <w:bottom w:val="single" w:color="000000" w:themeColor="text1" w:sz="6" w:space="0"/>
              <w:right w:val="single" w:color="000000" w:themeColor="text1" w:sz="6" w:space="0"/>
            </w:tcBorders>
          </w:tcPr>
          <w:p w:rsidRPr="00B83C3A" w:rsidR="000F7976" w:rsidP="000F7976" w:rsidRDefault="000F7976" w14:paraId="0A45FFA3" w14:textId="4C916D0B">
            <w:pPr>
              <w:rPr>
                <w:rFonts w:ascii="Tahoma" w:hAnsi="Tahoma" w:eastAsia="Tahoma" w:cs="Tahoma"/>
                <w:sz w:val="20"/>
                <w:szCs w:val="20"/>
              </w:rPr>
            </w:pPr>
            <w:r>
              <w:rPr>
                <w:rFonts w:ascii="Tahoma" w:hAnsi="Tahoma" w:eastAsia="Tahoma" w:cs="Tahoma"/>
                <w:sz w:val="20"/>
                <w:szCs w:val="20"/>
              </w:rPr>
              <w:t>3PP</w:t>
            </w:r>
          </w:p>
        </w:tc>
      </w:tr>
      <w:tr w:rsidRPr="006E5181" w:rsidR="000F7976" w:rsidTr="7DCD0C83" w14:paraId="755B492B" w14:textId="3A6CCAA9">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B91C87" w:rsidR="000F7976" w:rsidP="000F7976" w:rsidRDefault="000F7976" w14:paraId="014274D6" w14:textId="51B7D3FF">
            <w:pPr>
              <w:rPr>
                <w:rFonts w:ascii="Tahoma" w:hAnsi="Tahoma" w:eastAsia="Tahoma" w:cs="Tahoma"/>
                <w:sz w:val="20"/>
                <w:szCs w:val="20"/>
                <w:lang w:val="en-US"/>
              </w:rPr>
            </w:pPr>
            <w:proofErr w:type="spellStart"/>
            <w:r w:rsidRPr="7F98CED1">
              <w:rPr>
                <w:rFonts w:ascii="Tahoma" w:hAnsi="Tahoma" w:eastAsia="Tahoma" w:cs="Tahoma"/>
                <w:sz w:val="20"/>
                <w:szCs w:val="20"/>
                <w:lang w:val="en-US"/>
              </w:rPr>
              <w:t>simCategory</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6D88D8BB" w14:textId="5D8C5BF9">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0F7976" w:rsidP="000F7976" w:rsidRDefault="000F7976" w14:paraId="35EF7778" w14:textId="75455395">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0F7976" w:rsidP="000F7976" w:rsidRDefault="000F7976" w14:paraId="3EC70D70" w14:textId="38CD3681">
            <w:pPr>
              <w:rPr>
                <w:rFonts w:ascii="Tahoma" w:hAnsi="Tahoma" w:eastAsia="Tahoma" w:cs="Tahoma"/>
                <w:sz w:val="20"/>
                <w:szCs w:val="20"/>
                <w:lang w:val="en-US"/>
              </w:rPr>
            </w:pPr>
            <w:r w:rsidRPr="7F98CED1">
              <w:rPr>
                <w:rFonts w:ascii="Tahoma" w:hAnsi="Tahoma" w:eastAsia="Tahoma" w:cs="Tahoma"/>
                <w:sz w:val="20"/>
                <w:szCs w:val="20"/>
                <w:lang w:val="en-US"/>
              </w:rPr>
              <w:t xml:space="preserve">A value generated by the sim system to identify characteristics of the SIM. e.g. C31P04. Includes </w:t>
            </w:r>
            <w:proofErr w:type="spellStart"/>
            <w:r w:rsidRPr="7F98CED1">
              <w:rPr>
                <w:rFonts w:ascii="Tahoma" w:hAnsi="Tahoma" w:eastAsia="Tahoma" w:cs="Tahoma"/>
                <w:sz w:val="20"/>
                <w:szCs w:val="20"/>
                <w:lang w:val="en-US"/>
              </w:rPr>
              <w:t>simProduct</w:t>
            </w:r>
            <w:proofErr w:type="spellEnd"/>
            <w:r w:rsidRPr="7F98CED1">
              <w:rPr>
                <w:rFonts w:ascii="Tahoma" w:hAnsi="Tahoma" w:eastAsia="Tahoma" w:cs="Tahoma"/>
                <w:sz w:val="20"/>
                <w:szCs w:val="20"/>
                <w:lang w:val="en-US"/>
              </w:rPr>
              <w:t xml:space="preserve">, </w:t>
            </w:r>
            <w:proofErr w:type="spellStart"/>
            <w:r w:rsidRPr="7F98CED1">
              <w:rPr>
                <w:rFonts w:ascii="Tahoma" w:hAnsi="Tahoma" w:eastAsia="Tahoma" w:cs="Tahoma"/>
                <w:sz w:val="20"/>
                <w:szCs w:val="20"/>
                <w:lang w:val="en-US"/>
              </w:rPr>
              <w:t>regionCode</w:t>
            </w:r>
            <w:proofErr w:type="spellEnd"/>
            <w:r w:rsidRPr="7F98CED1">
              <w:rPr>
                <w:rFonts w:ascii="Tahoma" w:hAnsi="Tahoma" w:eastAsia="Tahoma" w:cs="Tahoma"/>
                <w:sz w:val="20"/>
                <w:szCs w:val="20"/>
                <w:lang w:val="en-US"/>
              </w:rPr>
              <w:t xml:space="preserve"> and other characteristics. Currently contains 490 possible values ranging from B103 to XU41.</w:t>
            </w:r>
          </w:p>
        </w:tc>
        <w:tc>
          <w:tcPr>
            <w:tcW w:w="1701" w:type="dxa"/>
            <w:tcBorders>
              <w:top w:val="single" w:color="000000" w:themeColor="text1" w:sz="6" w:space="0"/>
              <w:left w:val="nil"/>
              <w:bottom w:val="single" w:color="000000" w:themeColor="text1" w:sz="6" w:space="0"/>
              <w:right w:val="single" w:color="000000" w:themeColor="text1" w:sz="6" w:space="0"/>
            </w:tcBorders>
          </w:tcPr>
          <w:p w:rsidRPr="00B83C3A" w:rsidR="000F7976" w:rsidP="000F7976" w:rsidRDefault="000F7976" w14:paraId="7AA782F1" w14:textId="768C0350">
            <w:pPr>
              <w:rPr>
                <w:rFonts w:ascii="Tahoma" w:hAnsi="Tahoma" w:eastAsia="Tahoma" w:cs="Tahoma"/>
                <w:sz w:val="20"/>
                <w:szCs w:val="20"/>
              </w:rPr>
            </w:pPr>
            <w:r>
              <w:rPr>
                <w:rFonts w:ascii="Tahoma" w:hAnsi="Tahoma" w:eastAsia="Tahoma" w:cs="Tahoma"/>
                <w:sz w:val="20"/>
                <w:szCs w:val="20"/>
              </w:rPr>
              <w:t>C31P04</w:t>
            </w:r>
          </w:p>
        </w:tc>
      </w:tr>
      <w:tr w:rsidRPr="006E5181" w:rsidR="000F7976" w:rsidTr="7DCD0C83" w14:paraId="50388741"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7F98CED1" w:rsidR="000F7976" w:rsidP="000F7976" w:rsidRDefault="000F7976" w14:paraId="3F73D6CE" w14:textId="12277B78">
            <w:pPr>
              <w:rPr>
                <w:rFonts w:ascii="Tahoma" w:hAnsi="Tahoma" w:eastAsia="Tahoma" w:cs="Tahoma"/>
                <w:sz w:val="20"/>
                <w:szCs w:val="20"/>
                <w:lang w:val="en-US"/>
              </w:rPr>
            </w:pPr>
            <w:proofErr w:type="spellStart"/>
            <w:r w:rsidRPr="7F98CED1">
              <w:rPr>
                <w:rFonts w:ascii="Tahoma" w:hAnsi="Tahoma" w:eastAsia="Tahoma" w:cs="Tahoma"/>
                <w:sz w:val="20"/>
                <w:szCs w:val="20"/>
                <w:lang w:val="en-US"/>
              </w:rPr>
              <w:t>sourceCode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5A046271" w14:textId="7CBCE936">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75417F6F" w14:textId="764BB65F">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83C3A" w:rsidR="000F7976" w:rsidP="000F7976" w:rsidRDefault="000F7976" w14:paraId="6CC2C539" w14:textId="51A06128">
            <w:pPr>
              <w:rPr>
                <w:rFonts w:ascii="Tahoma" w:hAnsi="Tahoma" w:eastAsia="Tahoma" w:cs="Tahoma"/>
                <w:sz w:val="20"/>
                <w:szCs w:val="20"/>
              </w:rPr>
            </w:pPr>
            <w:r w:rsidRPr="00B83C3A">
              <w:rPr>
                <w:rFonts w:ascii="Tahoma" w:hAnsi="Tahoma" w:eastAsia="Tahoma" w:cs="Tahoma"/>
                <w:sz w:val="20"/>
                <w:szCs w:val="20"/>
                <w:lang w:val="en-US"/>
              </w:rPr>
              <w:t xml:space="preserve">A category of SIMs and numbers. Currently there are only two values: S1=Mass, T1=Test. This is used during </w:t>
            </w:r>
            <w:proofErr w:type="spellStart"/>
            <w:r w:rsidRPr="00B83C3A">
              <w:rPr>
                <w:rFonts w:ascii="Tahoma" w:hAnsi="Tahoma" w:eastAsia="Tahoma" w:cs="Tahoma"/>
                <w:sz w:val="20"/>
                <w:szCs w:val="20"/>
                <w:lang w:val="en-US"/>
              </w:rPr>
              <w:t>prematching</w:t>
            </w:r>
            <w:proofErr w:type="spellEnd"/>
            <w:r w:rsidRPr="00B83C3A">
              <w:rPr>
                <w:rFonts w:ascii="Tahoma" w:hAnsi="Tahoma" w:eastAsia="Tahoma" w:cs="Tahoma"/>
                <w:sz w:val="20"/>
                <w:szCs w:val="20"/>
                <w:lang w:val="en-US"/>
              </w:rPr>
              <w:t xml:space="preserve"> a SIM to a package. For example, test SIMs must be </w:t>
            </w:r>
            <w:proofErr w:type="spellStart"/>
            <w:r w:rsidRPr="00B83C3A">
              <w:rPr>
                <w:rFonts w:ascii="Tahoma" w:hAnsi="Tahoma" w:eastAsia="Tahoma" w:cs="Tahoma"/>
                <w:sz w:val="20"/>
                <w:szCs w:val="20"/>
                <w:lang w:val="en-US"/>
              </w:rPr>
              <w:t>prematched</w:t>
            </w:r>
            <w:proofErr w:type="spellEnd"/>
            <w:r w:rsidRPr="00B83C3A">
              <w:rPr>
                <w:rFonts w:ascii="Tahoma" w:hAnsi="Tahoma" w:eastAsia="Tahoma" w:cs="Tahoma"/>
                <w:sz w:val="20"/>
                <w:szCs w:val="20"/>
                <w:lang w:val="en-US"/>
              </w:rPr>
              <w:t xml:space="preserve"> with T1 SIMs and T1 numbers.</w:t>
            </w:r>
          </w:p>
        </w:tc>
        <w:tc>
          <w:tcPr>
            <w:tcW w:w="1701" w:type="dxa"/>
            <w:tcBorders>
              <w:top w:val="single" w:color="000000" w:themeColor="text1" w:sz="6" w:space="0"/>
              <w:left w:val="nil"/>
              <w:bottom w:val="single" w:color="000000" w:themeColor="text1" w:sz="6" w:space="0"/>
              <w:right w:val="single" w:color="000000" w:themeColor="text1" w:sz="6" w:space="0"/>
            </w:tcBorders>
          </w:tcPr>
          <w:p w:rsidRPr="7F98CED1" w:rsidR="000F7976" w:rsidP="000F7976" w:rsidRDefault="000F7976" w14:paraId="07151E50" w14:textId="10BC251C">
            <w:pPr>
              <w:rPr>
                <w:rFonts w:ascii="Tahoma" w:hAnsi="Tahoma" w:eastAsia="Tahoma" w:cs="Tahoma"/>
                <w:sz w:val="20"/>
                <w:szCs w:val="20"/>
                <w:lang w:val="en-US"/>
              </w:rPr>
            </w:pPr>
            <w:r>
              <w:rPr>
                <w:rFonts w:ascii="Tahoma" w:hAnsi="Tahoma" w:eastAsia="Tahoma" w:cs="Tahoma"/>
                <w:sz w:val="20"/>
                <w:szCs w:val="20"/>
                <w:lang w:val="en-US"/>
              </w:rPr>
              <w:t>S1</w:t>
            </w:r>
          </w:p>
        </w:tc>
      </w:tr>
      <w:tr w:rsidRPr="006E5181" w:rsidR="000F7976" w:rsidTr="7DCD0C83" w14:paraId="0402D5AF" w14:textId="2CF0C2E6">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000F7976" w:rsidP="000F7976" w:rsidRDefault="000F7976" w14:paraId="31EACCF1" w14:textId="3068FD72">
            <w:pPr>
              <w:rPr>
                <w:rFonts w:ascii="Tahoma" w:hAnsi="Tahoma" w:eastAsia="Tahoma" w:cs="Tahoma"/>
                <w:sz w:val="20"/>
                <w:szCs w:val="20"/>
                <w:lang w:val="en-US"/>
              </w:rPr>
            </w:pPr>
            <w:proofErr w:type="spellStart"/>
            <w:r w:rsidRPr="7F98CED1">
              <w:rPr>
                <w:rFonts w:ascii="Tahoma" w:hAnsi="Tahoma" w:eastAsia="Tahoma" w:cs="Tahoma"/>
                <w:sz w:val="20"/>
                <w:szCs w:val="20"/>
                <w:lang w:val="en-US"/>
              </w:rPr>
              <w:t>usageType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17C516C4" w14:textId="3ACA0CEF">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7F070F2D" w14:textId="1FBFF366">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0F7976" w:rsidP="000F7976" w:rsidRDefault="000F7976" w14:paraId="37E7E44E" w14:textId="77777777">
            <w:pPr>
              <w:rPr>
                <w:rFonts w:ascii="Tahoma" w:hAnsi="Tahoma" w:eastAsia="Tahoma" w:cs="Tahoma"/>
                <w:sz w:val="20"/>
                <w:szCs w:val="20"/>
              </w:rPr>
            </w:pPr>
            <w:r w:rsidRPr="00B83C3A">
              <w:rPr>
                <w:rFonts w:ascii="Tahoma" w:hAnsi="Tahoma" w:eastAsia="Tahoma" w:cs="Tahoma"/>
                <w:sz w:val="20"/>
                <w:szCs w:val="20"/>
              </w:rPr>
              <w:t>A marketing defined value for what the SIM will be used for. List of values changes depending on marketing team.</w:t>
            </w:r>
            <w:r>
              <w:rPr>
                <w:rFonts w:ascii="Tahoma" w:hAnsi="Tahoma" w:eastAsia="Tahoma" w:cs="Tahoma"/>
                <w:sz w:val="20"/>
                <w:szCs w:val="20"/>
              </w:rPr>
              <w:t xml:space="preserve"> </w:t>
            </w:r>
          </w:p>
          <w:p w:rsidRPr="00B83C3A" w:rsidR="000F7976" w:rsidP="000F7976" w:rsidRDefault="000F7976" w14:paraId="481C8793" w14:textId="32725820">
            <w:pPr>
              <w:rPr>
                <w:rFonts w:ascii="Tahoma" w:hAnsi="Tahoma" w:eastAsia="Tahoma" w:cs="Tahoma"/>
                <w:b/>
                <w:bCs/>
                <w:sz w:val="20"/>
                <w:szCs w:val="20"/>
                <w:lang w:val="en-US"/>
              </w:rPr>
            </w:pPr>
            <w:r w:rsidRPr="7F98CED1">
              <w:rPr>
                <w:rFonts w:ascii="Tahoma" w:hAnsi="Tahoma" w:eastAsia="Tahoma" w:cs="Tahoma"/>
                <w:b/>
                <w:bCs/>
                <w:sz w:val="20"/>
                <w:szCs w:val="20"/>
                <w:lang w:val="en-US"/>
              </w:rPr>
              <w:t>Sample values (not enumerated):</w:t>
            </w:r>
          </w:p>
          <w:p w:rsidRPr="00B83C3A" w:rsidR="000F7976" w:rsidP="000F7976" w:rsidRDefault="000F7976" w14:paraId="0B4EC5AB" w14:textId="77777777">
            <w:pPr>
              <w:rPr>
                <w:rFonts w:ascii="Tahoma" w:hAnsi="Tahoma" w:eastAsia="Tahoma" w:cs="Tahoma"/>
                <w:sz w:val="20"/>
                <w:szCs w:val="20"/>
              </w:rPr>
            </w:pPr>
            <w:r w:rsidRPr="00B83C3A">
              <w:rPr>
                <w:rFonts w:ascii="Tahoma" w:hAnsi="Tahoma" w:eastAsia="Tahoma" w:cs="Tahoma"/>
                <w:sz w:val="20"/>
                <w:szCs w:val="20"/>
              </w:rPr>
              <w:t>•SIM2Fly3G_eSIM_Download_V2</w:t>
            </w:r>
          </w:p>
          <w:p w:rsidRPr="00B83C3A" w:rsidR="000F7976" w:rsidP="000F7976" w:rsidRDefault="000F7976" w14:paraId="6801EC3D" w14:textId="77777777">
            <w:pPr>
              <w:rPr>
                <w:rFonts w:ascii="Tahoma" w:hAnsi="Tahoma" w:eastAsia="Tahoma" w:cs="Tahoma"/>
                <w:sz w:val="20"/>
                <w:szCs w:val="20"/>
                <w:lang w:val="en-US"/>
              </w:rPr>
            </w:pPr>
            <w:r w:rsidRPr="7F98CED1">
              <w:rPr>
                <w:rFonts w:ascii="Tahoma" w:hAnsi="Tahoma" w:eastAsia="Tahoma" w:cs="Tahoma"/>
                <w:sz w:val="20"/>
                <w:szCs w:val="20"/>
                <w:lang w:val="en-US"/>
              </w:rPr>
              <w:t>•</w:t>
            </w:r>
            <w:proofErr w:type="spellStart"/>
            <w:r w:rsidRPr="7F98CED1">
              <w:rPr>
                <w:rFonts w:ascii="Tahoma" w:hAnsi="Tahoma" w:eastAsia="Tahoma" w:cs="Tahoma"/>
                <w:sz w:val="20"/>
                <w:szCs w:val="20"/>
                <w:lang w:val="en-US"/>
              </w:rPr>
              <w:t>eSIM_Download_DYM</w:t>
            </w:r>
            <w:proofErr w:type="spellEnd"/>
          </w:p>
          <w:p w:rsidRPr="00B83C3A" w:rsidR="000F7976" w:rsidP="000F7976" w:rsidRDefault="000F7976" w14:paraId="2CD0D191" w14:textId="77777777">
            <w:pPr>
              <w:rPr>
                <w:rFonts w:ascii="Tahoma" w:hAnsi="Tahoma" w:eastAsia="Tahoma" w:cs="Tahoma"/>
                <w:sz w:val="20"/>
                <w:szCs w:val="20"/>
              </w:rPr>
            </w:pPr>
            <w:r w:rsidRPr="00B83C3A">
              <w:rPr>
                <w:rFonts w:ascii="Tahoma" w:hAnsi="Tahoma" w:eastAsia="Tahoma" w:cs="Tahoma"/>
                <w:sz w:val="20"/>
                <w:szCs w:val="20"/>
              </w:rPr>
              <w:t>•eSIM_Download_V2</w:t>
            </w:r>
          </w:p>
          <w:p w:rsidRPr="00B83C3A" w:rsidR="000F7976" w:rsidP="000F7976" w:rsidRDefault="000F7976" w14:paraId="62046B09" w14:textId="77777777">
            <w:pPr>
              <w:rPr>
                <w:rFonts w:ascii="Tahoma" w:hAnsi="Tahoma" w:eastAsia="Tahoma" w:cs="Tahoma"/>
                <w:sz w:val="20"/>
                <w:szCs w:val="20"/>
                <w:lang w:val="en-US"/>
              </w:rPr>
            </w:pPr>
            <w:r w:rsidRPr="7F98CED1">
              <w:rPr>
                <w:rFonts w:ascii="Tahoma" w:hAnsi="Tahoma" w:eastAsia="Tahoma" w:cs="Tahoma"/>
                <w:sz w:val="20"/>
                <w:szCs w:val="20"/>
                <w:lang w:val="en-US"/>
              </w:rPr>
              <w:t>•</w:t>
            </w:r>
            <w:proofErr w:type="spellStart"/>
            <w:r w:rsidRPr="7F98CED1">
              <w:rPr>
                <w:rFonts w:ascii="Tahoma" w:hAnsi="Tahoma" w:eastAsia="Tahoma" w:cs="Tahoma"/>
                <w:sz w:val="20"/>
                <w:szCs w:val="20"/>
                <w:lang w:val="en-US"/>
              </w:rPr>
              <w:t>eSIM_Download</w:t>
            </w:r>
            <w:proofErr w:type="spellEnd"/>
          </w:p>
          <w:p w:rsidRPr="00B83C3A" w:rsidR="000F7976" w:rsidP="000F7976" w:rsidRDefault="000F7976" w14:paraId="5E8B1D6C" w14:textId="77777777">
            <w:pPr>
              <w:rPr>
                <w:rFonts w:ascii="Tahoma" w:hAnsi="Tahoma" w:eastAsia="Tahoma" w:cs="Tahoma"/>
                <w:sz w:val="20"/>
                <w:szCs w:val="20"/>
              </w:rPr>
            </w:pPr>
            <w:r w:rsidRPr="00B83C3A">
              <w:rPr>
                <w:rFonts w:ascii="Tahoma" w:hAnsi="Tahoma" w:eastAsia="Tahoma" w:cs="Tahoma"/>
                <w:sz w:val="20"/>
                <w:szCs w:val="20"/>
              </w:rPr>
              <w:t>•SIM2Fly3G_G2_eSIM_Download</w:t>
            </w:r>
          </w:p>
          <w:p w:rsidRPr="00B83C3A" w:rsidR="000F7976" w:rsidP="000F7976" w:rsidRDefault="000F7976" w14:paraId="19F49A51" w14:textId="77777777">
            <w:pPr>
              <w:rPr>
                <w:rFonts w:ascii="Tahoma" w:hAnsi="Tahoma" w:eastAsia="Tahoma" w:cs="Tahoma"/>
                <w:sz w:val="20"/>
                <w:szCs w:val="20"/>
              </w:rPr>
            </w:pPr>
            <w:r w:rsidRPr="00B83C3A">
              <w:rPr>
                <w:rFonts w:ascii="Tahoma" w:hAnsi="Tahoma" w:eastAsia="Tahoma" w:cs="Tahoma"/>
                <w:sz w:val="20"/>
                <w:szCs w:val="20"/>
              </w:rPr>
              <w:t>•DownloadSIM_V2</w:t>
            </w:r>
          </w:p>
          <w:p w:rsidR="000F7976" w:rsidP="000F7976" w:rsidRDefault="000F7976" w14:paraId="4CDE3778" w14:textId="57D0E659">
            <w:pPr>
              <w:rPr>
                <w:rFonts w:ascii="Tahoma" w:hAnsi="Tahoma" w:eastAsia="Tahoma" w:cs="Tahoma"/>
                <w:sz w:val="20"/>
                <w:szCs w:val="20"/>
              </w:rPr>
            </w:pPr>
            <w:r w:rsidRPr="00B83C3A">
              <w:rPr>
                <w:rFonts w:ascii="Tahoma" w:hAnsi="Tahoma" w:eastAsia="Tahoma" w:cs="Tahoma"/>
                <w:sz w:val="20"/>
                <w:szCs w:val="20"/>
              </w:rPr>
              <w:t>•SIM2Fly3G_eSIM_Download</w:t>
            </w:r>
          </w:p>
        </w:tc>
        <w:tc>
          <w:tcPr>
            <w:tcW w:w="1701" w:type="dxa"/>
            <w:tcBorders>
              <w:top w:val="single" w:color="000000" w:themeColor="text1" w:sz="6" w:space="0"/>
              <w:left w:val="nil"/>
              <w:bottom w:val="single" w:color="000000" w:themeColor="text1" w:sz="6" w:space="0"/>
              <w:right w:val="single" w:color="000000" w:themeColor="text1" w:sz="6" w:space="0"/>
            </w:tcBorders>
          </w:tcPr>
          <w:p w:rsidRPr="00B83C3A" w:rsidR="000F7976" w:rsidP="000F7976" w:rsidRDefault="000F7976" w14:paraId="2B71ABC7" w14:textId="6146FBC8">
            <w:pPr>
              <w:rPr>
                <w:rFonts w:ascii="Tahoma" w:hAnsi="Tahoma" w:eastAsia="Tahoma" w:cs="Tahoma"/>
                <w:sz w:val="20"/>
                <w:szCs w:val="20"/>
                <w:lang w:val="en-US"/>
              </w:rPr>
            </w:pPr>
            <w:proofErr w:type="spellStart"/>
            <w:r w:rsidRPr="7F98CED1">
              <w:rPr>
                <w:rFonts w:ascii="Tahoma" w:hAnsi="Tahoma" w:eastAsia="Tahoma" w:cs="Tahoma"/>
                <w:sz w:val="20"/>
                <w:szCs w:val="20"/>
                <w:lang w:val="en-US"/>
              </w:rPr>
              <w:t>eSIM_Download</w:t>
            </w:r>
            <w:proofErr w:type="spellEnd"/>
          </w:p>
        </w:tc>
      </w:tr>
    </w:tbl>
    <w:p w:rsidR="00CD217B" w:rsidP="00CD217B" w:rsidRDefault="00CD217B" w14:paraId="22D343C5" w14:textId="77777777"/>
    <w:p w:rsidRPr="00CD217B" w:rsidR="00B83C3A" w:rsidP="00CD217B" w:rsidRDefault="00B83C3A" w14:paraId="0EC61A2B" w14:textId="77777777"/>
    <w:p w:rsidR="008A20EF" w:rsidRDefault="00077DFE" w14:paraId="608C68B3" w14:textId="302607B4">
      <w:pPr>
        <w:pStyle w:val="Heading3"/>
        <w:ind w:left="0" w:firstLine="0"/>
        <w:pPrChange w:author="Phitchaya Charansathianchai" w:date="2024-12-09T08:54:00Z" w:id="23">
          <w:pPr>
            <w:pStyle w:val="Heading3"/>
          </w:pPr>
        </w:pPrChange>
      </w:pPr>
      <w:bookmarkStart w:name="_History_Entity" w:id="24"/>
      <w:bookmarkStart w:name="_SIM_History_Entity" w:id="25"/>
      <w:bookmarkStart w:name="_Toc1406232623" w:id="26"/>
      <w:bookmarkEnd w:id="24"/>
      <w:bookmarkEnd w:id="25"/>
      <w:r>
        <w:t xml:space="preserve">SIM </w:t>
      </w:r>
      <w:r w:rsidR="524D387A">
        <w:t>History Entity</w:t>
      </w:r>
      <w:bookmarkEnd w:id="26"/>
    </w:p>
    <w:p w:rsidR="0066108A" w:rsidP="0066108A" w:rsidRDefault="0066108A" w14:paraId="0248C4D0" w14:textId="01B5FE28">
      <w:pPr>
        <w:spacing w:line="240" w:lineRule="auto"/>
        <w:rPr>
          <w:rFonts w:ascii="Tahoma" w:hAnsi="Tahoma" w:eastAsia="Tahoma" w:cs="Tahoma"/>
          <w:color w:val="1A1A1A"/>
          <w:sz w:val="20"/>
          <w:szCs w:val="20"/>
        </w:rPr>
      </w:pPr>
      <w:r>
        <w:rPr>
          <w:rFonts w:ascii="Tahoma" w:hAnsi="Tahoma" w:eastAsia="Tahoma" w:cs="Tahoma"/>
          <w:color w:val="1A1A1A"/>
          <w:sz w:val="20"/>
          <w:szCs w:val="20"/>
          <w:lang w:val="en-GB"/>
        </w:rPr>
        <w:t>This entity keeps the</w:t>
      </w:r>
      <w:r w:rsidR="00077DFE">
        <w:rPr>
          <w:rFonts w:ascii="Tahoma" w:hAnsi="Tahoma" w:eastAsia="Tahoma" w:cs="Tahoma"/>
          <w:color w:val="1A1A1A"/>
          <w:sz w:val="20"/>
          <w:szCs w:val="20"/>
          <w:lang w:val="en-GB"/>
        </w:rPr>
        <w:t xml:space="preserve"> history of SIM records</w:t>
      </w:r>
    </w:p>
    <w:p w:rsidRPr="004F0BC1" w:rsidR="00077DFE" w:rsidP="00077DFE" w:rsidRDefault="00077DFE" w14:paraId="1BA3D095" w14:textId="77777777">
      <w:pPr>
        <w:rPr>
          <w:lang w:val="en-GB"/>
        </w:rPr>
      </w:pPr>
    </w:p>
    <w:tbl>
      <w:tblPr>
        <w:tblW w:w="14644" w:type="dxa"/>
        <w:tblInd w:w="93" w:type="dxa"/>
        <w:tblLayout w:type="fixed"/>
        <w:tblCellMar>
          <w:left w:w="115" w:type="dxa"/>
          <w:right w:w="115" w:type="dxa"/>
        </w:tblCellMar>
        <w:tblLook w:val="0400" w:firstRow="0" w:lastRow="0" w:firstColumn="0" w:lastColumn="0" w:noHBand="0" w:noVBand="1"/>
      </w:tblPr>
      <w:tblGrid>
        <w:gridCol w:w="2312"/>
        <w:gridCol w:w="992"/>
        <w:gridCol w:w="1418"/>
        <w:gridCol w:w="8221"/>
        <w:gridCol w:w="1701"/>
      </w:tblGrid>
      <w:tr w:rsidR="00077DFE" w:rsidTr="0B23F7AE" w14:paraId="1A5B1AC0" w14:textId="77777777">
        <w:trPr>
          <w:trHeight w:val="300"/>
          <w:tblHeader/>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077DFE" w:rsidP="00877311" w:rsidRDefault="00077DFE" w14:paraId="7685B546" w14:textId="77777777">
            <w:pPr>
              <w:spacing w:line="240" w:lineRule="auto"/>
              <w:jc w:val="center"/>
              <w:rPr>
                <w:rFonts w:ascii="Tahoma" w:hAnsi="Tahoma" w:eastAsia="Tahoma" w:cs="Tahoma"/>
                <w:b/>
                <w:sz w:val="20"/>
                <w:szCs w:val="20"/>
              </w:rPr>
            </w:pPr>
            <w:r>
              <w:rPr>
                <w:rFonts w:ascii="Tahoma" w:hAnsi="Tahoma" w:eastAsia="Tahoma" w:cs="Tahoma"/>
                <w:b/>
                <w:sz w:val="20"/>
                <w:szCs w:val="20"/>
              </w:rPr>
              <w:t>Field</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077DFE" w:rsidP="00877311" w:rsidRDefault="00077DFE" w14:paraId="028833C5" w14:textId="77777777">
            <w:pPr>
              <w:spacing w:line="240" w:lineRule="auto"/>
              <w:jc w:val="center"/>
              <w:rPr>
                <w:rFonts w:ascii="Tahoma" w:hAnsi="Tahoma" w:eastAsia="Tahoma" w:cs="Tahoma"/>
                <w:b/>
                <w:sz w:val="20"/>
                <w:szCs w:val="20"/>
              </w:rPr>
            </w:pPr>
            <w:r>
              <w:rPr>
                <w:rFonts w:ascii="Tahoma" w:hAnsi="Tahoma" w:eastAsia="Tahoma" w:cs="Tahoma"/>
                <w:b/>
                <w:sz w:val="20"/>
                <w:szCs w:val="20"/>
              </w:rPr>
              <w:t>O/M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077DFE" w:rsidP="00877311" w:rsidRDefault="00077DFE" w14:paraId="3E36D147" w14:textId="77777777">
            <w:pPr>
              <w:spacing w:line="240" w:lineRule="auto"/>
              <w:jc w:val="center"/>
              <w:rPr>
                <w:rFonts w:ascii="Tahoma" w:hAnsi="Tahoma" w:eastAsia="Tahoma" w:cs="Tahoma"/>
                <w:b/>
                <w:sz w:val="20"/>
                <w:szCs w:val="20"/>
              </w:rPr>
            </w:pPr>
            <w:r>
              <w:rPr>
                <w:rFonts w:ascii="Tahoma" w:hAnsi="Tahoma" w:eastAsia="Tahoma" w:cs="Tahoma"/>
                <w:b/>
                <w:sz w:val="20"/>
                <w:szCs w:val="20"/>
              </w:rPr>
              <w:t>Type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077DFE" w:rsidP="00877311" w:rsidRDefault="00077DFE" w14:paraId="580759ED"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c>
          <w:tcPr>
            <w:tcW w:w="170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tcPr>
          <w:p w:rsidR="00077DFE" w:rsidP="00877311" w:rsidRDefault="00077DFE" w14:paraId="2D11AE5E" w14:textId="77777777">
            <w:pPr>
              <w:spacing w:line="240" w:lineRule="auto"/>
              <w:jc w:val="center"/>
              <w:rPr>
                <w:rFonts w:ascii="Tahoma" w:hAnsi="Tahoma" w:eastAsia="Tahoma" w:cs="Tahoma"/>
                <w:b/>
                <w:sz w:val="20"/>
                <w:szCs w:val="20"/>
              </w:rPr>
            </w:pPr>
            <w:r>
              <w:rPr>
                <w:rFonts w:ascii="Tahoma" w:hAnsi="Tahoma" w:eastAsia="Tahoma" w:cs="Tahoma"/>
                <w:b/>
                <w:sz w:val="20"/>
                <w:szCs w:val="20"/>
              </w:rPr>
              <w:t>Sample Value</w:t>
            </w:r>
          </w:p>
        </w:tc>
      </w:tr>
      <w:tr w:rsidR="00077DFE" w:rsidTr="0B23F7AE" w14:paraId="07DFB6CA"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7E3C46EE" w:rsidR="00077DFE" w:rsidP="00877311" w:rsidRDefault="00077DFE" w14:paraId="341DFFFB" w14:textId="08F98C30">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rowId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7DF21DEA" w14:textId="77777777">
            <w:pPr>
              <w:spacing w:line="240" w:lineRule="auto"/>
              <w:jc w:val="center"/>
              <w:rPr>
                <w:rFonts w:ascii="Tahoma" w:hAnsi="Tahoma" w:eastAsia="Tahoma" w:cs="Tahoma"/>
                <w:sz w:val="20"/>
                <w:szCs w:val="20"/>
              </w:rPr>
            </w:pPr>
            <w:r>
              <w:rPr>
                <w:rFonts w:ascii="Tahoma" w:hAnsi="Tahoma" w:eastAsia="Tahoma" w:cs="Tahoma"/>
                <w:sz w:val="20"/>
                <w:szCs w:val="20"/>
              </w:rPr>
              <w:t>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4C72A320"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077DFE" w:rsidP="00877311" w:rsidRDefault="00077DFE" w14:paraId="64E8EBE6" w14:textId="77777777">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 xml:space="preserve">The associated </w:t>
            </w:r>
            <w:proofErr w:type="spellStart"/>
            <w:r w:rsidRPr="7E3C46EE">
              <w:rPr>
                <w:rFonts w:ascii="Tahoma" w:hAnsi="Tahoma" w:eastAsia="Tahoma" w:cs="Tahoma"/>
                <w:sz w:val="20"/>
                <w:szCs w:val="20"/>
                <w:lang w:val="en-US"/>
              </w:rPr>
              <w:t>resouce</w:t>
            </w:r>
            <w:proofErr w:type="spellEnd"/>
            <w:r w:rsidRPr="7E3C46EE">
              <w:rPr>
                <w:rFonts w:ascii="Tahoma" w:hAnsi="Tahoma" w:eastAsia="Tahoma" w:cs="Tahoma"/>
                <w:sz w:val="20"/>
                <w:szCs w:val="20"/>
                <w:lang w:val="en-US"/>
              </w:rPr>
              <w:t xml:space="preserv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56AEB843" w14:textId="77777777">
            <w:pPr>
              <w:spacing w:line="240" w:lineRule="auto"/>
              <w:rPr>
                <w:rFonts w:ascii="Tahoma" w:hAnsi="Tahoma" w:eastAsia="Tahoma" w:cs="Tahoma"/>
                <w:sz w:val="20"/>
                <w:szCs w:val="20"/>
                <w:lang w:val="en-US"/>
              </w:rPr>
            </w:pPr>
            <w:r>
              <w:rPr>
                <w:rFonts w:ascii="Tahoma" w:hAnsi="Tahoma" w:eastAsia="Tahoma" w:cs="Tahoma"/>
                <w:sz w:val="20"/>
                <w:szCs w:val="20"/>
              </w:rPr>
              <w:t>013940291</w:t>
            </w:r>
          </w:p>
        </w:tc>
      </w:tr>
      <w:tr w:rsidR="00077DFE" w:rsidTr="0B23F7AE" w14:paraId="07A1BD9F"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7E3C46EE" w:rsidR="00077DFE" w:rsidP="00877311" w:rsidRDefault="00077DFE" w14:paraId="2C740BB2" w14:textId="4B15FFD1">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resource_id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7AF17ADC" w14:textId="77777777">
            <w:pPr>
              <w:spacing w:line="240" w:lineRule="auto"/>
              <w:jc w:val="center"/>
              <w:rPr>
                <w:rFonts w:ascii="Tahoma" w:hAnsi="Tahoma" w:eastAsia="Tahoma" w:cs="Tahoma"/>
                <w:sz w:val="20"/>
                <w:szCs w:val="20"/>
              </w:rPr>
            </w:pPr>
            <w:r>
              <w:rPr>
                <w:rFonts w:ascii="Tahoma" w:hAnsi="Tahoma" w:eastAsia="Tahoma" w:cs="Tahoma"/>
                <w:sz w:val="20"/>
                <w:szCs w:val="20"/>
                <w:lang w:val="en-US"/>
              </w:rPr>
              <w:t>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1D0349E7"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077DFE" w:rsidP="00877311" w:rsidRDefault="00077DFE" w14:paraId="2236DFB0" w14:textId="77777777">
            <w:pPr>
              <w:spacing w:line="240" w:lineRule="auto"/>
              <w:rPr>
                <w:rFonts w:ascii="Tahoma" w:hAnsi="Tahoma" w:eastAsia="Tahoma" w:cs="Tahoma"/>
                <w:sz w:val="20"/>
                <w:szCs w:val="20"/>
                <w:lang w:val="en-US"/>
              </w:rPr>
            </w:pPr>
            <w:r>
              <w:rPr>
                <w:rFonts w:ascii="Tahoma" w:hAnsi="Tahoma" w:eastAsia="Tahoma" w:cs="Tahoma"/>
                <w:sz w:val="20"/>
                <w:szCs w:val="20"/>
              </w:rPr>
              <w:t>The sim serial number</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2E302254" w14:textId="77777777">
            <w:pPr>
              <w:spacing w:line="240" w:lineRule="auto"/>
              <w:rPr>
                <w:rFonts w:ascii="Tahoma" w:hAnsi="Tahoma" w:eastAsia="Tahoma" w:cs="Tahoma"/>
                <w:sz w:val="20"/>
                <w:szCs w:val="20"/>
                <w:lang w:val="en-US"/>
              </w:rPr>
            </w:pPr>
            <w:r>
              <w:rPr>
                <w:rFonts w:ascii="Tahoma" w:hAnsi="Tahoma" w:eastAsia="Tahoma" w:cs="Tahoma"/>
                <w:sz w:val="20"/>
                <w:szCs w:val="20"/>
              </w:rPr>
              <w:t>2</w:t>
            </w:r>
            <w:r w:rsidRPr="00B83C3A">
              <w:rPr>
                <w:rFonts w:ascii="Tahoma" w:hAnsi="Tahoma" w:eastAsia="Tahoma" w:cs="Tahoma"/>
                <w:sz w:val="20"/>
                <w:szCs w:val="20"/>
              </w:rPr>
              <w:t>300002712043</w:t>
            </w:r>
          </w:p>
        </w:tc>
      </w:tr>
      <w:tr w:rsidR="00077DFE" w:rsidTr="0B23F7AE" w14:paraId="488920E0"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62F42CB7" w14:textId="761EFC13">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action_type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4C644BE9" w14:textId="77777777">
            <w:pPr>
              <w:spacing w:line="240" w:lineRule="auto"/>
              <w:jc w:val="center"/>
              <w:rPr>
                <w:rFonts w:ascii="Tahoma" w:hAnsi="Tahoma" w:eastAsia="Tahoma" w:cs="Tahoma"/>
                <w:sz w:val="20"/>
                <w:szCs w:val="20"/>
                <w:lang w:val="en-US"/>
              </w:rPr>
            </w:pPr>
            <w:r w:rsidRPr="125CA171">
              <w:rPr>
                <w:rFonts w:ascii="Tahoma" w:hAnsi="Tahoma" w:eastAsia="Tahoma" w:cs="Tahoma"/>
                <w:sz w:val="20"/>
                <w:szCs w:val="20"/>
                <w:lang w:val="en-US"/>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3EC104E8"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0DE61B44" w14:textId="5A004F8A">
            <w:pPr>
              <w:spacing w:line="240" w:lineRule="auto"/>
              <w:rPr>
                <w:rFonts w:ascii="Tahoma" w:hAnsi="Tahoma" w:eastAsia="Tahoma" w:cs="Tahoma"/>
                <w:sz w:val="20"/>
                <w:szCs w:val="20"/>
                <w:lang w:val="en-US"/>
              </w:rPr>
            </w:pPr>
            <w:r>
              <w:rPr>
                <w:rFonts w:ascii="Tahoma" w:hAnsi="Tahoma" w:eastAsia="Tahoma" w:cs="Tahoma"/>
                <w:sz w:val="20"/>
                <w:szCs w:val="20"/>
                <w:lang w:val="en-US"/>
              </w:rPr>
              <w:t>Action type</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4FB0B128" w14:textId="2B2D0255">
            <w:pPr>
              <w:spacing w:line="240" w:lineRule="auto"/>
              <w:rPr>
                <w:rFonts w:ascii="Tahoma" w:hAnsi="Tahoma" w:eastAsia="Tahoma" w:cs="Tahoma"/>
                <w:sz w:val="20"/>
                <w:szCs w:val="20"/>
              </w:rPr>
            </w:pPr>
            <w:r>
              <w:rPr>
                <w:rFonts w:ascii="Tahoma" w:hAnsi="Tahoma" w:eastAsia="Tahoma" w:cs="Tahoma"/>
                <w:sz w:val="20"/>
                <w:szCs w:val="20"/>
              </w:rPr>
              <w:t>INSERT</w:t>
            </w:r>
          </w:p>
        </w:tc>
      </w:tr>
      <w:tr w:rsidR="00077DFE" w:rsidTr="0B23F7AE" w14:paraId="7512D541"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4FBF06F1" w14:textId="44C93505">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action_system</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6E7A3605" w14:textId="77777777">
            <w:pPr>
              <w:spacing w:line="240" w:lineRule="auto"/>
              <w:jc w:val="center"/>
              <w:rPr>
                <w:rFonts w:ascii="Tahoma" w:hAnsi="Tahoma" w:eastAsia="Tahoma" w:cs="Tahoma"/>
                <w:sz w:val="20"/>
                <w:szCs w:val="20"/>
                <w:lang w:val="en-US"/>
              </w:rPr>
            </w:pPr>
            <w:r w:rsidRPr="125CA171">
              <w:rPr>
                <w:rFonts w:ascii="Tahoma" w:hAnsi="Tahoma" w:eastAsia="Tahoma" w:cs="Tahoma"/>
                <w:sz w:val="20"/>
                <w:szCs w:val="20"/>
                <w:lang w:val="en-US"/>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6177624A"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3C02901E" w14:textId="691AD8C9">
            <w:pPr>
              <w:rPr>
                <w:rFonts w:ascii="Tahoma" w:hAnsi="Tahoma" w:eastAsia="Tahoma" w:cs="Tahoma"/>
                <w:color w:val="000000" w:themeColor="text1"/>
                <w:sz w:val="20"/>
                <w:szCs w:val="20"/>
              </w:rPr>
            </w:pPr>
            <w:r>
              <w:rPr>
                <w:rStyle w:val="normaltextrun"/>
                <w:rFonts w:ascii="Tahoma" w:hAnsi="Tahoma" w:eastAsia="Tahoma" w:cs="Tahoma"/>
                <w:color w:val="000000" w:themeColor="text1"/>
                <w:sz w:val="20"/>
                <w:szCs w:val="20"/>
              </w:rPr>
              <w:t>The name of the system performing the action</w:t>
            </w:r>
            <w:r w:rsidRPr="125CA171">
              <w:rPr>
                <w:rStyle w:val="normaltextrun"/>
                <w:rFonts w:ascii="Tahoma" w:hAnsi="Tahoma" w:eastAsia="Tahoma" w:cs="Tahoma"/>
                <w:color w:val="000000" w:themeColor="text1"/>
                <w:sz w:val="20"/>
                <w:szCs w:val="20"/>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495FA391" w14:textId="2ACC883A">
            <w:pPr>
              <w:spacing w:line="240" w:lineRule="auto"/>
              <w:rPr>
                <w:rFonts w:ascii="Tahoma" w:hAnsi="Tahoma" w:eastAsia="Tahoma" w:cs="Tahoma"/>
                <w:sz w:val="20"/>
                <w:szCs w:val="20"/>
              </w:rPr>
            </w:pPr>
            <w:r>
              <w:rPr>
                <w:rFonts w:ascii="Tahoma" w:hAnsi="Tahoma" w:eastAsia="Tahoma" w:cs="Tahoma"/>
                <w:sz w:val="20"/>
                <w:szCs w:val="20"/>
              </w:rPr>
              <w:t>PGZINV</w:t>
            </w:r>
          </w:p>
        </w:tc>
      </w:tr>
      <w:tr w:rsidR="00077DFE" w:rsidTr="0B23F7AE" w14:paraId="1E09EFB3"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6E8C07CF" w14:textId="28FB3198">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action_date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0D14914E" w14:textId="77777777">
            <w:pPr>
              <w:spacing w:line="240" w:lineRule="auto"/>
              <w:jc w:val="center"/>
              <w:rPr>
                <w:rFonts w:ascii="Tahoma" w:hAnsi="Tahoma" w:eastAsia="Tahoma" w:cs="Tahoma"/>
                <w:sz w:val="20"/>
                <w:szCs w:val="20"/>
                <w:lang w:val="en-US"/>
              </w:rPr>
            </w:pPr>
            <w:r w:rsidRPr="125CA171">
              <w:rPr>
                <w:rFonts w:ascii="Tahoma" w:hAnsi="Tahoma" w:eastAsia="Tahoma" w:cs="Tahoma"/>
                <w:sz w:val="20"/>
                <w:szCs w:val="20"/>
                <w:lang w:val="en-US"/>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69170F9C"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4D758CCA" w:rsidRDefault="00077DFE" w14:paraId="3A6C83DA" w14:textId="77777777">
            <w:pPr>
              <w:rPr>
                <w:rStyle w:val="normaltextrun"/>
                <w:rFonts w:ascii="Tahoma" w:hAnsi="Tahoma" w:eastAsia="Tahoma" w:cs="Tahoma"/>
                <w:color w:val="000000" w:themeColor="text1"/>
                <w:sz w:val="20"/>
                <w:szCs w:val="20"/>
                <w:lang w:val="en-US"/>
              </w:rPr>
            </w:pPr>
            <w:r w:rsidRPr="4D758CCA">
              <w:rPr>
                <w:rStyle w:val="normaltextrun"/>
                <w:rFonts w:ascii="Tahoma" w:hAnsi="Tahoma" w:eastAsia="Tahoma" w:cs="Tahoma"/>
                <w:color w:val="000000" w:themeColor="text1"/>
                <w:sz w:val="20"/>
                <w:szCs w:val="20"/>
                <w:lang w:val="en-US"/>
              </w:rPr>
              <w:t xml:space="preserve">The date the action was </w:t>
            </w:r>
            <w:proofErr w:type="spellStart"/>
            <w:r w:rsidRPr="4D758CCA">
              <w:rPr>
                <w:rStyle w:val="normaltextrun"/>
                <w:rFonts w:ascii="Tahoma" w:hAnsi="Tahoma" w:eastAsia="Tahoma" w:cs="Tahoma"/>
                <w:color w:val="000000" w:themeColor="text1"/>
                <w:sz w:val="20"/>
                <w:szCs w:val="20"/>
                <w:lang w:val="en-US"/>
              </w:rPr>
              <w:t>performend</w:t>
            </w:r>
            <w:proofErr w:type="spellEnd"/>
          </w:p>
          <w:p w:rsidR="00077DFE" w:rsidP="00877311" w:rsidRDefault="00077DFE" w14:paraId="4F0B1710" w14:textId="700B1211">
            <w:pPr>
              <w:rPr>
                <w:rFonts w:ascii="Tahoma" w:hAnsi="Tahoma" w:eastAsia="Tahoma" w:cs="Tahoma"/>
                <w:color w:val="000000" w:themeColor="text1"/>
                <w:sz w:val="20"/>
                <w:szCs w:val="20"/>
              </w:rPr>
            </w:pPr>
            <w:r w:rsidRPr="74633B5D">
              <w:rPr>
                <w:rFonts w:ascii="Tahoma" w:hAnsi="Tahoma" w:eastAsia="Tahoma" w:cs="Tahoma"/>
                <w:b/>
                <w:bCs/>
                <w:sz w:val="20"/>
                <w:szCs w:val="20"/>
                <w:lang w:val="en-US"/>
              </w:rPr>
              <w:t>RFC3339 Format:</w:t>
            </w:r>
            <w:r w:rsidRPr="74633B5D">
              <w:rPr>
                <w:rFonts w:ascii="Tahoma" w:hAnsi="Tahoma" w:eastAsia="Tahoma" w:cs="Tahoma"/>
                <w:sz w:val="20"/>
                <w:szCs w:val="20"/>
                <w:lang w:val="en-US"/>
              </w:rPr>
              <w:t xml:space="preserve"> yyyy-MM-ddThh24:</w:t>
            </w:r>
            <w:proofErr w:type="gramStart"/>
            <w:r w:rsidRPr="74633B5D">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7780AA15" w14:textId="2E4C9C9D">
            <w:pPr>
              <w:spacing w:line="240" w:lineRule="auto"/>
              <w:rPr>
                <w:rFonts w:ascii="Tahoma" w:hAnsi="Tahoma" w:eastAsia="Tahoma" w:cs="Tahoma"/>
                <w:sz w:val="20"/>
                <w:szCs w:val="20"/>
              </w:rPr>
            </w:pPr>
            <w:r w:rsidRPr="74633B5D">
              <w:rPr>
                <w:rFonts w:ascii="Calibri" w:hAnsi="Calibri" w:cs="Calibri"/>
                <w:color w:val="000000" w:themeColor="text1"/>
                <w:lang w:val="en-GB"/>
              </w:rPr>
              <w:t>2020-06-18T17:24:53Z</w:t>
            </w:r>
          </w:p>
        </w:tc>
      </w:tr>
      <w:tr w:rsidR="00077DFE" w:rsidTr="0B23F7AE" w14:paraId="50538C43"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7E3D7A78" w14:textId="39DBA4EF">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action_desc</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179042A2"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1459100E"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37C99C56" w14:textId="64CAB6F7">
            <w:pPr>
              <w:spacing w:line="240" w:lineRule="auto"/>
              <w:rPr>
                <w:rFonts w:ascii="Tahoma" w:hAnsi="Tahoma" w:eastAsia="Tahoma" w:cs="Tahoma"/>
                <w:sz w:val="20"/>
                <w:szCs w:val="20"/>
                <w:lang w:val="en-US"/>
              </w:rPr>
            </w:pPr>
            <w:r>
              <w:rPr>
                <w:rFonts w:ascii="Tahoma" w:hAnsi="Tahoma" w:eastAsia="Tahoma" w:cs="Tahoma"/>
                <w:sz w:val="20"/>
                <w:szCs w:val="20"/>
                <w:lang w:val="en-US"/>
              </w:rPr>
              <w:t>A free text description of the action</w:t>
            </w:r>
          </w:p>
        </w:tc>
        <w:tc>
          <w:tcPr>
            <w:tcW w:w="1701" w:type="dxa"/>
            <w:tcBorders>
              <w:top w:val="single" w:color="000000" w:themeColor="text1" w:sz="4" w:space="0"/>
              <w:left w:val="nil"/>
              <w:bottom w:val="single" w:color="000000" w:themeColor="text1" w:sz="4" w:space="0"/>
              <w:right w:val="single" w:color="000000" w:themeColor="text1" w:sz="4" w:space="0"/>
            </w:tcBorders>
          </w:tcPr>
          <w:p w:rsidRPr="7E3C46EE" w:rsidR="00077DFE" w:rsidP="00877311" w:rsidRDefault="00077DFE" w14:paraId="4C7F725F" w14:textId="7AE9FFB9">
            <w:pPr>
              <w:spacing w:line="240" w:lineRule="auto"/>
              <w:rPr>
                <w:rFonts w:ascii="Tahoma" w:hAnsi="Tahoma" w:eastAsia="Tahoma" w:cs="Tahoma"/>
                <w:sz w:val="20"/>
                <w:szCs w:val="20"/>
                <w:lang w:val="en-US"/>
              </w:rPr>
            </w:pPr>
            <w:r>
              <w:rPr>
                <w:rFonts w:ascii="Tahoma" w:hAnsi="Tahoma" w:eastAsia="Tahoma" w:cs="Tahoma"/>
                <w:sz w:val="20"/>
                <w:szCs w:val="20"/>
                <w:lang w:val="en-US"/>
              </w:rPr>
              <w:t xml:space="preserve">Change status to </w:t>
            </w:r>
            <w:proofErr w:type="spellStart"/>
            <w:r>
              <w:rPr>
                <w:rFonts w:ascii="Tahoma" w:hAnsi="Tahoma" w:eastAsia="Tahoma" w:cs="Tahoma"/>
                <w:sz w:val="20"/>
                <w:szCs w:val="20"/>
                <w:lang w:val="en-US"/>
              </w:rPr>
              <w:t>PendingPerso</w:t>
            </w:r>
            <w:proofErr w:type="spellEnd"/>
          </w:p>
        </w:tc>
      </w:tr>
      <w:tr w:rsidR="00077DFE" w:rsidTr="0B23F7AE" w14:paraId="3160211E"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937B5E" w14:paraId="5ED09024" w14:textId="63CB0250">
            <w:pPr>
              <w:spacing w:line="240" w:lineRule="auto"/>
              <w:rPr>
                <w:rFonts w:ascii="Tahoma" w:hAnsi="Tahoma" w:eastAsia="Tahoma" w:cs="Tahoma"/>
                <w:sz w:val="20"/>
                <w:szCs w:val="20"/>
                <w:lang w:val="en-US"/>
              </w:rPr>
            </w:pPr>
            <w:r w:rsidRPr="0B23F7AE">
              <w:rPr>
                <w:rFonts w:ascii="Tahoma" w:hAnsi="Tahoma" w:eastAsia="Tahoma" w:cs="Tahoma"/>
                <w:sz w:val="20"/>
                <w:szCs w:val="20"/>
                <w:lang w:val="en-US"/>
              </w:rPr>
              <w:t>c</w:t>
            </w:r>
            <w:r w:rsidRPr="0B23F7AE" w:rsidR="00077DFE">
              <w:rPr>
                <w:rFonts w:ascii="Tahoma" w:hAnsi="Tahoma" w:eastAsia="Tahoma" w:cs="Tahoma"/>
                <w:sz w:val="20"/>
                <w:szCs w:val="20"/>
                <w:lang w:val="en-US"/>
              </w:rPr>
              <w:t>apacity</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02369032"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02467CD9"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B23F7AE" w:rsidRDefault="00077DFE" w14:paraId="418F7BEB" w14:textId="16E8C5C6">
            <w:pPr>
              <w:rPr>
                <w:rFonts w:ascii="Tahoma" w:hAnsi="Tahoma" w:eastAsia="Tahoma" w:cs="Tahoma"/>
                <w:color w:val="000000" w:themeColor="text1"/>
                <w:sz w:val="20"/>
                <w:szCs w:val="20"/>
                <w:lang w:val="en-US"/>
              </w:rPr>
            </w:pPr>
            <w:r w:rsidRPr="0B23F7AE">
              <w:rPr>
                <w:rFonts w:ascii="Tahoma" w:hAnsi="Tahoma" w:eastAsia="Tahoma" w:cs="Tahoma"/>
                <w:color w:val="000000" w:themeColor="text1"/>
                <w:sz w:val="20"/>
                <w:szCs w:val="20"/>
                <w:lang w:val="en-US"/>
              </w:rPr>
              <w:t>SIM Capacity</w:t>
            </w:r>
          </w:p>
          <w:p w:rsidR="00077DFE" w:rsidP="0B23F7AE" w:rsidRDefault="33EDE520" w14:paraId="65304A87" w14:textId="0D756730">
            <w:pPr>
              <w:rPr>
                <w:rFonts w:ascii="Tahoma" w:hAnsi="Tahoma" w:eastAsia="Tahoma" w:cs="Tahoma"/>
                <w:sz w:val="20"/>
                <w:szCs w:val="20"/>
                <w:lang w:val="en-US"/>
              </w:rPr>
            </w:pPr>
            <w:r w:rsidRPr="0B23F7AE">
              <w:rPr>
                <w:rFonts w:ascii="Tahoma" w:hAnsi="Tahoma" w:eastAsia="Tahoma" w:cs="Tahoma"/>
                <w:b/>
                <w:bCs/>
                <w:sz w:val="20"/>
                <w:szCs w:val="20"/>
                <w:lang w:val="en-US"/>
              </w:rPr>
              <w:t xml:space="preserve">Alternate name: </w:t>
            </w:r>
            <w:proofErr w:type="spellStart"/>
            <w:r w:rsidRPr="0B23F7AE">
              <w:rPr>
                <w:rFonts w:ascii="Tahoma" w:hAnsi="Tahoma" w:eastAsia="Tahoma" w:cs="Tahoma"/>
                <w:sz w:val="20"/>
                <w:szCs w:val="20"/>
                <w:lang w:val="en-US"/>
              </w:rPr>
              <w:t>capacity_code</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08A808A4" w14:textId="77777777">
            <w:pPr>
              <w:spacing w:line="240" w:lineRule="auto"/>
              <w:rPr>
                <w:rFonts w:ascii="Calibri" w:hAnsi="Calibri" w:cs="Calibri"/>
                <w:color w:val="000000" w:themeColor="text1"/>
                <w:lang w:val="en-GB"/>
              </w:rPr>
            </w:pPr>
            <w:r w:rsidRPr="32B8416E">
              <w:rPr>
                <w:rFonts w:ascii="Calibri" w:hAnsi="Calibri" w:cs="Calibri"/>
                <w:color w:val="000000" w:themeColor="text1"/>
                <w:lang w:val="en-GB"/>
              </w:rPr>
              <w:t>64k</w:t>
            </w:r>
          </w:p>
        </w:tc>
      </w:tr>
      <w:tr w:rsidR="00077DFE" w:rsidTr="0B23F7AE" w14:paraId="51A843C1"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4FE355D0" w14:textId="77777777">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cardProfile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5F5FE533"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7CE8D128"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0AACE07F" w14:textId="77777777">
            <w:pPr>
              <w:rPr>
                <w:rFonts w:ascii="Tahoma" w:hAnsi="Tahoma" w:eastAsia="Tahoma" w:cs="Tahoma"/>
                <w:color w:val="000000" w:themeColor="text1"/>
                <w:sz w:val="20"/>
                <w:szCs w:val="20"/>
                <w:lang w:val="en-US"/>
              </w:rPr>
            </w:pPr>
            <w:r w:rsidRPr="125CA171">
              <w:rPr>
                <w:rStyle w:val="normaltextrun"/>
                <w:rFonts w:ascii="Tahoma" w:hAnsi="Tahoma" w:eastAsia="Tahoma" w:cs="Tahoma"/>
                <w:color w:val="000000" w:themeColor="text1"/>
                <w:sz w:val="20"/>
                <w:szCs w:val="20"/>
                <w:lang w:val="en-US"/>
              </w:rPr>
              <w:t>SIM Electrical Profile. A code which contains information on the card type, vendor, features (OTA, 5G, etc.). This is used to distinguish between different SIM Specifications and is manually assigned in by a user on SFF.</w:t>
            </w:r>
            <w:r w:rsidRPr="125CA171">
              <w:rPr>
                <w:rStyle w:val="eop"/>
                <w:rFonts w:ascii="Tahoma" w:hAnsi="Tahoma" w:eastAsia="Tahoma" w:cs="Tahoma"/>
                <w:color w:val="000000" w:themeColor="text1"/>
                <w:sz w:val="20"/>
                <w:szCs w:val="20"/>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252D3072" w14:textId="77777777">
            <w:pPr>
              <w:spacing w:line="240" w:lineRule="auto"/>
              <w:rPr>
                <w:rFonts w:ascii="Calibri" w:hAnsi="Calibri" w:cs="Calibri"/>
                <w:color w:val="000000" w:themeColor="text1"/>
                <w:lang w:val="en-GB"/>
              </w:rPr>
            </w:pPr>
            <w:r w:rsidRPr="125CA171">
              <w:rPr>
                <w:rFonts w:ascii="Calibri" w:hAnsi="Calibri" w:cs="Calibri"/>
                <w:color w:val="000000" w:themeColor="text1"/>
                <w:lang w:val="en-GB"/>
              </w:rPr>
              <w:t>ECWDSE2011</w:t>
            </w:r>
          </w:p>
        </w:tc>
      </w:tr>
      <w:tr w:rsidR="00077DFE" w:rsidTr="0B23F7AE" w14:paraId="4A66791F"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3F3C21C0"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createdBy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00E7860A"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4D0DE574"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29287958" w14:textId="77777777">
            <w:pPr>
              <w:spacing w:line="240" w:lineRule="auto"/>
              <w:rPr>
                <w:rFonts w:ascii="Tahoma" w:hAnsi="Tahoma" w:eastAsia="Tahoma" w:cs="Tahoma"/>
                <w:sz w:val="20"/>
                <w:szCs w:val="20"/>
              </w:rPr>
            </w:pPr>
            <w:r w:rsidRPr="32B8416E">
              <w:rPr>
                <w:rFonts w:ascii="Tahoma" w:hAnsi="Tahoma" w:eastAsia="Tahoma" w:cs="Tahoma"/>
                <w:sz w:val="20"/>
                <w:szCs w:val="20"/>
              </w:rPr>
              <w:t>The system that created this record</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10C400FC"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phx</w:t>
            </w:r>
            <w:proofErr w:type="spellEnd"/>
          </w:p>
        </w:tc>
      </w:tr>
      <w:tr w:rsidR="00077DFE" w:rsidTr="0B23F7AE" w14:paraId="41C9B4BF"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58416F3B" w14:textId="77777777">
            <w:pPr>
              <w:spacing w:line="240" w:lineRule="auto"/>
              <w:rPr>
                <w:rFonts w:ascii="Tahoma" w:hAnsi="Tahoma" w:eastAsia="Tahoma" w:cs="Tahoma"/>
                <w:sz w:val="20"/>
                <w:szCs w:val="20"/>
                <w:lang w:val="en-US"/>
              </w:rPr>
            </w:pPr>
            <w:proofErr w:type="spellStart"/>
            <w:r w:rsidRPr="74633B5D">
              <w:rPr>
                <w:rFonts w:ascii="Tahoma" w:hAnsi="Tahoma" w:eastAsia="Tahoma" w:cs="Tahoma"/>
                <w:sz w:val="20"/>
                <w:szCs w:val="20"/>
                <w:lang w:val="en-US"/>
              </w:rPr>
              <w:t>createdDate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61550386" w14:textId="77777777">
            <w:pPr>
              <w:spacing w:line="240" w:lineRule="auto"/>
              <w:jc w:val="center"/>
              <w:rPr>
                <w:rFonts w:ascii="Tahoma" w:hAnsi="Tahoma" w:eastAsia="Tahoma" w:cs="Tahoma"/>
                <w:sz w:val="20"/>
                <w:szCs w:val="20"/>
              </w:rPr>
            </w:pPr>
            <w:r w:rsidRPr="74633B5D">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15750466" w14:textId="77777777">
            <w:pPr>
              <w:spacing w:line="240" w:lineRule="auto"/>
              <w:rPr>
                <w:rFonts w:ascii="Tahoma" w:hAnsi="Tahoma" w:eastAsia="Tahoma" w:cs="Tahoma"/>
                <w:sz w:val="20"/>
                <w:szCs w:val="20"/>
              </w:rPr>
            </w:pPr>
            <w:r w:rsidRPr="74633B5D">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453672EE" w14:textId="77777777">
            <w:pPr>
              <w:spacing w:line="240" w:lineRule="auto"/>
              <w:rPr>
                <w:rFonts w:ascii="Tahoma" w:hAnsi="Tahoma" w:eastAsia="Tahoma" w:cs="Tahoma"/>
                <w:sz w:val="20"/>
                <w:szCs w:val="20"/>
              </w:rPr>
            </w:pPr>
            <w:r w:rsidRPr="74633B5D">
              <w:rPr>
                <w:rFonts w:ascii="Tahoma" w:hAnsi="Tahoma" w:eastAsia="Tahoma" w:cs="Tahoma"/>
                <w:sz w:val="20"/>
                <w:szCs w:val="20"/>
              </w:rPr>
              <w:t xml:space="preserve">The date that the SIM was assigned to the shop/location. </w:t>
            </w:r>
          </w:p>
          <w:p w:rsidR="00077DFE" w:rsidP="00877311" w:rsidRDefault="00077DFE" w14:paraId="54E3DEF0" w14:textId="77777777">
            <w:pPr>
              <w:spacing w:line="240" w:lineRule="auto"/>
              <w:rPr>
                <w:rFonts w:ascii="Tahoma" w:hAnsi="Tahoma" w:eastAsia="Tahoma" w:cs="Tahoma"/>
                <w:sz w:val="20"/>
                <w:szCs w:val="20"/>
                <w:lang w:val="en-US"/>
              </w:rPr>
            </w:pPr>
            <w:r w:rsidRPr="74633B5D">
              <w:rPr>
                <w:rFonts w:ascii="Tahoma" w:hAnsi="Tahoma" w:eastAsia="Tahoma" w:cs="Tahoma"/>
                <w:b/>
                <w:bCs/>
                <w:sz w:val="20"/>
                <w:szCs w:val="20"/>
                <w:lang w:val="en-US"/>
              </w:rPr>
              <w:t>RFC3339 Format:</w:t>
            </w:r>
            <w:r w:rsidRPr="74633B5D">
              <w:rPr>
                <w:rFonts w:ascii="Tahoma" w:hAnsi="Tahoma" w:eastAsia="Tahoma" w:cs="Tahoma"/>
                <w:sz w:val="20"/>
                <w:szCs w:val="20"/>
                <w:lang w:val="en-US"/>
              </w:rPr>
              <w:t xml:space="preserve"> yyyy-MM-ddThh24:</w:t>
            </w:r>
            <w:proofErr w:type="gramStart"/>
            <w:r w:rsidRPr="74633B5D">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44EC8C28" w14:textId="77777777">
            <w:pPr>
              <w:spacing w:line="240" w:lineRule="auto"/>
              <w:rPr>
                <w:rFonts w:ascii="Tahoma" w:hAnsi="Tahoma" w:eastAsia="Tahoma" w:cs="Tahoma"/>
                <w:sz w:val="20"/>
                <w:szCs w:val="20"/>
              </w:rPr>
            </w:pPr>
            <w:r w:rsidRPr="74633B5D">
              <w:rPr>
                <w:rFonts w:ascii="Calibri" w:hAnsi="Calibri" w:cs="Calibri"/>
                <w:color w:val="000000" w:themeColor="text1"/>
                <w:lang w:val="en-GB"/>
              </w:rPr>
              <w:t>2020-06-18T17:24:53Z</w:t>
            </w:r>
          </w:p>
        </w:tc>
      </w:tr>
      <w:tr w:rsidR="00077DFE" w:rsidTr="0B23F7AE" w14:paraId="6681D309"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5F3FFB04" w14:textId="77777777">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dummyImsi</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348DB088"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3ABA1059"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0F11EFFD" w14:textId="77777777">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 xml:space="preserve">A dummy IMSI used during </w:t>
            </w:r>
            <w:proofErr w:type="spellStart"/>
            <w:r w:rsidRPr="125CA171">
              <w:rPr>
                <w:rFonts w:ascii="Tahoma" w:hAnsi="Tahoma" w:eastAsia="Tahoma" w:cs="Tahoma"/>
                <w:sz w:val="20"/>
                <w:szCs w:val="20"/>
                <w:lang w:val="en-US"/>
              </w:rPr>
              <w:t>preprovisioning</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3E308597" w14:textId="77777777">
            <w:pPr>
              <w:spacing w:line="240" w:lineRule="auto"/>
              <w:rPr>
                <w:rFonts w:ascii="Calibri" w:hAnsi="Calibri" w:cs="Calibri"/>
                <w:color w:val="000000" w:themeColor="text1"/>
                <w:lang w:val="en-GB"/>
              </w:rPr>
            </w:pPr>
            <w:r w:rsidRPr="125CA171">
              <w:rPr>
                <w:rFonts w:ascii="Calibri" w:hAnsi="Calibri" w:cs="Calibri"/>
                <w:color w:val="000000" w:themeColor="text1"/>
                <w:lang w:val="en-GB"/>
              </w:rPr>
              <w:t>520030509758507</w:t>
            </w:r>
          </w:p>
        </w:tc>
      </w:tr>
      <w:tr w:rsidR="00077DFE" w:rsidTr="0B23F7AE" w14:paraId="6D6C1BC3"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1D89F0AA" w14:textId="77777777">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eki</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4FE26EEA"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3CC5F9F3"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1212AB2F" w14:textId="77777777">
            <w:pPr>
              <w:spacing w:line="240" w:lineRule="auto"/>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lang w:val="en-US"/>
              </w:rPr>
              <w:t>The EKI (Encrypted Key Indicator) refers to a piece of information used in the process of securely exchanging encryption keys between the mobile device (such as a smartphone) and the mobile network operator's systems during over-the-air operations.</w:t>
            </w:r>
            <w:r w:rsidRPr="125CA171">
              <w:rPr>
                <w:rStyle w:val="eop"/>
                <w:rFonts w:ascii="Tahoma" w:hAnsi="Tahoma" w:eastAsia="Tahoma" w:cs="Tahoma"/>
                <w:color w:val="000000" w:themeColor="text1"/>
                <w:sz w:val="20"/>
                <w:szCs w:val="20"/>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713DDD9F" w14:textId="77777777">
            <w:pPr>
              <w:spacing w:line="240" w:lineRule="auto"/>
              <w:rPr>
                <w:rFonts w:ascii="Calibri" w:hAnsi="Calibri" w:cs="Calibri"/>
                <w:color w:val="000000" w:themeColor="text1"/>
                <w:lang w:val="en-GB"/>
              </w:rPr>
            </w:pPr>
            <w:r w:rsidRPr="125CA171">
              <w:rPr>
                <w:rFonts w:ascii="Calibri" w:hAnsi="Calibri" w:cs="Calibri"/>
                <w:color w:val="000000" w:themeColor="text1"/>
                <w:lang w:val="en-GB"/>
              </w:rPr>
              <w:t>8A38732DD28BBCD7DB3F3D46872B9934</w:t>
            </w:r>
          </w:p>
        </w:tc>
      </w:tr>
      <w:tr w:rsidR="00077DFE" w:rsidTr="0B23F7AE" w14:paraId="30F8A42C"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6772038B" w14:textId="77777777">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eopc</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1BFEE781"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1D040AF2"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3F24998A" w14:textId="77777777">
            <w:pPr>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lang w:val="en-US"/>
              </w:rPr>
              <w:t xml:space="preserve">The Ephemeral Operator Provisioning Code is a temporary code that is used during the provisioning process of a SIM profile. It serves as a secure means for the device to authenticate and establish a connection with the mobile network operator's systems </w:t>
            </w:r>
            <w:proofErr w:type="gramStart"/>
            <w:r w:rsidRPr="125CA171">
              <w:rPr>
                <w:rStyle w:val="normaltextrun"/>
                <w:rFonts w:ascii="Tahoma" w:hAnsi="Tahoma" w:eastAsia="Tahoma" w:cs="Tahoma"/>
                <w:color w:val="000000" w:themeColor="text1"/>
                <w:sz w:val="20"/>
                <w:szCs w:val="20"/>
                <w:lang w:val="en-US"/>
              </w:rPr>
              <w:t>in order to</w:t>
            </w:r>
            <w:proofErr w:type="gramEnd"/>
            <w:r w:rsidRPr="125CA171">
              <w:rPr>
                <w:rStyle w:val="normaltextrun"/>
                <w:rFonts w:ascii="Tahoma" w:hAnsi="Tahoma" w:eastAsia="Tahoma" w:cs="Tahoma"/>
                <w:color w:val="000000" w:themeColor="text1"/>
                <w:sz w:val="20"/>
                <w:szCs w:val="20"/>
                <w:lang w:val="en-US"/>
              </w:rPr>
              <w:t xml:space="preserve"> download the necessary subscription information and configuration settings.</w:t>
            </w:r>
            <w:r w:rsidRPr="125CA171">
              <w:rPr>
                <w:rStyle w:val="eop"/>
                <w:rFonts w:ascii="Tahoma" w:hAnsi="Tahoma" w:eastAsia="Tahoma" w:cs="Tahoma"/>
                <w:color w:val="000000" w:themeColor="text1"/>
                <w:sz w:val="20"/>
                <w:szCs w:val="20"/>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7A2322BD" w14:textId="77777777">
            <w:pPr>
              <w:spacing w:line="240" w:lineRule="auto"/>
              <w:rPr>
                <w:rFonts w:ascii="Calibri" w:hAnsi="Calibri" w:cs="Calibri"/>
                <w:color w:val="000000" w:themeColor="text1"/>
                <w:lang w:val="en-GB"/>
              </w:rPr>
            </w:pPr>
            <w:r w:rsidRPr="125CA171">
              <w:rPr>
                <w:rFonts w:ascii="Calibri" w:hAnsi="Calibri" w:cs="Calibri"/>
                <w:color w:val="000000" w:themeColor="text1"/>
                <w:lang w:val="en-GB"/>
              </w:rPr>
              <w:t>7</w:t>
            </w:r>
          </w:p>
        </w:tc>
      </w:tr>
      <w:tr w:rsidR="00077DFE" w:rsidTr="0B23F7AE" w14:paraId="6D48CF31"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50AB7087" w14:textId="77777777">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iccid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5C08C4CE"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577303E7"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7269926D" w14:textId="77777777">
            <w:pPr>
              <w:rPr>
                <w:rFonts w:ascii="Tahoma" w:hAnsi="Tahoma" w:eastAsia="Tahoma" w:cs="Tahoma"/>
                <w:color w:val="000000" w:themeColor="text1"/>
                <w:sz w:val="20"/>
                <w:szCs w:val="20"/>
                <w:lang w:val="en-US"/>
              </w:rPr>
            </w:pPr>
            <w:r w:rsidRPr="125CA171">
              <w:rPr>
                <w:rStyle w:val="normaltextrun"/>
                <w:rFonts w:ascii="Tahoma" w:hAnsi="Tahoma" w:eastAsia="Tahoma" w:cs="Tahoma"/>
                <w:color w:val="000000" w:themeColor="text1"/>
                <w:sz w:val="20"/>
                <w:szCs w:val="20"/>
                <w:lang w:val="en-US"/>
              </w:rPr>
              <w:t xml:space="preserve">A </w:t>
            </w:r>
            <w:proofErr w:type="gramStart"/>
            <w:r w:rsidRPr="125CA171">
              <w:rPr>
                <w:rStyle w:val="normaltextrun"/>
                <w:rFonts w:ascii="Tahoma" w:hAnsi="Tahoma" w:eastAsia="Tahoma" w:cs="Tahoma"/>
                <w:color w:val="000000" w:themeColor="text1"/>
                <w:sz w:val="20"/>
                <w:szCs w:val="20"/>
                <w:lang w:val="en-US"/>
              </w:rPr>
              <w:t>19 digit</w:t>
            </w:r>
            <w:proofErr w:type="gramEnd"/>
            <w:r w:rsidRPr="125CA171">
              <w:rPr>
                <w:rStyle w:val="normaltextrun"/>
                <w:rFonts w:ascii="Tahoma" w:hAnsi="Tahoma" w:eastAsia="Tahoma" w:cs="Tahoma"/>
                <w:color w:val="000000" w:themeColor="text1"/>
                <w:sz w:val="20"/>
                <w:szCs w:val="20"/>
                <w:lang w:val="en-US"/>
              </w:rPr>
              <w:t xml:space="preserve"> Integrated Circuit Card Identifier, uniquely identifies the SIM Card (UICC) on the network. For physical SIMs, this value the </w:t>
            </w:r>
            <w:proofErr w:type="spellStart"/>
            <w:r w:rsidRPr="125CA171">
              <w:rPr>
                <w:rStyle w:val="normaltextrun"/>
                <w:rFonts w:ascii="Tahoma" w:hAnsi="Tahoma" w:eastAsia="Tahoma" w:cs="Tahoma"/>
                <w:color w:val="000000" w:themeColor="text1"/>
                <w:sz w:val="20"/>
                <w:szCs w:val="20"/>
                <w:lang w:val="en-US"/>
              </w:rPr>
              <w:t>simSerialNo</w:t>
            </w:r>
            <w:proofErr w:type="spellEnd"/>
            <w:r w:rsidRPr="125CA171">
              <w:rPr>
                <w:rStyle w:val="normaltextrun"/>
                <w:rFonts w:ascii="Tahoma" w:hAnsi="Tahoma" w:eastAsia="Tahoma" w:cs="Tahoma"/>
                <w:color w:val="000000" w:themeColor="text1"/>
                <w:sz w:val="20"/>
                <w:szCs w:val="20"/>
                <w:lang w:val="en-US"/>
              </w:rPr>
              <w:t xml:space="preserve"> prefixed with “896603” </w:t>
            </w:r>
            <w:r w:rsidRPr="125CA171">
              <w:rPr>
                <w:rStyle w:val="eop"/>
                <w:rFonts w:ascii="Tahoma" w:hAnsi="Tahoma" w:eastAsia="Tahoma" w:cs="Tahoma"/>
                <w:color w:val="000000" w:themeColor="text1"/>
                <w:sz w:val="20"/>
                <w:szCs w:val="20"/>
              </w:rPr>
              <w:t> </w:t>
            </w:r>
          </w:p>
          <w:p w:rsidR="00077DFE" w:rsidP="00877311" w:rsidRDefault="00077DFE" w14:paraId="572353CF" w14:textId="77777777">
            <w:pPr>
              <w:spacing w:line="240" w:lineRule="auto"/>
              <w:rPr>
                <w:rFonts w:ascii="Tahoma" w:hAnsi="Tahoma" w:eastAsia="Tahoma" w:cs="Tahoma"/>
                <w:sz w:val="20"/>
                <w:szCs w:val="20"/>
                <w:lang w:val="en-US"/>
              </w:rPr>
            </w:pP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015321EA" w14:textId="77777777">
            <w:pPr>
              <w:spacing w:line="240" w:lineRule="auto"/>
            </w:pPr>
            <w:r w:rsidRPr="125CA171">
              <w:rPr>
                <w:rFonts w:ascii="Tahoma" w:hAnsi="Tahoma" w:eastAsia="Tahoma" w:cs="Tahoma"/>
                <w:color w:val="000000" w:themeColor="text1"/>
                <w:sz w:val="19"/>
                <w:szCs w:val="19"/>
              </w:rPr>
              <w:t>8966030000000000000 </w:t>
            </w:r>
          </w:p>
        </w:tc>
      </w:tr>
      <w:tr w:rsidR="00077DFE" w:rsidTr="0B23F7AE" w14:paraId="3C87A0F3"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1D418C0E" w14:textId="77777777">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imsi</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76A6C0B0"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763B0457"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512266BB" w14:textId="77777777">
            <w:r w:rsidRPr="125CA171">
              <w:rPr>
                <w:rStyle w:val="normaltextrun"/>
                <w:rFonts w:ascii="Tahoma" w:hAnsi="Tahoma" w:eastAsia="Tahoma" w:cs="Tahoma"/>
                <w:color w:val="000000" w:themeColor="text1"/>
                <w:sz w:val="20"/>
                <w:szCs w:val="20"/>
                <w:lang w:val="en-US"/>
              </w:rPr>
              <w:t>Value of IMSI</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2FCBE7C8" w14:textId="77777777">
            <w:pPr>
              <w:spacing w:line="240" w:lineRule="auto"/>
              <w:rPr>
                <w:rFonts w:ascii="Tahoma" w:hAnsi="Tahoma" w:eastAsia="Tahoma" w:cs="Tahoma"/>
                <w:color w:val="000000" w:themeColor="text1"/>
                <w:sz w:val="19"/>
                <w:szCs w:val="19"/>
              </w:rPr>
            </w:pPr>
            <w:r w:rsidRPr="125CA171">
              <w:rPr>
                <w:rFonts w:ascii="Tahoma" w:hAnsi="Tahoma" w:eastAsia="Tahoma" w:cs="Tahoma"/>
                <w:color w:val="000000" w:themeColor="text1"/>
                <w:sz w:val="19"/>
                <w:szCs w:val="19"/>
              </w:rPr>
              <w:t>520030509758507</w:t>
            </w:r>
          </w:p>
        </w:tc>
      </w:tr>
      <w:tr w:rsidR="00077DFE" w:rsidTr="0B23F7AE" w14:paraId="14B88E20"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3A365415" w14:textId="77777777">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k4id</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5144803F"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4BF8C9D4"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61501439" w14:textId="77777777">
            <w:pPr>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lang w:val="en-US"/>
              </w:rPr>
              <w:t xml:space="preserve">The Key for Identity (K4ID) is a cryptographic key used in SIM cards and </w:t>
            </w:r>
            <w:proofErr w:type="spellStart"/>
            <w:r w:rsidRPr="125CA171">
              <w:rPr>
                <w:rStyle w:val="normaltextrun"/>
                <w:rFonts w:ascii="Tahoma" w:hAnsi="Tahoma" w:eastAsia="Tahoma" w:cs="Tahoma"/>
                <w:color w:val="000000" w:themeColor="text1"/>
                <w:sz w:val="20"/>
                <w:szCs w:val="20"/>
                <w:lang w:val="en-US"/>
              </w:rPr>
              <w:t>eSIMs</w:t>
            </w:r>
            <w:proofErr w:type="spellEnd"/>
            <w:r w:rsidRPr="125CA171">
              <w:rPr>
                <w:rStyle w:val="normaltextrun"/>
                <w:rFonts w:ascii="Tahoma" w:hAnsi="Tahoma" w:eastAsia="Tahoma" w:cs="Tahoma"/>
                <w:color w:val="000000" w:themeColor="text1"/>
                <w:sz w:val="20"/>
                <w:szCs w:val="20"/>
                <w:lang w:val="en-US"/>
              </w:rPr>
              <w:t xml:space="preserve"> for identity authentication and security purposes. The K4ID is one of the keys stored on the SIM card or </w:t>
            </w:r>
            <w:proofErr w:type="spellStart"/>
            <w:r w:rsidRPr="125CA171">
              <w:rPr>
                <w:rStyle w:val="normaltextrun"/>
                <w:rFonts w:ascii="Tahoma" w:hAnsi="Tahoma" w:eastAsia="Tahoma" w:cs="Tahoma"/>
                <w:color w:val="000000" w:themeColor="text1"/>
                <w:sz w:val="20"/>
                <w:szCs w:val="20"/>
                <w:lang w:val="en-US"/>
              </w:rPr>
              <w:t>eSIM</w:t>
            </w:r>
            <w:proofErr w:type="spellEnd"/>
            <w:r w:rsidRPr="125CA171">
              <w:rPr>
                <w:rStyle w:val="normaltextrun"/>
                <w:rFonts w:ascii="Tahoma" w:hAnsi="Tahoma" w:eastAsia="Tahoma" w:cs="Tahoma"/>
                <w:color w:val="000000" w:themeColor="text1"/>
                <w:sz w:val="20"/>
                <w:szCs w:val="20"/>
                <w:lang w:val="en-US"/>
              </w:rPr>
              <w:t xml:space="preserve"> profile and is used to generate authentication tokens and signatures during various security-related operations. It plays a crucial role in verifying the identity of the mobile device (such as a smartphone</w:t>
            </w:r>
            <w:r w:rsidRPr="125CA171">
              <w:rPr>
                <w:rStyle w:val="eop"/>
                <w:rFonts w:ascii="Tahoma" w:hAnsi="Tahoma" w:eastAsia="Tahoma" w:cs="Tahoma"/>
                <w:color w:val="000000" w:themeColor="text1"/>
                <w:sz w:val="20"/>
                <w:szCs w:val="20"/>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5824BECC" w14:textId="77777777">
            <w:pPr>
              <w:spacing w:line="240" w:lineRule="auto"/>
              <w:rPr>
                <w:rFonts w:ascii="Tahoma" w:hAnsi="Tahoma" w:eastAsia="Tahoma" w:cs="Tahoma"/>
                <w:sz w:val="20"/>
                <w:szCs w:val="20"/>
              </w:rPr>
            </w:pPr>
            <w:r w:rsidRPr="125CA171">
              <w:rPr>
                <w:rFonts w:ascii="Tahoma" w:hAnsi="Tahoma" w:eastAsia="Tahoma" w:cs="Tahoma"/>
                <w:sz w:val="20"/>
                <w:szCs w:val="20"/>
              </w:rPr>
              <w:t>196</w:t>
            </w:r>
          </w:p>
        </w:tc>
      </w:tr>
      <w:tr w:rsidR="00077DFE" w:rsidTr="0B23F7AE" w14:paraId="03D9A7A6"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07311854" w14:textId="77777777">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kic</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017EF28F"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7E2C1995"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7C283740" w14:textId="77777777">
            <w:pPr>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lang w:val="en-US"/>
              </w:rPr>
              <w:t xml:space="preserve">The KIC (Key Encryption Key) is a cryptographic key used in SIM cards and </w:t>
            </w:r>
            <w:proofErr w:type="spellStart"/>
            <w:r w:rsidRPr="125CA171">
              <w:rPr>
                <w:rStyle w:val="normaltextrun"/>
                <w:rFonts w:ascii="Tahoma" w:hAnsi="Tahoma" w:eastAsia="Tahoma" w:cs="Tahoma"/>
                <w:color w:val="000000" w:themeColor="text1"/>
                <w:sz w:val="20"/>
                <w:szCs w:val="20"/>
                <w:lang w:val="en-US"/>
              </w:rPr>
              <w:t>eSIMs</w:t>
            </w:r>
            <w:proofErr w:type="spellEnd"/>
            <w:r w:rsidRPr="125CA171">
              <w:rPr>
                <w:rStyle w:val="normaltextrun"/>
                <w:rFonts w:ascii="Tahoma" w:hAnsi="Tahoma" w:eastAsia="Tahoma" w:cs="Tahoma"/>
                <w:color w:val="000000" w:themeColor="text1"/>
                <w:sz w:val="20"/>
                <w:szCs w:val="20"/>
                <w:lang w:val="en-US"/>
              </w:rPr>
              <w:t xml:space="preserve"> for securing communication between the mobile device and the mobile network operator's systems. Specifically, the KIC is used to encrypt data exchanged during authentication and over-the-air operations. </w:t>
            </w:r>
            <w:r w:rsidRPr="125CA171">
              <w:rPr>
                <w:rStyle w:val="eop"/>
                <w:rFonts w:ascii="Tahoma" w:hAnsi="Tahoma" w:eastAsia="Tahoma" w:cs="Tahoma"/>
                <w:color w:val="000000" w:themeColor="text1"/>
                <w:sz w:val="20"/>
                <w:szCs w:val="20"/>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2DDC9F57" w14:textId="77777777">
            <w:pPr>
              <w:spacing w:line="240" w:lineRule="auto"/>
              <w:rPr>
                <w:rFonts w:ascii="Tahoma" w:hAnsi="Tahoma" w:eastAsia="Tahoma" w:cs="Tahoma"/>
                <w:sz w:val="20"/>
                <w:szCs w:val="20"/>
              </w:rPr>
            </w:pPr>
            <w:r w:rsidRPr="125CA171">
              <w:rPr>
                <w:rFonts w:ascii="Tahoma" w:hAnsi="Tahoma" w:eastAsia="Tahoma" w:cs="Tahoma"/>
                <w:sz w:val="20"/>
                <w:szCs w:val="20"/>
              </w:rPr>
              <w:t>28F339D0A4F1DDDF099E461890A98A0A</w:t>
            </w:r>
          </w:p>
        </w:tc>
      </w:tr>
      <w:tr w:rsidR="00077DFE" w:rsidTr="0B23F7AE" w14:paraId="2FCCFEE3"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50013304" w14:textId="77777777">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kycFlag</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590F04A2"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30318F12"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5DF6F30C" w14:textId="77777777">
            <w:pPr>
              <w:spacing w:line="240" w:lineRule="auto"/>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lang w:val="en-US"/>
              </w:rPr>
              <w:t xml:space="preserve">A flag that indicates whether this SIM supports </w:t>
            </w:r>
            <w:proofErr w:type="spellStart"/>
            <w:r w:rsidRPr="125CA171">
              <w:rPr>
                <w:rStyle w:val="normaltextrun"/>
                <w:rFonts w:ascii="Tahoma" w:hAnsi="Tahoma" w:eastAsia="Tahoma" w:cs="Tahoma"/>
                <w:color w:val="000000" w:themeColor="text1"/>
                <w:sz w:val="20"/>
                <w:szCs w:val="20"/>
                <w:lang w:val="en-US"/>
              </w:rPr>
              <w:t>eKYC</w:t>
            </w:r>
            <w:proofErr w:type="spellEnd"/>
            <w:r w:rsidRPr="125CA171">
              <w:rPr>
                <w:rStyle w:val="normaltextrun"/>
                <w:rFonts w:ascii="Tahoma" w:hAnsi="Tahoma" w:eastAsia="Tahoma" w:cs="Tahoma"/>
                <w:color w:val="000000" w:themeColor="text1"/>
                <w:sz w:val="20"/>
                <w:szCs w:val="20"/>
                <w:lang w:val="en-US"/>
              </w:rPr>
              <w:t xml:space="preserve">. If yes, the customer can use </w:t>
            </w:r>
            <w:proofErr w:type="spellStart"/>
            <w:r w:rsidRPr="125CA171">
              <w:rPr>
                <w:rStyle w:val="normaltextrun"/>
                <w:rFonts w:ascii="Tahoma" w:hAnsi="Tahoma" w:eastAsia="Tahoma" w:cs="Tahoma"/>
                <w:color w:val="000000" w:themeColor="text1"/>
                <w:sz w:val="20"/>
                <w:szCs w:val="20"/>
                <w:lang w:val="en-US"/>
              </w:rPr>
              <w:t>eKYC</w:t>
            </w:r>
            <w:proofErr w:type="spellEnd"/>
            <w:r w:rsidRPr="125CA171">
              <w:rPr>
                <w:rStyle w:val="normaltextrun"/>
                <w:rFonts w:ascii="Tahoma" w:hAnsi="Tahoma" w:eastAsia="Tahoma" w:cs="Tahoma"/>
                <w:color w:val="000000" w:themeColor="text1"/>
                <w:sz w:val="20"/>
                <w:szCs w:val="20"/>
                <w:lang w:val="en-US"/>
              </w:rPr>
              <w:t xml:space="preserve"> </w:t>
            </w:r>
            <w:proofErr w:type="gramStart"/>
            <w:r w:rsidRPr="125CA171">
              <w:rPr>
                <w:rStyle w:val="normaltextrun"/>
                <w:rFonts w:ascii="Tahoma" w:hAnsi="Tahoma" w:eastAsia="Tahoma" w:cs="Tahoma"/>
                <w:color w:val="000000" w:themeColor="text1"/>
                <w:sz w:val="20"/>
                <w:szCs w:val="20"/>
                <w:lang w:val="en-US"/>
              </w:rPr>
              <w:t>as a means to</w:t>
            </w:r>
            <w:proofErr w:type="gramEnd"/>
            <w:r w:rsidRPr="125CA171">
              <w:rPr>
                <w:rStyle w:val="normaltextrun"/>
                <w:rFonts w:ascii="Tahoma" w:hAnsi="Tahoma" w:eastAsia="Tahoma" w:cs="Tahoma"/>
                <w:color w:val="000000" w:themeColor="text1"/>
                <w:sz w:val="20"/>
                <w:szCs w:val="20"/>
                <w:lang w:val="en-US"/>
              </w:rPr>
              <w:t xml:space="preserve"> verify their information after </w:t>
            </w:r>
            <w:proofErr w:type="spellStart"/>
            <w:r w:rsidRPr="125CA171">
              <w:rPr>
                <w:rStyle w:val="normaltextrun"/>
                <w:rFonts w:ascii="Tahoma" w:hAnsi="Tahoma" w:eastAsia="Tahoma" w:cs="Tahoma"/>
                <w:color w:val="000000" w:themeColor="text1"/>
                <w:sz w:val="20"/>
                <w:szCs w:val="20"/>
                <w:lang w:val="en-US"/>
              </w:rPr>
              <w:t>prematching</w:t>
            </w:r>
            <w:proofErr w:type="spellEnd"/>
            <w:r w:rsidRPr="125CA171">
              <w:rPr>
                <w:rStyle w:val="normaltextrun"/>
                <w:rFonts w:ascii="Tahoma" w:hAnsi="Tahoma" w:eastAsia="Tahoma" w:cs="Tahoma"/>
                <w:color w:val="000000" w:themeColor="text1"/>
                <w:sz w:val="20"/>
                <w:szCs w:val="20"/>
                <w:lang w:val="en-US"/>
              </w:rPr>
              <w:t xml:space="preserve"> stage. </w:t>
            </w:r>
            <w:r w:rsidRPr="125CA171">
              <w:rPr>
                <w:rStyle w:val="eop"/>
                <w:rFonts w:ascii="Tahoma" w:hAnsi="Tahoma" w:eastAsia="Tahoma" w:cs="Tahoma"/>
                <w:color w:val="000000" w:themeColor="text1"/>
                <w:sz w:val="20"/>
                <w:szCs w:val="20"/>
                <w:lang w:val="en-GB"/>
              </w:rPr>
              <w:t> </w:t>
            </w:r>
          </w:p>
          <w:p w:rsidR="00077DFE" w:rsidP="00877311" w:rsidRDefault="00077DFE" w14:paraId="65D6EBD9" w14:textId="77777777">
            <w:pPr>
              <w:rPr>
                <w:rFonts w:ascii="Segoe UI" w:hAnsi="Segoe UI" w:eastAsia="Segoe UI" w:cs="Segoe UI"/>
                <w:color w:val="F79646" w:themeColor="accent6"/>
                <w:sz w:val="18"/>
                <w:szCs w:val="18"/>
              </w:rPr>
            </w:pPr>
            <w:r w:rsidRPr="125CA171">
              <w:rPr>
                <w:rStyle w:val="normaltextrun"/>
                <w:rFonts w:ascii="Segoe UI" w:hAnsi="Segoe UI" w:eastAsia="Segoe UI" w:cs="Segoe UI"/>
                <w:color w:val="F79646" w:themeColor="accent6"/>
                <w:sz w:val="18"/>
                <w:szCs w:val="18"/>
                <w:lang w:val="en-US"/>
              </w:rPr>
              <w:t> </w:t>
            </w:r>
            <w:r w:rsidRPr="125CA171">
              <w:rPr>
                <w:rStyle w:val="eop"/>
                <w:rFonts w:ascii="Segoe UI" w:hAnsi="Segoe UI" w:eastAsia="Segoe UI" w:cs="Segoe UI"/>
                <w:color w:val="F79646" w:themeColor="accent6"/>
                <w:sz w:val="18"/>
                <w:szCs w:val="18"/>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0122D188" w14:textId="77777777">
            <w:pPr>
              <w:spacing w:line="240" w:lineRule="auto"/>
              <w:rPr>
                <w:rFonts w:ascii="Tahoma" w:hAnsi="Tahoma" w:eastAsia="Tahoma" w:cs="Tahoma"/>
                <w:sz w:val="20"/>
                <w:szCs w:val="20"/>
              </w:rPr>
            </w:pPr>
            <w:r w:rsidRPr="125CA171">
              <w:rPr>
                <w:rFonts w:ascii="Tahoma" w:hAnsi="Tahoma" w:eastAsia="Tahoma" w:cs="Tahoma"/>
                <w:sz w:val="20"/>
                <w:szCs w:val="20"/>
              </w:rPr>
              <w:t>Y</w:t>
            </w:r>
          </w:p>
        </w:tc>
      </w:tr>
      <w:tr w:rsidR="00077DFE" w:rsidTr="0B23F7AE" w14:paraId="7082C8D9"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5E8497EB" w14:textId="77777777">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matchingId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1FC4F4C1"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61EE568B"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0F7B08D0" w14:textId="77777777">
            <w:pPr>
              <w:spacing w:line="240" w:lineRule="auto"/>
              <w:rPr>
                <w:rFonts w:ascii="Tahoma" w:hAnsi="Tahoma" w:eastAsia="Tahoma" w:cs="Tahoma"/>
                <w:sz w:val="20"/>
                <w:szCs w:val="20"/>
              </w:rPr>
            </w:pPr>
            <w:r w:rsidRPr="125CA171">
              <w:rPr>
                <w:rFonts w:ascii="Tahoma" w:hAnsi="Tahoma" w:eastAsia="Tahoma" w:cs="Tahoma"/>
                <w:sz w:val="20"/>
                <w:szCs w:val="20"/>
                <w:lang w:val="en-US"/>
              </w:rPr>
              <w:t xml:space="preserve">A unique identifier used by the SMDP+ server to match a specific </w:t>
            </w:r>
            <w:proofErr w:type="spellStart"/>
            <w:r w:rsidRPr="125CA171">
              <w:rPr>
                <w:rFonts w:ascii="Tahoma" w:hAnsi="Tahoma" w:eastAsia="Tahoma" w:cs="Tahoma"/>
                <w:sz w:val="20"/>
                <w:szCs w:val="20"/>
                <w:lang w:val="en-US"/>
              </w:rPr>
              <w:t>eSIM</w:t>
            </w:r>
            <w:proofErr w:type="spellEnd"/>
            <w:r w:rsidRPr="125CA171">
              <w:rPr>
                <w:rFonts w:ascii="Tahoma" w:hAnsi="Tahoma" w:eastAsia="Tahoma" w:cs="Tahoma"/>
                <w:sz w:val="20"/>
                <w:szCs w:val="20"/>
                <w:lang w:val="en-US"/>
              </w:rPr>
              <w:t xml:space="preserve"> profile to the request made by the Local Profile Assistant (LPA) on the device.  </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7E0DBFC4" w14:textId="77777777">
            <w:pPr>
              <w:spacing w:line="240" w:lineRule="auto"/>
              <w:rPr>
                <w:rFonts w:ascii="Tahoma" w:hAnsi="Tahoma" w:eastAsia="Tahoma" w:cs="Tahoma"/>
                <w:sz w:val="20"/>
                <w:szCs w:val="20"/>
              </w:rPr>
            </w:pPr>
            <w:r w:rsidRPr="125CA171">
              <w:rPr>
                <w:rFonts w:ascii="Tahoma" w:hAnsi="Tahoma" w:eastAsia="Tahoma" w:cs="Tahoma"/>
                <w:sz w:val="20"/>
                <w:szCs w:val="20"/>
              </w:rPr>
              <w:t>02213695430F428795EE602337C2D291</w:t>
            </w:r>
          </w:p>
        </w:tc>
      </w:tr>
      <w:tr w:rsidR="00077DFE" w:rsidTr="0B23F7AE" w14:paraId="45675276"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64601667"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networkCode</w:t>
            </w:r>
            <w:proofErr w:type="spellEnd"/>
            <w:r w:rsidRPr="32B8416E">
              <w:rPr>
                <w:rFonts w:ascii="Tahoma" w:hAnsi="Tahoma" w:eastAsia="Tahoma" w:cs="Tahoma"/>
                <w:sz w:val="20"/>
                <w:szCs w:val="20"/>
                <w:lang w:val="en-US"/>
              </w:rPr>
              <w:t> </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55486B12"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564082D4" w14:textId="77777777">
            <w:pPr>
              <w:spacing w:line="240" w:lineRule="auto"/>
              <w:rPr>
                <w:rFonts w:ascii="Tahoma" w:hAnsi="Tahoma" w:eastAsia="Tahoma" w:cs="Tahoma"/>
                <w:sz w:val="20"/>
                <w:szCs w:val="20"/>
              </w:rPr>
            </w:pPr>
            <w:r w:rsidRPr="32B8416E">
              <w:rPr>
                <w:rFonts w:ascii="Tahoma" w:hAnsi="Tahoma" w:eastAsia="Tahoma" w:cs="Tahoma"/>
                <w:sz w:val="20"/>
                <w:szCs w:val="20"/>
              </w:rPr>
              <w:t>String </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03E7F16F" w14:textId="77777777">
            <w:pPr>
              <w:spacing w:line="240" w:lineRule="auto"/>
              <w:rPr>
                <w:rFonts w:ascii="Tahoma" w:hAnsi="Tahoma" w:eastAsia="Tahoma" w:cs="Tahoma"/>
                <w:sz w:val="20"/>
                <w:szCs w:val="20"/>
              </w:rPr>
            </w:pPr>
            <w:r w:rsidRPr="32B8416E">
              <w:rPr>
                <w:rFonts w:ascii="Tahoma" w:hAnsi="Tahoma" w:eastAsia="Tahoma" w:cs="Tahoma"/>
                <w:sz w:val="20"/>
                <w:szCs w:val="20"/>
              </w:rPr>
              <w:t>The operator’s network code. Different subsidiaries have different operator codes. For example, AWN uses an operator code of 03.</w:t>
            </w:r>
          </w:p>
          <w:p w:rsidR="00077DFE" w:rsidP="00877311" w:rsidRDefault="00077DFE" w14:paraId="7425F0CF" w14:textId="77777777">
            <w:pPr>
              <w:spacing w:line="240" w:lineRule="auto"/>
              <w:rPr>
                <w:rFonts w:ascii="Tahoma" w:hAnsi="Tahoma" w:eastAsia="Tahoma" w:cs="Tahoma"/>
                <w:sz w:val="20"/>
                <w:szCs w:val="20"/>
              </w:rPr>
            </w:pPr>
            <w:r w:rsidRPr="32B8416E">
              <w:rPr>
                <w:rFonts w:ascii="Tahoma" w:hAnsi="Tahoma" w:eastAsia="Tahoma" w:cs="Tahoma"/>
                <w:sz w:val="20"/>
                <w:szCs w:val="20"/>
              </w:rPr>
              <w:t>Example: 03</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6E942BF5" w14:textId="77777777">
            <w:pPr>
              <w:spacing w:line="240" w:lineRule="auto"/>
              <w:rPr>
                <w:rFonts w:ascii="Tahoma" w:hAnsi="Tahoma" w:eastAsia="Tahoma" w:cs="Tahoma"/>
                <w:sz w:val="20"/>
                <w:szCs w:val="20"/>
              </w:rPr>
            </w:pPr>
            <w:r w:rsidRPr="32B8416E">
              <w:rPr>
                <w:rFonts w:ascii="Tahoma" w:hAnsi="Tahoma" w:eastAsia="Tahoma" w:cs="Tahoma"/>
                <w:sz w:val="20"/>
                <w:szCs w:val="20"/>
              </w:rPr>
              <w:t>03</w:t>
            </w:r>
          </w:p>
        </w:tc>
      </w:tr>
      <w:tr w:rsidR="00077DFE" w:rsidTr="0B23F7AE" w14:paraId="63E58761"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27D34778"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networkName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6F698ED2"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3F991263"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6E6342CB" w14:textId="77777777">
            <w:pPr>
              <w:spacing w:line="240" w:lineRule="auto"/>
              <w:rPr>
                <w:rFonts w:ascii="Tahoma" w:hAnsi="Tahoma" w:eastAsia="Tahoma" w:cs="Tahoma"/>
                <w:sz w:val="20"/>
                <w:szCs w:val="20"/>
              </w:rPr>
            </w:pPr>
            <w:r w:rsidRPr="32B8416E">
              <w:rPr>
                <w:rFonts w:ascii="Tahoma" w:hAnsi="Tahoma" w:eastAsia="Tahoma" w:cs="Tahoma"/>
                <w:sz w:val="20"/>
                <w:szCs w:val="20"/>
              </w:rPr>
              <w:t>The name that the network code references</w:t>
            </w:r>
          </w:p>
          <w:p w:rsidR="00077DFE" w:rsidP="00877311" w:rsidRDefault="00077DFE" w14:paraId="710655FC" w14:textId="77777777">
            <w:pPr>
              <w:spacing w:line="240" w:lineRule="auto"/>
              <w:rPr>
                <w:rFonts w:ascii="Tahoma" w:hAnsi="Tahoma" w:eastAsia="Tahoma" w:cs="Tahoma"/>
                <w:sz w:val="20"/>
                <w:szCs w:val="20"/>
              </w:rPr>
            </w:pPr>
          </w:p>
          <w:p w:rsidR="00077DFE" w:rsidP="00877311" w:rsidRDefault="00077DFE" w14:paraId="1B1DA880" w14:textId="77777777">
            <w:pPr>
              <w:spacing w:line="240" w:lineRule="auto"/>
            </w:pPr>
            <w:r w:rsidRPr="32B8416E">
              <w:rPr>
                <w:rFonts w:ascii="Tahoma" w:hAnsi="Tahoma" w:eastAsia="Tahoma" w:cs="Tahoma"/>
                <w:sz w:val="20"/>
                <w:szCs w:val="20"/>
                <w:lang w:val="en-US"/>
              </w:rPr>
              <w:t>Mapping list (</w:t>
            </w:r>
            <w:proofErr w:type="spellStart"/>
            <w:r w:rsidRPr="32B8416E">
              <w:rPr>
                <w:rFonts w:ascii="Tahoma" w:hAnsi="Tahoma" w:eastAsia="Tahoma" w:cs="Tahoma"/>
                <w:sz w:val="20"/>
                <w:szCs w:val="20"/>
                <w:lang w:val="en-US"/>
              </w:rPr>
              <w:t>newtworkCode</w:t>
            </w:r>
            <w:proofErr w:type="spellEnd"/>
            <w:r w:rsidRPr="32B8416E">
              <w:rPr>
                <w:rFonts w:ascii="Tahoma" w:hAnsi="Tahoma" w:eastAsia="Tahoma" w:cs="Tahoma"/>
                <w:sz w:val="20"/>
                <w:szCs w:val="20"/>
              </w:rPr>
              <w:t xml:space="preserve">: </w:t>
            </w:r>
            <w:proofErr w:type="spellStart"/>
            <w:r w:rsidRPr="32B8416E">
              <w:rPr>
                <w:rFonts w:ascii="Tahoma" w:hAnsi="Tahoma" w:eastAsia="Tahoma" w:cs="Tahoma"/>
                <w:sz w:val="20"/>
                <w:szCs w:val="20"/>
              </w:rPr>
              <w:t>networkName</w:t>
            </w:r>
            <w:proofErr w:type="spellEnd"/>
            <w:r w:rsidRPr="32B8416E">
              <w:rPr>
                <w:rFonts w:ascii="Tahoma" w:hAnsi="Tahoma" w:eastAsia="Tahoma" w:cs="Tahoma"/>
                <w:sz w:val="20"/>
                <w:szCs w:val="20"/>
              </w:rPr>
              <w:t>):</w:t>
            </w:r>
          </w:p>
          <w:p w:rsidR="00077DFE" w:rsidP="00877311" w:rsidRDefault="00077DFE" w14:paraId="5BD5E507" w14:textId="77777777">
            <w:pPr>
              <w:spacing w:line="240" w:lineRule="auto"/>
              <w:rPr>
                <w:rFonts w:ascii="Tahoma" w:hAnsi="Tahoma" w:eastAsia="Tahoma" w:cs="Tahoma"/>
                <w:sz w:val="20"/>
                <w:szCs w:val="20"/>
              </w:rPr>
            </w:pPr>
            <w:r w:rsidRPr="32B8416E">
              <w:rPr>
                <w:rFonts w:ascii="Tahoma" w:hAnsi="Tahoma" w:eastAsia="Tahoma" w:cs="Tahoma"/>
                <w:sz w:val="20"/>
                <w:szCs w:val="20"/>
              </w:rPr>
              <w:t>• 03: AWN</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37C03607" w14:textId="77777777">
            <w:pPr>
              <w:spacing w:line="240" w:lineRule="auto"/>
              <w:rPr>
                <w:rFonts w:ascii="Tahoma" w:hAnsi="Tahoma" w:eastAsia="Tahoma" w:cs="Tahoma"/>
                <w:sz w:val="20"/>
                <w:szCs w:val="20"/>
              </w:rPr>
            </w:pPr>
            <w:r w:rsidRPr="32B8416E">
              <w:rPr>
                <w:rFonts w:ascii="Tahoma" w:hAnsi="Tahoma" w:eastAsia="Tahoma" w:cs="Tahoma"/>
                <w:sz w:val="20"/>
                <w:szCs w:val="20"/>
              </w:rPr>
              <w:t>AWN</w:t>
            </w:r>
          </w:p>
        </w:tc>
      </w:tr>
      <w:tr w:rsidR="00077DFE" w:rsidTr="0B23F7AE" w14:paraId="546B582C"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13674587" w14:textId="77777777">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pin1</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7BE2F6AD"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4D1E3240"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7DCD0C83" w:rsidRDefault="00077DFE" w14:paraId="1A7A8E34" w14:textId="77777777">
            <w:pPr>
              <w:spacing w:line="240" w:lineRule="auto"/>
              <w:rPr>
                <w:rFonts w:ascii="Tahoma" w:hAnsi="Tahoma" w:eastAsia="Tahoma" w:cs="Tahoma"/>
                <w:color w:val="000000" w:themeColor="text1"/>
                <w:sz w:val="20"/>
                <w:szCs w:val="20"/>
                <w:lang w:val="en-US"/>
              </w:rPr>
            </w:pPr>
            <w:r w:rsidRPr="7DCD0C83">
              <w:rPr>
                <w:rStyle w:val="normaltextrun"/>
                <w:rFonts w:ascii="Tahoma" w:hAnsi="Tahoma" w:eastAsia="Tahoma" w:cs="Tahoma"/>
                <w:color w:val="000000" w:themeColor="text1"/>
                <w:sz w:val="20"/>
                <w:szCs w:val="20"/>
                <w:lang w:val="en-US"/>
              </w:rPr>
              <w:t xml:space="preserve">This is the primary PIN associated with a SIM card. It is used to protect access to basic functionalities of the SIM card, such as making phone calls, sending SMS messages, and accessing mobile data services. Whenever the device is powered </w:t>
            </w:r>
            <w:proofErr w:type="gramStart"/>
            <w:r w:rsidRPr="7DCD0C83">
              <w:rPr>
                <w:rStyle w:val="normaltextrun"/>
                <w:rFonts w:ascii="Tahoma" w:hAnsi="Tahoma" w:eastAsia="Tahoma" w:cs="Tahoma"/>
                <w:color w:val="000000" w:themeColor="text1"/>
                <w:sz w:val="20"/>
                <w:szCs w:val="20"/>
                <w:lang w:val="en-US"/>
              </w:rPr>
              <w:t>on</w:t>
            </w:r>
            <w:proofErr w:type="gramEnd"/>
            <w:r w:rsidRPr="7DCD0C83">
              <w:rPr>
                <w:rStyle w:val="normaltextrun"/>
                <w:rFonts w:ascii="Tahoma" w:hAnsi="Tahoma" w:eastAsia="Tahoma" w:cs="Tahoma"/>
                <w:color w:val="000000" w:themeColor="text1"/>
                <w:sz w:val="20"/>
                <w:szCs w:val="20"/>
                <w:lang w:val="en-US"/>
              </w:rPr>
              <w:t xml:space="preserve"> or the SIM card is</w:t>
            </w:r>
            <w:r w:rsidRPr="7DCD0C83">
              <w:rPr>
                <w:rStyle w:val="eop"/>
                <w:rFonts w:ascii="Tahoma" w:hAnsi="Tahoma" w:eastAsia="Tahoma" w:cs="Tahoma"/>
                <w:color w:val="000000" w:themeColor="text1"/>
                <w:sz w:val="20"/>
                <w:szCs w:val="20"/>
                <w:lang w:val="en-US"/>
              </w:rPr>
              <w:t> </w:t>
            </w:r>
          </w:p>
          <w:p w:rsidR="00077DFE" w:rsidP="00877311" w:rsidRDefault="00077DFE" w14:paraId="6AAE2945" w14:textId="77777777">
            <w:pPr>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rPr>
              <w:t>inserted, the user typically needs to enter the PIN1 to unlock the SIM card and gain access to these basic services </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367227BD" w14:textId="77777777">
            <w:pPr>
              <w:spacing w:line="240" w:lineRule="auto"/>
              <w:rPr>
                <w:rFonts w:ascii="Tahoma" w:hAnsi="Tahoma" w:eastAsia="Tahoma" w:cs="Tahoma"/>
                <w:sz w:val="20"/>
                <w:szCs w:val="20"/>
              </w:rPr>
            </w:pPr>
            <w:r w:rsidRPr="125CA171">
              <w:rPr>
                <w:rFonts w:ascii="Tahoma" w:hAnsi="Tahoma" w:eastAsia="Tahoma" w:cs="Tahoma"/>
                <w:sz w:val="20"/>
                <w:szCs w:val="20"/>
              </w:rPr>
              <w:t>1234</w:t>
            </w:r>
          </w:p>
        </w:tc>
      </w:tr>
      <w:tr w:rsidR="00077DFE" w:rsidTr="0B23F7AE" w14:paraId="6AA15522"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35227A02" w14:textId="77777777">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pin2</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06AF7965"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14D0C2EE"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27D2D085" w14:textId="77777777">
            <w:pPr>
              <w:rPr>
                <w:rFonts w:ascii="Tahoma" w:hAnsi="Tahoma" w:eastAsia="Tahoma" w:cs="Tahoma"/>
                <w:color w:val="000000" w:themeColor="text1"/>
                <w:sz w:val="20"/>
                <w:szCs w:val="20"/>
              </w:rPr>
            </w:pPr>
            <w:r w:rsidRPr="125CA171">
              <w:rPr>
                <w:rStyle w:val="normaltextrun"/>
                <w:rFonts w:ascii="Tahoma" w:hAnsi="Tahoma" w:eastAsia="Tahoma" w:cs="Tahoma"/>
                <w:color w:val="000000" w:themeColor="text1"/>
                <w:sz w:val="20"/>
                <w:szCs w:val="20"/>
                <w:lang w:val="en-US"/>
              </w:rPr>
              <w:t>This is a secondary PIN used to secure access to more sensitive or advanced functionalities on the SIM card. It is primarily used for accessing functions related to the SIM card's supplementary services, such as call forwarding, call barring, changing the PIN1, and accessing the fixed dialing list (FDN). PIN2 is required when performing operations that may have a greater impact on the subscriber's account or privacy</w:t>
            </w:r>
            <w:r w:rsidRPr="125CA171">
              <w:rPr>
                <w:rStyle w:val="eop"/>
                <w:rFonts w:ascii="Tahoma" w:hAnsi="Tahoma" w:eastAsia="Tahoma" w:cs="Tahoma"/>
                <w:color w:val="000000" w:themeColor="text1"/>
                <w:sz w:val="20"/>
                <w:szCs w:val="20"/>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5D9650A9" w14:textId="77777777">
            <w:pPr>
              <w:spacing w:line="240" w:lineRule="auto"/>
              <w:rPr>
                <w:rFonts w:ascii="Tahoma" w:hAnsi="Tahoma" w:eastAsia="Tahoma" w:cs="Tahoma"/>
                <w:sz w:val="20"/>
                <w:szCs w:val="20"/>
              </w:rPr>
            </w:pPr>
            <w:r w:rsidRPr="125CA171">
              <w:rPr>
                <w:rFonts w:ascii="Tahoma" w:hAnsi="Tahoma" w:eastAsia="Tahoma" w:cs="Tahoma"/>
                <w:sz w:val="20"/>
                <w:szCs w:val="20"/>
              </w:rPr>
              <w:t>2412</w:t>
            </w:r>
          </w:p>
        </w:tc>
      </w:tr>
      <w:tr w:rsidR="00077DFE" w:rsidTr="0B23F7AE" w14:paraId="5D9669FD"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1F1D5D8A"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prevStatus</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449A3D9F"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6C3ADB8B"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29055B15"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The previous sim state before it was last modified</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4D840A92" w14:textId="77777777">
            <w:pPr>
              <w:spacing w:line="240" w:lineRule="auto"/>
              <w:rPr>
                <w:rFonts w:ascii="Tahoma" w:hAnsi="Tahoma" w:eastAsia="Tahoma" w:cs="Tahoma"/>
                <w:sz w:val="20"/>
                <w:szCs w:val="20"/>
              </w:rPr>
            </w:pPr>
            <w:r w:rsidRPr="32B8416E">
              <w:rPr>
                <w:rFonts w:ascii="Tahoma" w:hAnsi="Tahoma" w:eastAsia="Tahoma" w:cs="Tahoma"/>
                <w:sz w:val="20"/>
                <w:szCs w:val="20"/>
              </w:rPr>
              <w:t>Available</w:t>
            </w:r>
          </w:p>
        </w:tc>
      </w:tr>
      <w:tr w:rsidR="00077DFE" w:rsidTr="0B23F7AE" w14:paraId="5CCA0240"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5CB2CB80" w14:textId="77777777">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puk1</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5235D50D"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763B2E9C"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5777FD2C" w14:textId="77777777">
            <w:pPr>
              <w:spacing w:line="240" w:lineRule="auto"/>
            </w:pPr>
            <w:r w:rsidRPr="125CA171">
              <w:rPr>
                <w:rStyle w:val="normaltextrun"/>
                <w:rFonts w:ascii="Tahoma" w:hAnsi="Tahoma" w:eastAsia="Tahoma" w:cs="Tahoma"/>
                <w:color w:val="000000" w:themeColor="text1"/>
                <w:sz w:val="19"/>
                <w:szCs w:val="19"/>
                <w:lang w:val="en-US"/>
              </w:rPr>
              <w:t>PUK1 is used to unlock the SIM card when the primary PIN (PIN1) has been entered incorrectly multiple times. When a user enters an incorrect PIN1 several times in a row (usually three to ten times, depending on the mobile network operator's policy), the SIM card becomes locked, and the user is prompted to enter the PUK1 to unlock it. Entering the correct PUK1 allows the user to reset the PIN1 and regain access to the SIM card's basic functionalities.</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31386D68" w14:textId="77777777">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18295307</w:t>
            </w:r>
          </w:p>
        </w:tc>
      </w:tr>
      <w:tr w:rsidR="00077DFE" w:rsidTr="0B23F7AE" w14:paraId="334642A5"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4CC5386D" w14:textId="77777777">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puk2</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45128C02"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7391FD78"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42B5CF24" w14:textId="77777777">
            <w:pPr>
              <w:rPr>
                <w:rFonts w:ascii="Tahoma" w:hAnsi="Tahoma" w:eastAsia="Tahoma" w:cs="Tahoma"/>
                <w:color w:val="000000" w:themeColor="text1"/>
                <w:sz w:val="20"/>
                <w:szCs w:val="20"/>
                <w:lang w:val="en-US"/>
              </w:rPr>
            </w:pPr>
            <w:r w:rsidRPr="125CA171">
              <w:rPr>
                <w:rStyle w:val="normaltextrun"/>
                <w:rFonts w:ascii="Tahoma" w:hAnsi="Tahoma" w:eastAsia="Tahoma" w:cs="Tahoma"/>
                <w:color w:val="000000" w:themeColor="text1"/>
                <w:sz w:val="20"/>
                <w:szCs w:val="20"/>
                <w:lang w:val="en-US"/>
              </w:rPr>
              <w:t xml:space="preserve">PUK2 is used to unlock supplementary services and functions on the SIM card when the secondary PIN (PIN2) has been entered incorrectly multiple times. </w:t>
            </w:r>
            <w:proofErr w:type="gramStart"/>
            <w:r w:rsidRPr="125CA171">
              <w:rPr>
                <w:rStyle w:val="normaltextrun"/>
                <w:rFonts w:ascii="Tahoma" w:hAnsi="Tahoma" w:eastAsia="Tahoma" w:cs="Tahoma"/>
                <w:color w:val="000000" w:themeColor="text1"/>
                <w:sz w:val="20"/>
                <w:szCs w:val="20"/>
                <w:lang w:val="en-US"/>
              </w:rPr>
              <w:t>Similar to</w:t>
            </w:r>
            <w:proofErr w:type="gramEnd"/>
            <w:r w:rsidRPr="125CA171">
              <w:rPr>
                <w:rStyle w:val="normaltextrun"/>
                <w:rFonts w:ascii="Tahoma" w:hAnsi="Tahoma" w:eastAsia="Tahoma" w:cs="Tahoma"/>
                <w:color w:val="000000" w:themeColor="text1"/>
                <w:sz w:val="20"/>
                <w:szCs w:val="20"/>
                <w:lang w:val="en-US"/>
              </w:rPr>
              <w:t xml:space="preserve"> PUK1, when a user enters an incorrect PIN2 several times in a row, the SIM card may become locked, requiring the user to enter the PUK2 to unlock access to functions such as call barring, call forwarding, and the fixed dialing list (FDN).</w:t>
            </w:r>
            <w:r w:rsidRPr="125CA171">
              <w:rPr>
                <w:rStyle w:val="eop"/>
                <w:rFonts w:ascii="Tahoma" w:hAnsi="Tahoma" w:eastAsia="Tahoma" w:cs="Tahoma"/>
                <w:color w:val="000000" w:themeColor="text1"/>
                <w:sz w:val="20"/>
                <w:szCs w:val="20"/>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53D87D28" w14:textId="77777777">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12965991</w:t>
            </w:r>
          </w:p>
        </w:tc>
      </w:tr>
      <w:tr w:rsidR="00077DFE" w:rsidTr="0B23F7AE" w14:paraId="19885D3A"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297788FD" w14:textId="77777777">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qrCodeInfo</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69CF0B9A"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46FD0DE7"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750B3387" w14:textId="77777777">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 xml:space="preserve">Contains QR Code information used to download the </w:t>
            </w:r>
            <w:proofErr w:type="spellStart"/>
            <w:r w:rsidRPr="125CA171">
              <w:rPr>
                <w:rFonts w:ascii="Tahoma" w:hAnsi="Tahoma" w:eastAsia="Tahoma" w:cs="Tahoma"/>
                <w:sz w:val="20"/>
                <w:szCs w:val="20"/>
                <w:lang w:val="en-US"/>
              </w:rPr>
              <w:t>eSIM</w:t>
            </w:r>
            <w:proofErr w:type="spellEnd"/>
            <w:r w:rsidRPr="125CA171">
              <w:rPr>
                <w:rFonts w:ascii="Tahoma" w:hAnsi="Tahoma" w:eastAsia="Tahoma" w:cs="Tahoma"/>
                <w:sz w:val="20"/>
                <w:szCs w:val="20"/>
                <w:lang w:val="en-US"/>
              </w:rPr>
              <w:t xml:space="preserve"> profile. Is acquired along with the </w:t>
            </w:r>
            <w:proofErr w:type="spellStart"/>
            <w:r w:rsidRPr="125CA171">
              <w:rPr>
                <w:rFonts w:ascii="Tahoma" w:hAnsi="Tahoma" w:eastAsia="Tahoma" w:cs="Tahoma"/>
                <w:sz w:val="20"/>
                <w:szCs w:val="20"/>
                <w:lang w:val="en-US"/>
              </w:rPr>
              <w:t>eSIM</w:t>
            </w:r>
            <w:proofErr w:type="spellEnd"/>
            <w:r w:rsidRPr="125CA171">
              <w:rPr>
                <w:rFonts w:ascii="Tahoma" w:hAnsi="Tahoma" w:eastAsia="Tahoma" w:cs="Tahoma"/>
                <w:sz w:val="20"/>
                <w:szCs w:val="20"/>
                <w:lang w:val="en-US"/>
              </w:rPr>
              <w:t xml:space="preserve"> when bought from vendor (ECP). Unique to </w:t>
            </w:r>
            <w:proofErr w:type="spellStart"/>
            <w:r w:rsidRPr="125CA171">
              <w:rPr>
                <w:rFonts w:ascii="Tahoma" w:hAnsi="Tahoma" w:eastAsia="Tahoma" w:cs="Tahoma"/>
                <w:sz w:val="20"/>
                <w:szCs w:val="20"/>
                <w:lang w:val="en-US"/>
              </w:rPr>
              <w:t>eSIMs</w:t>
            </w:r>
            <w:proofErr w:type="spellEnd"/>
            <w:r w:rsidRPr="125CA171">
              <w:rPr>
                <w:rFonts w:ascii="Tahoma" w:hAnsi="Tahoma" w:eastAsia="Tahoma" w:cs="Tahoma"/>
                <w:sz w:val="20"/>
                <w:szCs w:val="20"/>
                <w:lang w:val="en-US"/>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49C4AF5D" w14:textId="77777777">
            <w:pPr>
              <w:spacing w:line="240" w:lineRule="auto"/>
              <w:rPr>
                <w:rFonts w:ascii="Tahoma" w:hAnsi="Tahoma" w:eastAsia="Tahoma" w:cs="Tahoma"/>
                <w:sz w:val="20"/>
                <w:szCs w:val="20"/>
                <w:lang w:val="en-US"/>
              </w:rPr>
            </w:pPr>
            <w:r w:rsidRPr="125CA171">
              <w:rPr>
                <w:rFonts w:ascii="Tahoma" w:hAnsi="Tahoma" w:eastAsia="Tahoma" w:cs="Tahoma"/>
                <w:sz w:val="20"/>
                <w:szCs w:val="20"/>
                <w:lang w:val="en-US"/>
              </w:rPr>
              <w:t>LPA:1$ais.eastcompeace.com$02213695430F428795EE602337C2D291</w:t>
            </w:r>
          </w:p>
        </w:tc>
      </w:tr>
      <w:tr w:rsidR="00077DFE" w:rsidTr="0B23F7AE" w14:paraId="3F1530D1"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21445A85"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remark</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56516B05"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0C837C55"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2B45705E" w14:textId="77777777">
            <w:pPr>
              <w:spacing w:line="240" w:lineRule="auto"/>
              <w:rPr>
                <w:rFonts w:ascii="Tahoma" w:hAnsi="Tahoma" w:eastAsia="Tahoma" w:cs="Tahoma"/>
                <w:sz w:val="20"/>
                <w:szCs w:val="20"/>
              </w:rPr>
            </w:pPr>
            <w:r w:rsidRPr="32B8416E">
              <w:rPr>
                <w:rFonts w:ascii="Tahoma" w:hAnsi="Tahoma" w:eastAsia="Tahoma" w:cs="Tahoma"/>
                <w:sz w:val="20"/>
                <w:szCs w:val="20"/>
                <w:lang w:val="en-US"/>
              </w:rPr>
              <w:t xml:space="preserve">User inputted </w:t>
            </w:r>
            <w:r w:rsidRPr="32B8416E">
              <w:rPr>
                <w:rFonts w:ascii="Tahoma" w:hAnsi="Tahoma" w:eastAsia="Tahoma" w:cs="Tahoma"/>
                <w:sz w:val="20"/>
                <w:szCs w:val="20"/>
              </w:rPr>
              <w:t>text describing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21F4956D" w14:textId="77777777">
            <w:pPr>
              <w:spacing w:line="240" w:lineRule="auto"/>
              <w:rPr>
                <w:rFonts w:ascii="Calibri" w:hAnsi="Calibri" w:cs="Calibri"/>
                <w:color w:val="000000" w:themeColor="text1"/>
                <w:lang w:val="en-GB"/>
              </w:rPr>
            </w:pPr>
            <w:r w:rsidRPr="32B8416E">
              <w:rPr>
                <w:rFonts w:ascii="Calibri" w:hAnsi="Calibri" w:cs="Calibri"/>
                <w:color w:val="000000" w:themeColor="text1"/>
                <w:lang w:val="en-GB"/>
              </w:rPr>
              <w:t>“”</w:t>
            </w:r>
          </w:p>
        </w:tc>
      </w:tr>
      <w:tr w:rsidR="00077DFE" w:rsidTr="0B23F7AE" w14:paraId="4FEBE376"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228E8731"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regionCode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50E5160D"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7F8BD3D9"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0AAE3262" w14:textId="77777777">
            <w:pPr>
              <w:spacing w:line="240" w:lineRule="auto"/>
              <w:rPr>
                <w:rFonts w:ascii="Tahoma" w:hAnsi="Tahoma" w:eastAsia="Tahoma" w:cs="Tahoma"/>
                <w:color w:val="000000" w:themeColor="text1"/>
                <w:sz w:val="20"/>
                <w:szCs w:val="20"/>
              </w:rPr>
            </w:pPr>
            <w:r w:rsidRPr="32B8416E">
              <w:rPr>
                <w:rStyle w:val="normaltextrun"/>
                <w:rFonts w:ascii="Tahoma" w:hAnsi="Tahoma" w:eastAsia="Tahoma" w:cs="Tahoma"/>
                <w:color w:val="000000" w:themeColor="text1"/>
                <w:sz w:val="20"/>
                <w:szCs w:val="20"/>
                <w:lang w:val="en-US"/>
              </w:rPr>
              <w:t xml:space="preserve">A </w:t>
            </w:r>
            <w:proofErr w:type="gramStart"/>
            <w:r w:rsidRPr="32B8416E">
              <w:rPr>
                <w:rStyle w:val="normaltextrun"/>
                <w:rFonts w:ascii="Tahoma" w:hAnsi="Tahoma" w:eastAsia="Tahoma" w:cs="Tahoma"/>
                <w:color w:val="000000" w:themeColor="text1"/>
                <w:sz w:val="20"/>
                <w:szCs w:val="20"/>
                <w:lang w:val="en-US"/>
              </w:rPr>
              <w:t>5 digit</w:t>
            </w:r>
            <w:proofErr w:type="gramEnd"/>
            <w:r w:rsidRPr="32B8416E">
              <w:rPr>
                <w:rStyle w:val="normaltextrun"/>
                <w:rFonts w:ascii="Tahoma" w:hAnsi="Tahoma" w:eastAsia="Tahoma" w:cs="Tahoma"/>
                <w:color w:val="000000" w:themeColor="text1"/>
                <w:sz w:val="20"/>
                <w:szCs w:val="20"/>
                <w:lang w:val="en-US"/>
              </w:rPr>
              <w:t xml:space="preserve"> code that specifies a region in Thailand. After Perso SIM when SIM is associated with an IMSI, the region of the SIM will depend on the parent region of the IMSI. Also stored in sim.</w:t>
            </w:r>
            <w:r w:rsidRPr="32B8416E">
              <w:rPr>
                <w:rStyle w:val="eop"/>
                <w:rFonts w:ascii="Tahoma" w:hAnsi="Tahoma" w:eastAsia="Tahoma" w:cs="Tahoma"/>
                <w:color w:val="000000" w:themeColor="text1"/>
                <w:sz w:val="20"/>
                <w:szCs w:val="20"/>
                <w:lang w:val="en-GB"/>
              </w:rPr>
              <w:t> </w:t>
            </w:r>
          </w:p>
          <w:p w:rsidR="00077DFE" w:rsidP="00877311" w:rsidRDefault="00077DFE" w14:paraId="57CF898E" w14:textId="77777777">
            <w:pPr>
              <w:spacing w:line="240" w:lineRule="auto"/>
              <w:rPr>
                <w:rFonts w:ascii="Tahoma" w:hAnsi="Tahoma" w:eastAsia="Tahoma" w:cs="Tahoma"/>
                <w:color w:val="000000" w:themeColor="text1"/>
                <w:sz w:val="20"/>
                <w:szCs w:val="20"/>
              </w:rPr>
            </w:pPr>
            <w:r w:rsidRPr="32B8416E">
              <w:rPr>
                <w:rStyle w:val="normaltextrun"/>
                <w:rFonts w:ascii="Tahoma" w:hAnsi="Tahoma" w:eastAsia="Tahoma" w:cs="Tahoma"/>
                <w:color w:val="000000" w:themeColor="text1"/>
                <w:sz w:val="20"/>
                <w:szCs w:val="20"/>
              </w:rPr>
              <w:t> </w:t>
            </w:r>
            <w:r w:rsidRPr="32B8416E">
              <w:rPr>
                <w:rStyle w:val="eop"/>
                <w:rFonts w:ascii="Tahoma" w:hAnsi="Tahoma" w:eastAsia="Tahoma" w:cs="Tahoma"/>
                <w:color w:val="000000" w:themeColor="text1"/>
                <w:sz w:val="20"/>
                <w:szCs w:val="20"/>
                <w:lang w:val="en-GB"/>
              </w:rPr>
              <w:t> </w:t>
            </w:r>
          </w:p>
          <w:p w:rsidR="00077DFE" w:rsidP="00877311" w:rsidRDefault="00077DFE" w14:paraId="4FDCF004" w14:textId="77777777">
            <w:pPr>
              <w:spacing w:line="240" w:lineRule="auto"/>
              <w:rPr>
                <w:rFonts w:ascii="Tahoma" w:hAnsi="Tahoma" w:eastAsia="Tahoma" w:cs="Tahoma"/>
                <w:color w:val="000000" w:themeColor="text1"/>
                <w:sz w:val="20"/>
                <w:szCs w:val="20"/>
              </w:rPr>
            </w:pPr>
            <w:r w:rsidRPr="32B8416E">
              <w:rPr>
                <w:rStyle w:val="normaltextrun"/>
                <w:rFonts w:ascii="Tahoma" w:hAnsi="Tahoma" w:eastAsia="Tahoma" w:cs="Tahoma"/>
                <w:b/>
                <w:bCs/>
                <w:color w:val="000000" w:themeColor="text1"/>
                <w:sz w:val="20"/>
                <w:szCs w:val="20"/>
              </w:rPr>
              <w:t>Example:</w:t>
            </w:r>
            <w:r w:rsidRPr="32B8416E">
              <w:rPr>
                <w:rStyle w:val="normaltextrun"/>
                <w:rFonts w:ascii="Tahoma" w:hAnsi="Tahoma" w:eastAsia="Tahoma" w:cs="Tahoma"/>
                <w:color w:val="000000" w:themeColor="text1"/>
                <w:sz w:val="20"/>
                <w:szCs w:val="20"/>
              </w:rPr>
              <w:t xml:space="preserve"> CW001</w:t>
            </w:r>
            <w:r w:rsidRPr="32B8416E">
              <w:rPr>
                <w:rStyle w:val="eop"/>
                <w:rFonts w:ascii="Tahoma" w:hAnsi="Tahoma" w:eastAsia="Tahoma" w:cs="Tahoma"/>
                <w:color w:val="000000" w:themeColor="text1"/>
                <w:sz w:val="20"/>
                <w:szCs w:val="20"/>
                <w:lang w:val="en-GB"/>
              </w:rPr>
              <w:t> </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69F0A4B7" w14:textId="77777777">
            <w:pPr>
              <w:spacing w:line="240" w:lineRule="auto"/>
              <w:rPr>
                <w:rFonts w:ascii="Tahoma" w:hAnsi="Tahoma" w:eastAsia="Tahoma" w:cs="Tahoma"/>
                <w:sz w:val="20"/>
                <w:szCs w:val="20"/>
              </w:rPr>
            </w:pPr>
            <w:r w:rsidRPr="32B8416E">
              <w:rPr>
                <w:rFonts w:ascii="Tahoma" w:hAnsi="Tahoma" w:eastAsia="Tahoma" w:cs="Tahoma"/>
                <w:sz w:val="20"/>
                <w:szCs w:val="20"/>
              </w:rPr>
              <w:t>CW001</w:t>
            </w:r>
          </w:p>
        </w:tc>
      </w:tr>
      <w:tr w:rsidR="00077DFE" w:rsidTr="0B23F7AE" w14:paraId="07BB8D1A"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077DFE" w:rsidP="00877311" w:rsidRDefault="00077DFE" w14:paraId="2781FDAF"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regionName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40EDF7EB"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044CC7F1"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109F2CAA" w14:textId="77777777">
            <w:pPr>
              <w:rPr>
                <w:rFonts w:ascii="Tahoma" w:hAnsi="Tahoma" w:eastAsia="Tahoma" w:cs="Tahoma"/>
                <w:color w:val="000000" w:themeColor="text1"/>
                <w:sz w:val="20"/>
                <w:szCs w:val="20"/>
              </w:rPr>
            </w:pPr>
            <w:r w:rsidRPr="32B8416E">
              <w:rPr>
                <w:rStyle w:val="normaltextrun"/>
                <w:rFonts w:ascii="Tahoma" w:hAnsi="Tahoma" w:eastAsia="Tahoma" w:cs="Tahoma"/>
                <w:color w:val="000000" w:themeColor="text1"/>
                <w:sz w:val="20"/>
                <w:szCs w:val="20"/>
                <w:lang w:val="en-US"/>
              </w:rPr>
              <w:t xml:space="preserve">The </w:t>
            </w:r>
            <w:proofErr w:type="gramStart"/>
            <w:r w:rsidRPr="32B8416E">
              <w:rPr>
                <w:rStyle w:val="normaltextrun"/>
                <w:rFonts w:ascii="Tahoma" w:hAnsi="Tahoma" w:eastAsia="Tahoma" w:cs="Tahoma"/>
                <w:color w:val="000000" w:themeColor="text1"/>
                <w:sz w:val="20"/>
                <w:szCs w:val="20"/>
                <w:lang w:val="en-US"/>
              </w:rPr>
              <w:t>spelled out</w:t>
            </w:r>
            <w:proofErr w:type="gramEnd"/>
            <w:r w:rsidRPr="32B8416E">
              <w:rPr>
                <w:rStyle w:val="normaltextrun"/>
                <w:rFonts w:ascii="Tahoma" w:hAnsi="Tahoma" w:eastAsia="Tahoma" w:cs="Tahoma"/>
                <w:color w:val="000000" w:themeColor="text1"/>
                <w:sz w:val="20"/>
                <w:szCs w:val="20"/>
                <w:lang w:val="en-US"/>
              </w:rPr>
              <w:t xml:space="preserve"> name of the region. For </w:t>
            </w:r>
            <w:proofErr w:type="gramStart"/>
            <w:r w:rsidRPr="32B8416E">
              <w:rPr>
                <w:rStyle w:val="normaltextrun"/>
                <w:rFonts w:ascii="Tahoma" w:hAnsi="Tahoma" w:eastAsia="Tahoma" w:cs="Tahoma"/>
                <w:color w:val="000000" w:themeColor="text1"/>
                <w:sz w:val="20"/>
                <w:szCs w:val="20"/>
                <w:lang w:val="en-US"/>
              </w:rPr>
              <w:t>example</w:t>
            </w:r>
            <w:proofErr w:type="gramEnd"/>
            <w:r w:rsidRPr="32B8416E">
              <w:rPr>
                <w:rStyle w:val="normaltextrun"/>
                <w:rFonts w:ascii="Tahoma" w:hAnsi="Tahoma" w:eastAsia="Tahoma" w:cs="Tahoma"/>
                <w:color w:val="000000" w:themeColor="text1"/>
                <w:sz w:val="20"/>
                <w:szCs w:val="20"/>
                <w:lang w:val="en-US"/>
              </w:rPr>
              <w:t xml:space="preserve"> “Central”</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45812D81" w14:textId="77777777">
            <w:pPr>
              <w:spacing w:line="240" w:lineRule="auto"/>
              <w:rPr>
                <w:rFonts w:ascii="Tahoma" w:hAnsi="Tahoma" w:eastAsia="Tahoma" w:cs="Tahoma"/>
                <w:sz w:val="20"/>
                <w:szCs w:val="20"/>
              </w:rPr>
            </w:pPr>
            <w:r w:rsidRPr="32B8416E">
              <w:rPr>
                <w:rFonts w:ascii="Tahoma" w:hAnsi="Tahoma" w:eastAsia="Tahoma" w:cs="Tahoma"/>
                <w:sz w:val="20"/>
                <w:szCs w:val="20"/>
              </w:rPr>
              <w:t>Central</w:t>
            </w:r>
          </w:p>
        </w:tc>
      </w:tr>
      <w:tr w:rsidRPr="006E5181" w:rsidR="00077DFE" w:rsidTr="0B23F7AE" w14:paraId="4B71806C"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Pr="004F0BC1" w:rsidR="00077DFE" w:rsidP="00877311" w:rsidRDefault="00077DFE" w14:paraId="259B7DA3" w14:textId="77777777">
            <w:pPr>
              <w:spacing w:line="240" w:lineRule="auto"/>
              <w:rPr>
                <w:rFonts w:ascii="Tahoma" w:hAnsi="Tahoma" w:eastAsia="Tahoma" w:cs="Tahoma"/>
                <w:sz w:val="20"/>
                <w:szCs w:val="20"/>
                <w:lang w:val="en-US"/>
              </w:rPr>
            </w:pPr>
            <w:r w:rsidRPr="004F0BC1">
              <w:rPr>
                <w:rFonts w:ascii="Tahoma" w:hAnsi="Tahoma" w:eastAsia="Tahoma" w:cs="Tahoma"/>
                <w:sz w:val="20"/>
                <w:szCs w:val="20"/>
                <w:lang w:val="en-US"/>
              </w:rPr>
              <w:t>status</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B91C87" w:rsidR="00077DFE" w:rsidP="00877311" w:rsidRDefault="00077DFE" w14:paraId="592F9E12"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B91C87" w:rsidR="00077DFE" w:rsidP="00877311" w:rsidRDefault="00077DFE" w14:paraId="12CFF9CD" w14:textId="77777777">
            <w:pPr>
              <w:spacing w:line="240" w:lineRule="auto"/>
              <w:rPr>
                <w:rFonts w:ascii="Tahoma" w:hAnsi="Tahoma" w:eastAsia="Tahoma" w:cs="Tahoma"/>
                <w:sz w:val="20"/>
                <w:szCs w:val="20"/>
              </w:rPr>
            </w:pPr>
            <w:r w:rsidRPr="00B91C87">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B91C87" w:rsidR="00077DFE" w:rsidP="00877311" w:rsidRDefault="00077DFE" w14:paraId="4FAED81B" w14:textId="77777777">
            <w:pPr>
              <w:spacing w:line="240" w:lineRule="auto"/>
              <w:rPr>
                <w:rFonts w:ascii="Tahoma" w:hAnsi="Tahoma" w:eastAsia="Tahoma" w:cs="Tahoma"/>
                <w:sz w:val="20"/>
                <w:szCs w:val="20"/>
              </w:rPr>
            </w:pPr>
            <w:r w:rsidRPr="00B91C87">
              <w:rPr>
                <w:rFonts w:ascii="Tahoma" w:hAnsi="Tahoma" w:eastAsia="Tahoma" w:cs="Tahoma"/>
                <w:sz w:val="20"/>
                <w:szCs w:val="20"/>
              </w:rPr>
              <w:t>The requested status</w:t>
            </w:r>
          </w:p>
          <w:p w:rsidRPr="00B91C87" w:rsidR="00077DFE" w:rsidP="00877311" w:rsidRDefault="00077DFE" w14:paraId="01A56B37" w14:textId="77777777">
            <w:pPr>
              <w:spacing w:line="240" w:lineRule="auto"/>
              <w:rPr>
                <w:rFonts w:ascii="Tahoma" w:hAnsi="Tahoma" w:eastAsia="Tahoma" w:cs="Tahoma"/>
                <w:sz w:val="20"/>
                <w:szCs w:val="20"/>
              </w:rPr>
            </w:pPr>
            <w:r w:rsidRPr="004F0BC1">
              <w:rPr>
                <w:rFonts w:ascii="Tahoma" w:hAnsi="Tahoma" w:eastAsia="Tahoma" w:cs="Tahoma"/>
                <w:sz w:val="20"/>
                <w:szCs w:val="20"/>
              </w:rPr>
              <w:t xml:space="preserve">Example: </w:t>
            </w:r>
            <w:r w:rsidRPr="00B91C87">
              <w:rPr>
                <w:rFonts w:ascii="Tahoma" w:hAnsi="Tahoma" w:eastAsia="Tahoma" w:cs="Tahoma"/>
                <w:sz w:val="20"/>
                <w:szCs w:val="20"/>
              </w:rPr>
              <w:t>Available</w:t>
            </w:r>
          </w:p>
        </w:tc>
        <w:tc>
          <w:tcPr>
            <w:tcW w:w="1701" w:type="dxa"/>
            <w:tcBorders>
              <w:top w:val="single" w:color="000000" w:themeColor="text1" w:sz="4" w:space="0"/>
              <w:left w:val="nil"/>
              <w:bottom w:val="single" w:color="000000" w:themeColor="text1" w:sz="4" w:space="0"/>
              <w:right w:val="single" w:color="000000" w:themeColor="text1" w:sz="4" w:space="0"/>
            </w:tcBorders>
          </w:tcPr>
          <w:p w:rsidRPr="00B91C87" w:rsidR="00077DFE" w:rsidP="00877311" w:rsidRDefault="00077DFE" w14:paraId="420EC392" w14:textId="77777777">
            <w:pPr>
              <w:spacing w:line="240" w:lineRule="auto"/>
              <w:rPr>
                <w:rFonts w:ascii="Tahoma" w:hAnsi="Tahoma" w:eastAsia="Tahoma" w:cs="Tahoma"/>
                <w:sz w:val="20"/>
                <w:szCs w:val="20"/>
                <w:lang w:val="en-US"/>
              </w:rPr>
            </w:pPr>
            <w:proofErr w:type="spellStart"/>
            <w:r w:rsidRPr="7F98CED1">
              <w:rPr>
                <w:rFonts w:ascii="Tahoma" w:hAnsi="Tahoma" w:eastAsia="Tahoma" w:cs="Tahoma"/>
                <w:sz w:val="20"/>
                <w:szCs w:val="20"/>
                <w:lang w:val="en-US"/>
              </w:rPr>
              <w:t>PendingPerso</w:t>
            </w:r>
            <w:proofErr w:type="spellEnd"/>
          </w:p>
        </w:tc>
      </w:tr>
      <w:tr w:rsidR="00077DFE" w:rsidTr="0B23F7AE" w14:paraId="4DE8087C"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00077DFE" w:rsidP="00877311" w:rsidRDefault="00077DFE" w14:paraId="5C588001"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statusDate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4A339F39"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39702706" w14:textId="77777777">
            <w:pPr>
              <w:spacing w:line="240" w:lineRule="auto"/>
              <w:rPr>
                <w:rFonts w:ascii="Tahoma" w:hAnsi="Tahoma" w:eastAsia="Tahoma" w:cs="Tahoma"/>
                <w:sz w:val="20"/>
                <w:szCs w:val="20"/>
              </w:rPr>
            </w:pPr>
            <w:r w:rsidRPr="32B8416E">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1E95D870" w14:textId="77777777">
            <w:pPr>
              <w:spacing w:line="240" w:lineRule="auto"/>
              <w:rPr>
                <w:rFonts w:ascii="Tahoma" w:hAnsi="Tahoma" w:eastAsia="Tahoma" w:cs="Tahoma"/>
                <w:sz w:val="20"/>
                <w:szCs w:val="20"/>
              </w:rPr>
            </w:pPr>
            <w:r w:rsidRPr="32B8416E">
              <w:rPr>
                <w:rFonts w:ascii="Tahoma" w:hAnsi="Tahoma" w:eastAsia="Tahoma" w:cs="Tahoma"/>
                <w:sz w:val="20"/>
                <w:szCs w:val="20"/>
              </w:rPr>
              <w:t>The date that the sim state was late modified</w:t>
            </w:r>
          </w:p>
          <w:p w:rsidR="00077DFE" w:rsidP="00877311" w:rsidRDefault="00077DFE" w14:paraId="759D108F"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RFC3339 Format: yyyy-MM-ddThh24:</w:t>
            </w:r>
            <w:proofErr w:type="gramStart"/>
            <w:r w:rsidRPr="32B8416E">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25912FEB" w14:textId="77777777">
            <w:pPr>
              <w:spacing w:line="240" w:lineRule="auto"/>
              <w:rPr>
                <w:rFonts w:ascii="Tahoma" w:hAnsi="Tahoma" w:eastAsia="Tahoma" w:cs="Tahoma"/>
                <w:sz w:val="20"/>
                <w:szCs w:val="20"/>
              </w:rPr>
            </w:pPr>
            <w:r w:rsidRPr="32B8416E">
              <w:rPr>
                <w:rFonts w:ascii="Tahoma" w:hAnsi="Tahoma" w:eastAsia="Tahoma" w:cs="Tahoma"/>
                <w:sz w:val="20"/>
                <w:szCs w:val="20"/>
              </w:rPr>
              <w:t>2020-06-18T17:24:53Z</w:t>
            </w:r>
          </w:p>
        </w:tc>
      </w:tr>
      <w:tr w:rsidR="00077DFE" w:rsidTr="0B23F7AE" w14:paraId="5E00CC4A"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00077DFE" w:rsidP="00877311" w:rsidRDefault="00077DFE" w14:paraId="44D34E17" w14:textId="77777777">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simProfile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7967B4A0" w14:textId="77777777">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1A894A06" w14:textId="77777777">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1FE9913D" w14:textId="77777777">
            <w:pPr>
              <w:spacing w:line="240" w:lineRule="auto"/>
              <w:rPr>
                <w:rFonts w:ascii="Tahoma" w:hAnsi="Tahoma" w:eastAsia="Tahoma" w:cs="Tahoma"/>
                <w:sz w:val="20"/>
                <w:szCs w:val="20"/>
              </w:rPr>
            </w:pPr>
            <w:r w:rsidRPr="125CA171">
              <w:rPr>
                <w:rFonts w:ascii="Tahoma" w:hAnsi="Tahoma" w:eastAsia="Tahoma" w:cs="Tahoma"/>
                <w:sz w:val="20"/>
                <w:szCs w:val="20"/>
                <w:lang w:val="en-US"/>
              </w:rPr>
              <w:t xml:space="preserve">A system profile used to </w:t>
            </w:r>
            <w:proofErr w:type="spellStart"/>
            <w:r w:rsidRPr="125CA171">
              <w:rPr>
                <w:rFonts w:ascii="Tahoma" w:hAnsi="Tahoma" w:eastAsia="Tahoma" w:cs="Tahoma"/>
                <w:sz w:val="20"/>
                <w:szCs w:val="20"/>
                <w:lang w:val="en-US"/>
              </w:rPr>
              <w:t>categorise</w:t>
            </w:r>
            <w:proofErr w:type="spellEnd"/>
            <w:r w:rsidRPr="125CA171">
              <w:rPr>
                <w:rFonts w:ascii="Tahoma" w:hAnsi="Tahoma" w:eastAsia="Tahoma" w:cs="Tahoma"/>
                <w:sz w:val="20"/>
                <w:szCs w:val="20"/>
                <w:lang w:val="en-US"/>
              </w:rPr>
              <w:t xml:space="preserve"> the SIM </w:t>
            </w:r>
            <w:proofErr w:type="gramStart"/>
            <w:r w:rsidRPr="125CA171">
              <w:rPr>
                <w:rFonts w:ascii="Tahoma" w:hAnsi="Tahoma" w:eastAsia="Tahoma" w:cs="Tahoma"/>
                <w:sz w:val="20"/>
                <w:szCs w:val="20"/>
                <w:lang w:val="en-US"/>
              </w:rPr>
              <w:t>in to</w:t>
            </w:r>
            <w:proofErr w:type="gramEnd"/>
            <w:r w:rsidRPr="125CA171">
              <w:rPr>
                <w:rFonts w:ascii="Tahoma" w:hAnsi="Tahoma" w:eastAsia="Tahoma" w:cs="Tahoma"/>
                <w:sz w:val="20"/>
                <w:szCs w:val="20"/>
                <w:lang w:val="en-US"/>
              </w:rPr>
              <w:t xml:space="preserve"> different capabilities</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5E758875" w14:textId="77777777">
            <w:pPr>
              <w:spacing w:line="240" w:lineRule="auto"/>
              <w:rPr>
                <w:rFonts w:ascii="Tahoma" w:hAnsi="Tahoma" w:eastAsia="Tahoma" w:cs="Tahoma"/>
                <w:sz w:val="20"/>
                <w:szCs w:val="20"/>
              </w:rPr>
            </w:pPr>
            <w:r w:rsidRPr="125CA171">
              <w:rPr>
                <w:rFonts w:ascii="Tahoma" w:hAnsi="Tahoma" w:eastAsia="Tahoma" w:cs="Tahoma"/>
                <w:sz w:val="20"/>
                <w:szCs w:val="20"/>
              </w:rPr>
              <w:t>2358</w:t>
            </w:r>
          </w:p>
        </w:tc>
      </w:tr>
      <w:tr w:rsidR="00077DFE" w:rsidTr="0B23F7AE" w14:paraId="1362469F"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00077DFE" w:rsidP="00877311" w:rsidRDefault="00077DFE" w14:paraId="32097EA0" w14:textId="77777777">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simVersion</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314B9C83" w14:textId="77777777">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3CC02601" w14:textId="77777777">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327EDB17" w14:textId="77777777">
            <w:pPr>
              <w:rPr>
                <w:rFonts w:ascii="Tahoma" w:hAnsi="Tahoma" w:eastAsia="Tahoma" w:cs="Tahoma"/>
                <w:color w:val="000000" w:themeColor="text1"/>
                <w:sz w:val="20"/>
                <w:szCs w:val="20"/>
                <w:lang w:val="en-US"/>
              </w:rPr>
            </w:pPr>
            <w:r w:rsidRPr="32B8416E">
              <w:rPr>
                <w:rFonts w:ascii="Tahoma" w:hAnsi="Tahoma" w:eastAsia="Tahoma" w:cs="Tahoma"/>
                <w:color w:val="000000" w:themeColor="text1"/>
                <w:sz w:val="20"/>
                <w:szCs w:val="20"/>
                <w:lang w:val="en-US"/>
              </w:rPr>
              <w:t>Minimum support Version of SIM</w:t>
            </w:r>
          </w:p>
          <w:p w:rsidR="00077DFE" w:rsidP="00877311" w:rsidRDefault="00077DFE" w14:paraId="47A7DC51" w14:textId="77777777">
            <w:pPr>
              <w:rPr>
                <w:rFonts w:ascii="Tahoma" w:hAnsi="Tahoma" w:eastAsia="Tahoma" w:cs="Tahoma"/>
                <w:color w:val="000000" w:themeColor="text1"/>
                <w:sz w:val="20"/>
                <w:szCs w:val="20"/>
                <w:lang w:val="en-US"/>
              </w:rPr>
            </w:pPr>
            <w:r w:rsidRPr="00761B70">
              <w:rPr>
                <w:rFonts w:ascii="Tahoma" w:hAnsi="Tahoma" w:eastAsia="Tahoma" w:cs="Tahoma"/>
                <w:color w:val="000000" w:themeColor="text1"/>
                <w:sz w:val="20"/>
                <w:szCs w:val="20"/>
                <w:lang w:val="en-GB"/>
              </w:rPr>
              <w:t>(</w:t>
            </w:r>
            <w:r w:rsidRPr="32B8416E">
              <w:rPr>
                <w:rFonts w:ascii="Tahoma" w:hAnsi="Tahoma" w:eastAsia="Tahoma" w:cs="Tahoma"/>
                <w:color w:val="000000" w:themeColor="text1"/>
                <w:sz w:val="20"/>
                <w:szCs w:val="20"/>
                <w:lang w:val="en-US"/>
              </w:rPr>
              <w:t>e</w:t>
            </w:r>
            <w:r w:rsidRPr="00761B70">
              <w:rPr>
                <w:rFonts w:ascii="Tahoma" w:hAnsi="Tahoma" w:eastAsia="Tahoma" w:cs="Tahoma"/>
                <w:color w:val="000000" w:themeColor="text1"/>
                <w:sz w:val="20"/>
                <w:szCs w:val="20"/>
                <w:lang w:val="en-GB"/>
              </w:rPr>
              <w:t>.</w:t>
            </w:r>
            <w:r w:rsidRPr="32B8416E">
              <w:rPr>
                <w:rFonts w:ascii="Tahoma" w:hAnsi="Tahoma" w:eastAsia="Tahoma" w:cs="Tahoma"/>
                <w:color w:val="000000" w:themeColor="text1"/>
                <w:sz w:val="20"/>
                <w:szCs w:val="20"/>
                <w:lang w:val="en-US"/>
              </w:rPr>
              <w:t>g</w:t>
            </w:r>
            <w:r w:rsidRPr="00761B70">
              <w:rPr>
                <w:rFonts w:ascii="Tahoma" w:hAnsi="Tahoma" w:eastAsia="Tahoma" w:cs="Tahoma"/>
                <w:color w:val="000000" w:themeColor="text1"/>
                <w:sz w:val="20"/>
                <w:szCs w:val="20"/>
                <w:lang w:val="en-GB"/>
              </w:rPr>
              <w:t>. "</w:t>
            </w:r>
            <w:proofErr w:type="spellStart"/>
            <w:r w:rsidRPr="32B8416E">
              <w:rPr>
                <w:rFonts w:ascii="Tahoma" w:hAnsi="Tahoma" w:eastAsia="Tahoma" w:cs="Tahoma"/>
                <w:color w:val="000000" w:themeColor="text1"/>
                <w:sz w:val="20"/>
                <w:szCs w:val="20"/>
                <w:lang w:val="en-US"/>
              </w:rPr>
              <w:t>simVersion</w:t>
            </w:r>
            <w:proofErr w:type="spellEnd"/>
            <w:proofErr w:type="gramStart"/>
            <w:r w:rsidRPr="00761B70">
              <w:rPr>
                <w:rFonts w:ascii="Tahoma" w:hAnsi="Tahoma" w:eastAsia="Tahoma" w:cs="Tahoma"/>
                <w:color w:val="000000" w:themeColor="text1"/>
                <w:sz w:val="20"/>
                <w:szCs w:val="20"/>
                <w:lang w:val="en-GB"/>
              </w:rPr>
              <w:t>" :</w:t>
            </w:r>
            <w:proofErr w:type="gramEnd"/>
            <w:r w:rsidRPr="00761B70">
              <w:rPr>
                <w:rFonts w:ascii="Tahoma" w:hAnsi="Tahoma" w:eastAsia="Tahoma" w:cs="Tahoma"/>
                <w:color w:val="000000" w:themeColor="text1"/>
                <w:sz w:val="20"/>
                <w:szCs w:val="20"/>
                <w:lang w:val="en-GB"/>
              </w:rPr>
              <w:t xml:space="preserve"> "</w:t>
            </w:r>
            <w:r w:rsidRPr="32B8416E">
              <w:rPr>
                <w:rFonts w:ascii="Tahoma" w:hAnsi="Tahoma" w:eastAsia="Tahoma" w:cs="Tahoma"/>
                <w:color w:val="000000" w:themeColor="text1"/>
                <w:sz w:val="20"/>
                <w:szCs w:val="20"/>
                <w:lang w:val="en-US"/>
              </w:rPr>
              <w:t>3G</w:t>
            </w:r>
            <w:r w:rsidRPr="00761B70">
              <w:rPr>
                <w:rFonts w:ascii="Tahoma" w:hAnsi="Tahoma" w:eastAsia="Tahoma" w:cs="Tahoma"/>
                <w:color w:val="000000" w:themeColor="text1"/>
                <w:sz w:val="20"/>
                <w:szCs w:val="20"/>
                <w:lang w:val="en-GB"/>
              </w:rPr>
              <w:t>")</w:t>
            </w:r>
          </w:p>
          <w:p w:rsidR="00077DFE" w:rsidP="00877311" w:rsidRDefault="00077DFE" w14:paraId="0DBBFCE6" w14:textId="77777777">
            <w:pPr>
              <w:spacing w:line="240" w:lineRule="auto"/>
              <w:rPr>
                <w:rFonts w:ascii="Tahoma" w:hAnsi="Tahoma" w:eastAsia="Tahoma" w:cs="Tahoma"/>
                <w:sz w:val="20"/>
                <w:szCs w:val="20"/>
                <w:lang w:val="en-US"/>
              </w:rPr>
            </w:pP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7FE1C57D" w14:textId="77777777">
            <w:pPr>
              <w:spacing w:line="240" w:lineRule="auto"/>
              <w:rPr>
                <w:rFonts w:ascii="Tahoma" w:hAnsi="Tahoma" w:eastAsia="Tahoma" w:cs="Tahoma"/>
                <w:sz w:val="20"/>
                <w:szCs w:val="20"/>
              </w:rPr>
            </w:pPr>
            <w:r w:rsidRPr="32B8416E">
              <w:rPr>
                <w:rFonts w:ascii="Tahoma" w:hAnsi="Tahoma" w:eastAsia="Tahoma" w:cs="Tahoma"/>
                <w:sz w:val="20"/>
                <w:szCs w:val="20"/>
              </w:rPr>
              <w:t>3G</w:t>
            </w:r>
          </w:p>
        </w:tc>
      </w:tr>
      <w:tr w:rsidR="00077DFE" w:rsidTr="0B23F7AE" w14:paraId="1CADEA0D"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00077DFE" w:rsidP="00877311" w:rsidRDefault="00077DFE" w14:paraId="40539F97" w14:textId="0AC90D42">
            <w:pPr>
              <w:spacing w:line="240" w:lineRule="auto"/>
              <w:rPr>
                <w:rFonts w:ascii="Tahoma" w:hAnsi="Tahoma" w:eastAsia="Tahoma" w:cs="Tahoma"/>
                <w:sz w:val="20"/>
                <w:szCs w:val="20"/>
                <w:lang w:val="en-US"/>
              </w:rPr>
            </w:pPr>
            <w:proofErr w:type="spellStart"/>
            <w:r w:rsidRPr="0B23F7AE">
              <w:rPr>
                <w:rFonts w:ascii="Tahoma" w:hAnsi="Tahoma" w:eastAsia="Tahoma" w:cs="Tahoma"/>
                <w:sz w:val="20"/>
                <w:szCs w:val="20"/>
                <w:lang w:val="en-US"/>
              </w:rPr>
              <w:t>updateBy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631E4842"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4F0BC1" w:rsidR="00077DFE" w:rsidP="00877311" w:rsidRDefault="00077DFE" w14:paraId="1BC6F51A"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B23F7AE" w:rsidRDefault="00077DFE" w14:paraId="3628BE1B" w14:textId="362E1CE0">
            <w:pPr>
              <w:spacing w:line="240" w:lineRule="auto"/>
              <w:rPr>
                <w:rFonts w:ascii="Tahoma" w:hAnsi="Tahoma" w:eastAsia="Tahoma" w:cs="Tahoma"/>
                <w:sz w:val="20"/>
                <w:szCs w:val="20"/>
                <w:lang w:val="en-US"/>
              </w:rPr>
            </w:pPr>
            <w:r w:rsidRPr="0B23F7AE">
              <w:rPr>
                <w:rFonts w:ascii="Tahoma" w:hAnsi="Tahoma" w:eastAsia="Tahoma" w:cs="Tahoma"/>
                <w:sz w:val="20"/>
                <w:szCs w:val="20"/>
                <w:lang w:val="en-US"/>
              </w:rPr>
              <w:t>The system that the record was modified by</w:t>
            </w:r>
          </w:p>
          <w:p w:rsidR="00077DFE" w:rsidP="00877311" w:rsidRDefault="03F66483" w14:paraId="3AB5BA37" w14:textId="61E81B75">
            <w:pPr>
              <w:spacing w:line="240" w:lineRule="auto"/>
              <w:rPr>
                <w:rFonts w:ascii="Tahoma" w:hAnsi="Tahoma" w:eastAsia="Tahoma" w:cs="Tahoma"/>
                <w:sz w:val="20"/>
                <w:szCs w:val="20"/>
                <w:lang w:val="en-US"/>
              </w:rPr>
            </w:pPr>
            <w:r w:rsidRPr="0B23F7AE">
              <w:rPr>
                <w:rFonts w:ascii="Tahoma" w:hAnsi="Tahoma" w:eastAsia="Tahoma" w:cs="Tahoma"/>
                <w:b/>
                <w:bCs/>
                <w:sz w:val="20"/>
                <w:szCs w:val="20"/>
                <w:lang w:val="en-US"/>
              </w:rPr>
              <w:t xml:space="preserve">Alternate name: </w:t>
            </w:r>
            <w:proofErr w:type="spellStart"/>
            <w:r w:rsidRPr="0B23F7AE">
              <w:rPr>
                <w:rFonts w:ascii="Tahoma" w:hAnsi="Tahoma" w:eastAsia="Tahoma" w:cs="Tahoma"/>
                <w:sz w:val="20"/>
                <w:szCs w:val="20"/>
                <w:lang w:val="en-US"/>
              </w:rPr>
              <w:t>modified_by</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68B5ACAA" w14:textId="77777777">
            <w:pPr>
              <w:spacing w:line="240" w:lineRule="auto"/>
              <w:rPr>
                <w:rFonts w:ascii="Tahoma" w:hAnsi="Tahoma" w:eastAsia="Tahoma" w:cs="Tahoma"/>
                <w:sz w:val="20"/>
                <w:szCs w:val="20"/>
                <w:lang w:val="en-US"/>
              </w:rPr>
            </w:pPr>
            <w:proofErr w:type="spellStart"/>
            <w:r w:rsidRPr="7F98CED1">
              <w:rPr>
                <w:rFonts w:ascii="Tahoma" w:hAnsi="Tahoma" w:eastAsia="Tahoma" w:cs="Tahoma"/>
                <w:sz w:val="20"/>
                <w:szCs w:val="20"/>
                <w:lang w:val="en-US"/>
              </w:rPr>
              <w:t>phx</w:t>
            </w:r>
            <w:proofErr w:type="spellEnd"/>
          </w:p>
        </w:tc>
      </w:tr>
      <w:tr w:rsidR="00077DFE" w:rsidTr="0B23F7AE" w14:paraId="28D2561C"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00077DFE" w:rsidP="00877311" w:rsidRDefault="00077DFE" w14:paraId="56F8A49A"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updateDate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1BCF8469"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0317692B" w14:textId="77777777">
            <w:pPr>
              <w:spacing w:line="240" w:lineRule="auto"/>
              <w:rPr>
                <w:rFonts w:ascii="Tahoma" w:hAnsi="Tahoma" w:eastAsia="Tahoma" w:cs="Tahoma"/>
                <w:sz w:val="20"/>
                <w:szCs w:val="20"/>
              </w:rPr>
            </w:pPr>
            <w:r>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342A52DD" w14:textId="77777777">
            <w:pPr>
              <w:spacing w:line="240" w:lineRule="auto"/>
              <w:rPr>
                <w:rFonts w:ascii="Tahoma" w:hAnsi="Tahoma" w:eastAsia="Tahoma" w:cs="Tahoma"/>
                <w:sz w:val="20"/>
                <w:szCs w:val="20"/>
              </w:rPr>
            </w:pPr>
            <w:r>
              <w:rPr>
                <w:rFonts w:ascii="Tahoma" w:hAnsi="Tahoma" w:eastAsia="Tahoma" w:cs="Tahoma"/>
                <w:sz w:val="20"/>
                <w:szCs w:val="20"/>
              </w:rPr>
              <w:t>The latest date the record was modified</w:t>
            </w:r>
          </w:p>
          <w:p w:rsidR="00077DFE" w:rsidP="00877311" w:rsidRDefault="00077DFE" w14:paraId="56B9C3A0" w14:textId="77777777">
            <w:pPr>
              <w:spacing w:line="240" w:lineRule="auto"/>
              <w:rPr>
                <w:rFonts w:ascii="Tahoma" w:hAnsi="Tahoma" w:eastAsia="Tahoma" w:cs="Tahoma"/>
                <w:sz w:val="20"/>
                <w:szCs w:val="20"/>
                <w:lang w:val="en-US"/>
              </w:rPr>
            </w:pPr>
            <w:r w:rsidRPr="0B23F7AE">
              <w:rPr>
                <w:rFonts w:ascii="Tahoma" w:hAnsi="Tahoma" w:eastAsia="Tahoma" w:cs="Tahoma"/>
                <w:b/>
                <w:bCs/>
                <w:sz w:val="20"/>
                <w:szCs w:val="20"/>
                <w:lang w:val="en-US"/>
              </w:rPr>
              <w:t>RFC3339 Format</w:t>
            </w:r>
            <w:r w:rsidRPr="0B23F7AE">
              <w:rPr>
                <w:rFonts w:ascii="Tahoma" w:hAnsi="Tahoma" w:eastAsia="Tahoma" w:cs="Tahoma"/>
                <w:sz w:val="20"/>
                <w:szCs w:val="20"/>
                <w:lang w:val="en-US"/>
              </w:rPr>
              <w:t>: yyyy-MM-ddThh24:</w:t>
            </w:r>
            <w:proofErr w:type="gramStart"/>
            <w:r w:rsidRPr="0B23F7AE">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2F92ABB7" w14:textId="77777777">
            <w:pPr>
              <w:spacing w:line="240" w:lineRule="auto"/>
              <w:rPr>
                <w:rFonts w:ascii="Tahoma" w:hAnsi="Tahoma" w:eastAsia="Tahoma" w:cs="Tahoma"/>
                <w:sz w:val="20"/>
                <w:szCs w:val="20"/>
              </w:rPr>
            </w:pPr>
            <w:r w:rsidRPr="004F0BC1">
              <w:rPr>
                <w:rFonts w:ascii="Tahoma" w:hAnsi="Tahoma" w:eastAsia="Tahoma" w:cs="Tahoma"/>
                <w:sz w:val="20"/>
                <w:szCs w:val="20"/>
              </w:rPr>
              <w:t>2020-06-18T17:24:53Z</w:t>
            </w:r>
          </w:p>
        </w:tc>
      </w:tr>
      <w:tr w:rsidR="00077DFE" w:rsidTr="0B23F7AE" w14:paraId="267947D8"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Pr>
          <w:p w:rsidR="00077DFE" w:rsidP="00877311" w:rsidRDefault="00077DFE" w14:paraId="58327257" w14:textId="77777777">
            <w:pPr>
              <w:spacing w:line="240" w:lineRule="auto"/>
              <w:rPr>
                <w:rFonts w:ascii="Tahoma" w:hAnsi="Tahoma" w:eastAsia="Tahoma" w:cs="Tahoma"/>
                <w:sz w:val="20"/>
                <w:szCs w:val="20"/>
                <w:lang w:val="en-US"/>
              </w:rPr>
            </w:pPr>
            <w:proofErr w:type="spellStart"/>
            <w:r w:rsidRPr="44B55F75">
              <w:rPr>
                <w:rFonts w:ascii="Tahoma" w:hAnsi="Tahoma" w:eastAsia="Tahoma" w:cs="Tahoma"/>
                <w:sz w:val="20"/>
                <w:szCs w:val="20"/>
                <w:lang w:val="en-US"/>
              </w:rPr>
              <w:t>usageTypeGroup</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22596BB8" w14:textId="77777777">
            <w:pPr>
              <w:spacing w:line="240" w:lineRule="auto"/>
              <w:jc w:val="center"/>
              <w:rPr>
                <w:rFonts w:ascii="Tahoma" w:hAnsi="Tahoma" w:eastAsia="Tahoma" w:cs="Tahoma"/>
                <w:sz w:val="20"/>
                <w:szCs w:val="20"/>
              </w:rPr>
            </w:pPr>
            <w:r w:rsidRPr="44B55F75">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5B862BD6" w14:textId="77777777">
            <w:pPr>
              <w:spacing w:line="240" w:lineRule="auto"/>
              <w:rPr>
                <w:rFonts w:ascii="Tahoma" w:hAnsi="Tahoma" w:eastAsia="Tahoma" w:cs="Tahoma"/>
                <w:sz w:val="20"/>
                <w:szCs w:val="20"/>
              </w:rPr>
            </w:pPr>
            <w:r w:rsidRPr="44B55F75">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077DFE" w:rsidP="00877311" w:rsidRDefault="00077DFE" w14:paraId="454CA136" w14:textId="77777777">
            <w:pPr>
              <w:spacing w:line="240" w:lineRule="auto"/>
              <w:rPr>
                <w:rFonts w:ascii="Tahoma" w:hAnsi="Tahoma" w:eastAsia="Tahoma" w:cs="Tahoma"/>
                <w:sz w:val="20"/>
                <w:szCs w:val="20"/>
              </w:rPr>
            </w:pPr>
            <w:r w:rsidRPr="44B55F75">
              <w:rPr>
                <w:rFonts w:ascii="Tahoma" w:hAnsi="Tahoma" w:eastAsia="Tahoma" w:cs="Tahoma"/>
                <w:sz w:val="20"/>
                <w:szCs w:val="20"/>
                <w:lang w:val="en-US"/>
              </w:rPr>
              <w:t xml:space="preserve">Indicates whether the SIM is a physical SIM or </w:t>
            </w:r>
            <w:proofErr w:type="spellStart"/>
            <w:r w:rsidRPr="44B55F75">
              <w:rPr>
                <w:rFonts w:ascii="Tahoma" w:hAnsi="Tahoma" w:eastAsia="Tahoma" w:cs="Tahoma"/>
                <w:sz w:val="20"/>
                <w:szCs w:val="20"/>
                <w:lang w:val="en-US"/>
              </w:rPr>
              <w:t>eSIM</w:t>
            </w:r>
            <w:proofErr w:type="spellEnd"/>
            <w:r w:rsidRPr="44B55F75">
              <w:rPr>
                <w:rFonts w:ascii="Tahoma" w:hAnsi="Tahoma" w:eastAsia="Tahoma" w:cs="Tahoma"/>
                <w:sz w:val="20"/>
                <w:szCs w:val="20"/>
                <w:lang w:val="en-US"/>
              </w:rPr>
              <w:t>.</w:t>
            </w:r>
          </w:p>
        </w:tc>
        <w:tc>
          <w:tcPr>
            <w:tcW w:w="1701" w:type="dxa"/>
            <w:tcBorders>
              <w:top w:val="single" w:color="000000" w:themeColor="text1" w:sz="4" w:space="0"/>
              <w:left w:val="nil"/>
              <w:bottom w:val="single" w:color="000000" w:themeColor="text1" w:sz="4" w:space="0"/>
              <w:right w:val="single" w:color="000000" w:themeColor="text1" w:sz="4" w:space="0"/>
            </w:tcBorders>
          </w:tcPr>
          <w:p w:rsidR="00077DFE" w:rsidP="00877311" w:rsidRDefault="00077DFE" w14:paraId="27D160BF" w14:textId="77777777">
            <w:pPr>
              <w:spacing w:line="240" w:lineRule="auto"/>
              <w:rPr>
                <w:rFonts w:ascii="Tahoma" w:hAnsi="Tahoma" w:eastAsia="Tahoma" w:cs="Tahoma"/>
                <w:sz w:val="20"/>
                <w:szCs w:val="20"/>
                <w:lang w:val="en-US"/>
              </w:rPr>
            </w:pPr>
            <w:proofErr w:type="spellStart"/>
            <w:r w:rsidRPr="44B55F75">
              <w:rPr>
                <w:rFonts w:ascii="Tahoma" w:hAnsi="Tahoma" w:eastAsia="Tahoma" w:cs="Tahoma"/>
                <w:sz w:val="20"/>
                <w:szCs w:val="20"/>
                <w:lang w:val="en-US"/>
              </w:rPr>
              <w:t>eSim</w:t>
            </w:r>
            <w:proofErr w:type="spellEnd"/>
          </w:p>
        </w:tc>
      </w:tr>
    </w:tbl>
    <w:p w:rsidR="00077DFE" w:rsidP="00077DFE" w:rsidRDefault="00077DFE" w14:paraId="15C5F5C0" w14:textId="77777777"/>
    <w:p w:rsidR="00077DFE" w:rsidP="00077DFE" w:rsidRDefault="00077DFE" w14:paraId="667176C7" w14:textId="77777777"/>
    <w:p w:rsidRPr="0066108A" w:rsidR="0066108A" w:rsidP="0066108A" w:rsidRDefault="0066108A" w14:paraId="7ECFBB13" w14:textId="77777777">
      <w:pPr>
        <w:rPr>
          <w:lang w:val="en-US"/>
        </w:rPr>
      </w:pPr>
    </w:p>
    <w:p w:rsidRPr="008A20EF" w:rsidR="008A20EF" w:rsidP="008A20EF" w:rsidRDefault="008A20EF" w14:paraId="0F9BA16C" w14:textId="77777777">
      <w:pPr>
        <w:rPr>
          <w:lang w:val="en-US"/>
        </w:rPr>
      </w:pPr>
    </w:p>
    <w:p w:rsidR="00C64C8E" w:rsidP="00C64C8E" w:rsidRDefault="0803190D" w14:paraId="205E650A" w14:textId="4A0FBB33">
      <w:pPr>
        <w:pStyle w:val="Heading3"/>
      </w:pPr>
      <w:bookmarkStart w:name="_Product_Offering_Entity" w:id="27"/>
      <w:bookmarkStart w:name="_Toc1361152453" w:id="28"/>
      <w:bookmarkEnd w:id="27"/>
      <w:r>
        <w:t>Product Offering Entity</w:t>
      </w:r>
      <w:bookmarkEnd w:id="28"/>
    </w:p>
    <w:p w:rsidR="00C64C8E" w:rsidP="00C64C8E" w:rsidRDefault="00C64C8E" w14:paraId="60570693" w14:textId="77777777">
      <w:pPr>
        <w:spacing w:line="240" w:lineRule="auto"/>
        <w:rPr>
          <w:rFonts w:ascii="Tahoma" w:hAnsi="Tahoma" w:eastAsia="Tahoma" w:cs="Tahoma"/>
          <w:color w:val="1A1A1A"/>
          <w:sz w:val="20"/>
          <w:szCs w:val="20"/>
        </w:rPr>
      </w:pPr>
      <w:r>
        <w:rPr>
          <w:rFonts w:ascii="Tahoma" w:hAnsi="Tahoma" w:eastAsia="Tahoma" w:cs="Tahoma"/>
          <w:color w:val="1A1A1A"/>
          <w:sz w:val="20"/>
          <w:szCs w:val="20"/>
          <w:lang w:val="en-GB"/>
        </w:rPr>
        <w:t>This entity keeps the latest state and field change of the SIM for better performance queries.</w:t>
      </w:r>
    </w:p>
    <w:p w:rsidR="00C64C8E" w:rsidP="00C64C8E" w:rsidRDefault="00C64C8E" w14:paraId="05A41C5C" w14:textId="77777777"/>
    <w:tbl>
      <w:tblPr>
        <w:tblW w:w="0" w:type="auto"/>
        <w:tblLayout w:type="fixed"/>
        <w:tblCellMar>
          <w:left w:w="115" w:type="dxa"/>
          <w:right w:w="115" w:type="dxa"/>
        </w:tblCellMar>
        <w:tblLook w:val="0400" w:firstRow="0" w:lastRow="0" w:firstColumn="0" w:lastColumn="0" w:noHBand="0" w:noVBand="1"/>
      </w:tblPr>
      <w:tblGrid>
        <w:gridCol w:w="1838"/>
        <w:gridCol w:w="709"/>
        <w:gridCol w:w="1276"/>
        <w:gridCol w:w="9497"/>
        <w:gridCol w:w="2068"/>
      </w:tblGrid>
      <w:tr w:rsidR="00B83C3A" w:rsidTr="7F98CED1" w14:paraId="297B5608" w14:textId="3CC39D60">
        <w:trPr>
          <w:trHeight w:val="89"/>
          <w:tblHeader/>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B83C3A" w:rsidP="00D116FF" w:rsidRDefault="00B83C3A" w14:paraId="03E09891" w14:textId="77777777">
            <w:pPr>
              <w:spacing w:line="240" w:lineRule="auto"/>
              <w:jc w:val="center"/>
              <w:rPr>
                <w:rFonts w:ascii="Tahoma" w:hAnsi="Tahoma" w:eastAsia="Tahoma" w:cs="Tahoma"/>
                <w:b/>
                <w:sz w:val="20"/>
                <w:szCs w:val="20"/>
              </w:rPr>
            </w:pPr>
            <w:r>
              <w:rPr>
                <w:rFonts w:ascii="Tahoma" w:hAnsi="Tahoma" w:eastAsia="Tahoma" w:cs="Tahoma"/>
                <w:b/>
                <w:sz w:val="20"/>
                <w:szCs w:val="20"/>
              </w:rPr>
              <w:t>Field</w:t>
            </w:r>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B83C3A" w:rsidP="00D116FF" w:rsidRDefault="00B83C3A" w14:paraId="5A49AD6B" w14:textId="77777777">
            <w:pPr>
              <w:spacing w:line="240" w:lineRule="auto"/>
              <w:jc w:val="center"/>
              <w:rPr>
                <w:rFonts w:ascii="Tahoma" w:hAnsi="Tahoma" w:eastAsia="Tahoma" w:cs="Tahoma"/>
                <w:b/>
                <w:sz w:val="20"/>
                <w:szCs w:val="20"/>
              </w:rPr>
            </w:pPr>
            <w:r>
              <w:rPr>
                <w:rFonts w:ascii="Tahoma" w:hAnsi="Tahoma" w:eastAsia="Tahoma" w:cs="Tahoma"/>
                <w:b/>
                <w:sz w:val="20"/>
                <w:szCs w:val="20"/>
              </w:rPr>
              <w:t>O/M</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B83C3A" w:rsidP="00D116FF" w:rsidRDefault="00B83C3A" w14:paraId="578ECB4B" w14:textId="77777777">
            <w:pPr>
              <w:spacing w:line="240" w:lineRule="auto"/>
              <w:jc w:val="center"/>
              <w:rPr>
                <w:rFonts w:ascii="Tahoma" w:hAnsi="Tahoma" w:eastAsia="Tahoma" w:cs="Tahoma"/>
                <w:b/>
                <w:sz w:val="20"/>
                <w:szCs w:val="20"/>
              </w:rPr>
            </w:pPr>
            <w:r>
              <w:rPr>
                <w:rFonts w:ascii="Tahoma" w:hAnsi="Tahoma" w:eastAsia="Tahoma" w:cs="Tahoma"/>
                <w:b/>
                <w:sz w:val="20"/>
                <w:szCs w:val="20"/>
              </w:rPr>
              <w:t>Type</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B83C3A" w:rsidP="00D116FF" w:rsidRDefault="00B83C3A" w14:paraId="1C19EBE4"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c>
          <w:tcPr>
            <w:tcW w:w="206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tcPr>
          <w:p w:rsidR="00B83C3A" w:rsidP="00D116FF" w:rsidRDefault="00B83C3A" w14:paraId="37792F9C" w14:textId="497D8FBE">
            <w:pPr>
              <w:spacing w:line="240" w:lineRule="auto"/>
              <w:jc w:val="center"/>
              <w:rPr>
                <w:rFonts w:ascii="Tahoma" w:hAnsi="Tahoma" w:eastAsia="Tahoma" w:cs="Tahoma"/>
                <w:b/>
                <w:sz w:val="20"/>
                <w:szCs w:val="20"/>
              </w:rPr>
            </w:pPr>
            <w:r>
              <w:rPr>
                <w:rFonts w:ascii="Tahoma" w:hAnsi="Tahoma" w:eastAsia="Tahoma" w:cs="Tahoma"/>
                <w:b/>
                <w:sz w:val="20"/>
                <w:szCs w:val="20"/>
              </w:rPr>
              <w:t>Sample Value</w:t>
            </w:r>
          </w:p>
        </w:tc>
      </w:tr>
      <w:tr w:rsidR="00B83C3A" w:rsidTr="7F98CED1" w14:paraId="0095A73C" w14:textId="3F24554E">
        <w:trPr>
          <w:trHeight w:val="80"/>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83C3A" w:rsidP="00D116FF" w:rsidRDefault="00B83C3A" w14:paraId="7BA04054" w14:textId="2BCAA1FB">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offeringCode</w:t>
            </w:r>
            <w:proofErr w:type="spellEnd"/>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83C3A" w:rsidP="00D116FF" w:rsidRDefault="00B83C3A" w14:paraId="4DD0C509" w14:textId="31000340">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B83C3A" w:rsidP="00D116FF" w:rsidRDefault="00B83C3A" w14:paraId="5D23C11C" w14:textId="0E7DC903">
            <w:pPr>
              <w:spacing w:line="240" w:lineRule="auto"/>
              <w:rPr>
                <w:rFonts w:ascii="Tahoma" w:hAnsi="Tahoma" w:eastAsia="Tahoma" w:cs="Tahoma"/>
                <w:sz w:val="20"/>
                <w:szCs w:val="20"/>
              </w:rPr>
            </w:pPr>
            <w:r>
              <w:rPr>
                <w:rFonts w:ascii="Tahoma" w:hAnsi="Tahoma" w:eastAsia="Tahoma" w:cs="Tahoma"/>
                <w:sz w:val="20"/>
                <w:szCs w:val="20"/>
              </w:rPr>
              <w:t>String</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83C3A" w:rsidP="7F98CED1" w:rsidRDefault="00B83C3A" w14:paraId="3FB43D04" w14:textId="7D974FF4">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A code beginning with “O”. Contains all necessary information for network provisioning.</w:t>
            </w:r>
          </w:p>
        </w:tc>
        <w:tc>
          <w:tcPr>
            <w:tcW w:w="2068" w:type="dxa"/>
            <w:tcBorders>
              <w:top w:val="single" w:color="000000" w:themeColor="text1" w:sz="4" w:space="0"/>
              <w:left w:val="nil"/>
              <w:bottom w:val="single" w:color="000000" w:themeColor="text1" w:sz="4" w:space="0"/>
              <w:right w:val="single" w:color="000000" w:themeColor="text1" w:sz="4" w:space="0"/>
            </w:tcBorders>
          </w:tcPr>
          <w:p w:rsidR="00B83C3A" w:rsidP="00D116FF" w:rsidRDefault="00B83C3A" w14:paraId="6FE95ECF" w14:textId="4007E942">
            <w:pPr>
              <w:spacing w:line="240" w:lineRule="auto"/>
              <w:rPr>
                <w:rFonts w:ascii="Tahoma" w:hAnsi="Tahoma" w:eastAsia="Tahoma" w:cs="Tahoma"/>
                <w:sz w:val="20"/>
                <w:szCs w:val="20"/>
              </w:rPr>
            </w:pPr>
            <w:r w:rsidRPr="00B83C3A">
              <w:rPr>
                <w:rFonts w:ascii="Tahoma" w:hAnsi="Tahoma" w:eastAsia="Tahoma" w:cs="Tahoma"/>
                <w:sz w:val="20"/>
                <w:szCs w:val="20"/>
              </w:rPr>
              <w:t>O180508000002</w:t>
            </w:r>
          </w:p>
        </w:tc>
      </w:tr>
      <w:tr w:rsidR="00B83C3A" w:rsidTr="7F98CED1" w14:paraId="762AD101" w14:textId="66E7245B">
        <w:trPr>
          <w:trHeight w:val="80"/>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83C3A" w:rsidP="00D116FF" w:rsidRDefault="00B83C3A" w14:paraId="083D680A" w14:textId="5202865A">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packagePrepId</w:t>
            </w:r>
            <w:proofErr w:type="spellEnd"/>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83C3A" w:rsidP="00D116FF" w:rsidRDefault="00B83C3A" w14:paraId="36CD06CD"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83C3A" w:rsidP="00D116FF" w:rsidRDefault="00B83C3A" w14:paraId="728AAA2B" w14:textId="77777777">
            <w:pPr>
              <w:spacing w:line="240" w:lineRule="auto"/>
            </w:pPr>
            <w:r w:rsidRPr="7E3C46EE">
              <w:rPr>
                <w:rFonts w:ascii="Tahoma" w:hAnsi="Tahoma" w:eastAsia="Tahoma" w:cs="Tahoma"/>
                <w:sz w:val="20"/>
                <w:szCs w:val="20"/>
              </w:rPr>
              <w:t>Date</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83C3A" w:rsidP="7F98CED1" w:rsidRDefault="00B83C3A" w14:paraId="4CAF24FD" w14:textId="63B56113">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The initial SDF package id assigned by sales. The SIM is bought by a customer, they package may be the same or may be changed.</w:t>
            </w:r>
          </w:p>
        </w:tc>
        <w:tc>
          <w:tcPr>
            <w:tcW w:w="2068" w:type="dxa"/>
            <w:tcBorders>
              <w:top w:val="single" w:color="000000" w:themeColor="text1" w:sz="4" w:space="0"/>
              <w:left w:val="nil"/>
              <w:bottom w:val="single" w:color="000000" w:themeColor="text1" w:sz="4" w:space="0"/>
              <w:right w:val="single" w:color="000000" w:themeColor="text1" w:sz="4" w:space="0"/>
            </w:tcBorders>
          </w:tcPr>
          <w:p w:rsidRPr="00B83C3A" w:rsidR="00B83C3A" w:rsidP="00D116FF" w:rsidRDefault="00B83C3A" w14:paraId="4C6AAC52" w14:textId="0B5AB567">
            <w:pPr>
              <w:spacing w:line="240" w:lineRule="auto"/>
              <w:rPr>
                <w:rFonts w:ascii="Tahoma" w:hAnsi="Tahoma" w:eastAsia="Tahoma" w:cs="Tahoma"/>
                <w:sz w:val="20"/>
                <w:szCs w:val="20"/>
              </w:rPr>
            </w:pPr>
            <w:r>
              <w:rPr>
                <w:rFonts w:ascii="Tahoma" w:hAnsi="Tahoma" w:eastAsia="Tahoma" w:cs="Tahoma"/>
                <w:sz w:val="20"/>
                <w:szCs w:val="20"/>
              </w:rPr>
              <w:t>3PPX1</w:t>
            </w:r>
          </w:p>
        </w:tc>
      </w:tr>
      <w:tr w:rsidR="00B83C3A" w:rsidTr="7F98CED1" w14:paraId="2A032C2D" w14:textId="3361A9E5">
        <w:trPr>
          <w:trHeight w:val="80"/>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83C3A" w:rsidP="00D116FF" w:rsidRDefault="00B83C3A" w14:paraId="63A0FE0F" w14:textId="3F61D32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prepNo</w:t>
            </w:r>
            <w:proofErr w:type="spellEnd"/>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83C3A" w:rsidP="00D116FF" w:rsidRDefault="00B83C3A" w14:paraId="323F7877"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83C3A" w:rsidP="00D116FF" w:rsidRDefault="00B83C3A" w14:paraId="47FD401A" w14:textId="12AB1A91">
            <w:pPr>
              <w:spacing w:line="240" w:lineRule="auto"/>
              <w:rPr>
                <w:rFonts w:ascii="Tahoma" w:hAnsi="Tahoma" w:eastAsia="Tahoma" w:cs="Tahoma"/>
                <w:sz w:val="20"/>
                <w:szCs w:val="20"/>
              </w:rPr>
            </w:pPr>
            <w:r>
              <w:rPr>
                <w:rFonts w:ascii="Tahoma" w:hAnsi="Tahoma" w:eastAsia="Tahoma" w:cs="Tahoma"/>
                <w:sz w:val="20"/>
                <w:szCs w:val="20"/>
              </w:rPr>
              <w:t>String</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83C3A" w:rsidP="7F98CED1" w:rsidRDefault="00B83C3A" w14:paraId="5990FB3D" w14:textId="75549206">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 xml:space="preserve">A unique, running </w:t>
            </w:r>
            <w:proofErr w:type="spellStart"/>
            <w:r w:rsidRPr="7F98CED1">
              <w:rPr>
                <w:rFonts w:ascii="Tahoma" w:hAnsi="Tahoma" w:eastAsia="Tahoma" w:cs="Tahoma"/>
                <w:sz w:val="20"/>
                <w:szCs w:val="20"/>
                <w:lang w:val="en-US"/>
              </w:rPr>
              <w:t>pakage</w:t>
            </w:r>
            <w:proofErr w:type="spellEnd"/>
            <w:r w:rsidRPr="7F98CED1">
              <w:rPr>
                <w:rFonts w:ascii="Tahoma" w:hAnsi="Tahoma" w:eastAsia="Tahoma" w:cs="Tahoma"/>
                <w:sz w:val="20"/>
                <w:szCs w:val="20"/>
                <w:lang w:val="en-US"/>
              </w:rPr>
              <w:t xml:space="preserve"> number reference the SIM package number in Plugin system.</w:t>
            </w:r>
          </w:p>
        </w:tc>
        <w:tc>
          <w:tcPr>
            <w:tcW w:w="2068" w:type="dxa"/>
            <w:tcBorders>
              <w:top w:val="single" w:color="000000" w:themeColor="text1" w:sz="4" w:space="0"/>
              <w:left w:val="nil"/>
              <w:bottom w:val="single" w:color="000000" w:themeColor="text1" w:sz="4" w:space="0"/>
              <w:right w:val="single" w:color="000000" w:themeColor="text1" w:sz="4" w:space="0"/>
            </w:tcBorders>
          </w:tcPr>
          <w:p w:rsidRPr="00B83C3A" w:rsidR="00B83C3A" w:rsidP="00D116FF" w:rsidRDefault="00B83C3A" w14:paraId="44BF8371" w14:textId="7638AC1D">
            <w:pPr>
              <w:spacing w:line="240" w:lineRule="auto"/>
              <w:rPr>
                <w:rFonts w:ascii="Tahoma" w:hAnsi="Tahoma" w:eastAsia="Tahoma" w:cs="Tahoma"/>
                <w:sz w:val="20"/>
                <w:szCs w:val="20"/>
              </w:rPr>
            </w:pPr>
            <w:r w:rsidRPr="00B83C3A">
              <w:rPr>
                <w:rFonts w:ascii="Tahoma" w:hAnsi="Tahoma" w:eastAsia="Tahoma" w:cs="Tahoma"/>
                <w:sz w:val="20"/>
                <w:szCs w:val="20"/>
              </w:rPr>
              <w:t>9060344190</w:t>
            </w:r>
          </w:p>
        </w:tc>
      </w:tr>
      <w:tr w:rsidR="00B83C3A" w:rsidTr="7F98CED1" w14:paraId="10F3C98A" w14:textId="02226A4F">
        <w:trPr>
          <w:trHeight w:val="80"/>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83C3A" w:rsidP="00D116FF" w:rsidRDefault="00B83C3A" w14:paraId="56C28C18" w14:textId="64050719">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packageId</w:t>
            </w:r>
            <w:proofErr w:type="spellEnd"/>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83C3A" w:rsidP="00D116FF" w:rsidRDefault="00B83C3A" w14:paraId="00855515"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83C3A" w:rsidP="00D116FF" w:rsidRDefault="00B83C3A" w14:paraId="161DAA5F" w14:textId="191E56F2">
            <w:pPr>
              <w:spacing w:line="240" w:lineRule="auto"/>
              <w:rPr>
                <w:rFonts w:ascii="Tahoma" w:hAnsi="Tahoma" w:eastAsia="Tahoma" w:cs="Tahoma"/>
                <w:sz w:val="20"/>
                <w:szCs w:val="20"/>
              </w:rPr>
            </w:pPr>
            <w:r>
              <w:rPr>
                <w:rFonts w:ascii="Tahoma" w:hAnsi="Tahoma" w:eastAsia="Tahoma" w:cs="Tahoma"/>
                <w:sz w:val="20"/>
                <w:szCs w:val="20"/>
              </w:rPr>
              <w:t>String</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83C3A" w:rsidP="7F98CED1" w:rsidRDefault="00B83C3A" w14:paraId="0301B593" w14:textId="7EB38AE4">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A code that contains information on the product and the underlying services. In addition to the offering being provisioned, also contains information on what customer group bought this package and what additional discounts, bundles and free items should be included.</w:t>
            </w:r>
          </w:p>
          <w:p w:rsidR="00B83C3A" w:rsidP="7F98CED1" w:rsidRDefault="00B83C3A" w14:paraId="0B1DCAA5" w14:textId="28E64B74">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Format:</w:t>
            </w:r>
            <w:r w:rsidRPr="7F98CED1">
              <w:rPr>
                <w:rFonts w:ascii="Tahoma" w:hAnsi="Tahoma" w:eastAsia="Tahoma" w:cs="Tahoma"/>
                <w:sz w:val="20"/>
                <w:szCs w:val="20"/>
                <w:lang w:val="en-US"/>
              </w:rPr>
              <w:t xml:space="preserve"> {</w:t>
            </w:r>
            <w:proofErr w:type="spellStart"/>
            <w:r w:rsidRPr="7F98CED1">
              <w:rPr>
                <w:rFonts w:ascii="Tahoma" w:hAnsi="Tahoma" w:eastAsia="Tahoma" w:cs="Tahoma"/>
                <w:sz w:val="20"/>
                <w:szCs w:val="20"/>
                <w:lang w:val="en-US"/>
              </w:rPr>
              <w:t>simProduct</w:t>
            </w:r>
            <w:proofErr w:type="spellEnd"/>
            <w:r w:rsidRPr="7F98CED1">
              <w:rPr>
                <w:rFonts w:ascii="Tahoma" w:hAnsi="Tahoma" w:eastAsia="Tahoma" w:cs="Tahoma"/>
                <w:sz w:val="20"/>
                <w:szCs w:val="20"/>
                <w:lang w:val="en-US"/>
              </w:rPr>
              <w:t xml:space="preserve"> 3 </w:t>
            </w:r>
            <w:proofErr w:type="gramStart"/>
            <w:r w:rsidRPr="7F98CED1">
              <w:rPr>
                <w:rFonts w:ascii="Tahoma" w:hAnsi="Tahoma" w:eastAsia="Tahoma" w:cs="Tahoma"/>
                <w:sz w:val="20"/>
                <w:szCs w:val="20"/>
                <w:lang w:val="en-US"/>
              </w:rPr>
              <w:t>letters}{</w:t>
            </w:r>
            <w:proofErr w:type="gramEnd"/>
            <w:r w:rsidRPr="7F98CED1">
              <w:rPr>
                <w:rFonts w:ascii="Tahoma" w:hAnsi="Tahoma" w:eastAsia="Tahoma" w:cs="Tahoma"/>
                <w:sz w:val="20"/>
                <w:szCs w:val="20"/>
                <w:lang w:val="en-US"/>
              </w:rPr>
              <w:t xml:space="preserve">package 1 </w:t>
            </w:r>
            <w:proofErr w:type="gramStart"/>
            <w:r w:rsidRPr="7F98CED1">
              <w:rPr>
                <w:rFonts w:ascii="Tahoma" w:hAnsi="Tahoma" w:eastAsia="Tahoma" w:cs="Tahoma"/>
                <w:sz w:val="20"/>
                <w:szCs w:val="20"/>
                <w:lang w:val="en-US"/>
              </w:rPr>
              <w:t>letter}{</w:t>
            </w:r>
            <w:proofErr w:type="gramEnd"/>
            <w:r w:rsidRPr="7F98CED1">
              <w:rPr>
                <w:rFonts w:ascii="Tahoma" w:hAnsi="Tahoma" w:eastAsia="Tahoma" w:cs="Tahoma"/>
                <w:sz w:val="20"/>
                <w:szCs w:val="20"/>
                <w:lang w:val="en-US"/>
              </w:rPr>
              <w:t>subpackage 2 alphanumeric}</w:t>
            </w:r>
          </w:p>
        </w:tc>
        <w:tc>
          <w:tcPr>
            <w:tcW w:w="2068" w:type="dxa"/>
            <w:tcBorders>
              <w:top w:val="single" w:color="000000" w:themeColor="text1" w:sz="4" w:space="0"/>
              <w:left w:val="nil"/>
              <w:bottom w:val="single" w:color="000000" w:themeColor="text1" w:sz="4" w:space="0"/>
              <w:right w:val="single" w:color="000000" w:themeColor="text1" w:sz="4" w:space="0"/>
            </w:tcBorders>
          </w:tcPr>
          <w:p w:rsidRPr="00B83C3A" w:rsidR="00B83C3A" w:rsidP="00D116FF" w:rsidRDefault="00B83C3A" w14:paraId="7D550D85" w14:textId="531F930E">
            <w:pPr>
              <w:spacing w:line="240" w:lineRule="auto"/>
              <w:rPr>
                <w:rFonts w:ascii="Tahoma" w:hAnsi="Tahoma" w:eastAsia="Tahoma" w:cs="Tahoma"/>
                <w:sz w:val="20"/>
                <w:szCs w:val="20"/>
              </w:rPr>
            </w:pPr>
            <w:r>
              <w:rPr>
                <w:rFonts w:ascii="Tahoma" w:hAnsi="Tahoma" w:eastAsia="Tahoma" w:cs="Tahoma"/>
                <w:sz w:val="20"/>
                <w:szCs w:val="20"/>
              </w:rPr>
              <w:t>3PPX1</w:t>
            </w:r>
          </w:p>
        </w:tc>
      </w:tr>
    </w:tbl>
    <w:p w:rsidRPr="0066108A" w:rsidR="00C64C8E" w:rsidP="00C64C8E" w:rsidRDefault="00C64C8E" w14:paraId="5A40ED7E" w14:textId="77777777">
      <w:pPr>
        <w:rPr>
          <w:lang w:val="en-US"/>
        </w:rPr>
      </w:pPr>
    </w:p>
    <w:p w:rsidR="00415622" w:rsidRDefault="00415622" w14:paraId="008A95C7" w14:textId="566DCF61">
      <w:pPr>
        <w:rPr>
          <w:rFonts w:ascii="Roboto Mono" w:hAnsi="Roboto Mono" w:eastAsia="Roboto Mono" w:cs="Roboto Mono"/>
          <w:color w:val="0000FF"/>
          <w:sz w:val="26"/>
          <w:szCs w:val="26"/>
        </w:rPr>
      </w:pPr>
      <w:r>
        <w:br w:type="page"/>
      </w:r>
    </w:p>
    <w:p w:rsidR="00821BA2" w:rsidRDefault="00821BA2" w14:paraId="47C21260" w14:textId="1884912A">
      <w:pPr>
        <w:rPr>
          <w:rFonts w:ascii="Tahoma" w:hAnsi="Tahoma" w:eastAsia="Tahoma" w:cs="Tahoma"/>
          <w:b/>
          <w:color w:val="000000"/>
          <w:sz w:val="32"/>
          <w:szCs w:val="28"/>
        </w:rPr>
      </w:pPr>
    </w:p>
    <w:p w:rsidR="003D5215" w:rsidP="00CA1CF9" w:rsidRDefault="003D5215" w14:paraId="5C3C95CB" w14:textId="77777777"/>
    <w:p w:rsidR="0093555E" w:rsidP="0093555E" w:rsidRDefault="7CBBB47B" w14:paraId="6D77EFA9" w14:textId="33EDC8AA">
      <w:pPr>
        <w:pStyle w:val="Style1"/>
      </w:pPr>
      <w:bookmarkStart w:name="_Toc1775844905" w:id="29"/>
      <w:r>
        <w:t>Sample Operations</w:t>
      </w:r>
      <w:bookmarkEnd w:id="29"/>
    </w:p>
    <w:p w:rsidR="00761B70" w:rsidP="00761B70" w:rsidRDefault="64645F67" w14:paraId="0C0D10FA" w14:textId="38DD0579">
      <w:pPr>
        <w:pStyle w:val="Heading2"/>
      </w:pPr>
      <w:bookmarkStart w:name="_Toc77786656" w:id="30"/>
      <w:r>
        <w:t>PGZINV Resource Operations</w:t>
      </w:r>
      <w:bookmarkEnd w:id="30"/>
    </w:p>
    <w:p w:rsidR="00A670C6" w:rsidP="00A670C6" w:rsidRDefault="2BC0D2F4" w14:paraId="26964EB5" w14:textId="04BE1A8C">
      <w:pPr>
        <w:pStyle w:val="Heading3"/>
      </w:pPr>
      <w:bookmarkStart w:name="_Toc1530934126" w:id="31"/>
      <w:r>
        <w:t>Query PGZINV Resource entity:</w:t>
      </w:r>
      <w:bookmarkEnd w:id="31"/>
    </w:p>
    <w:p w:rsidR="00A670C6" w:rsidP="00A670C6" w:rsidRDefault="00A670C6" w14:paraId="6F563477" w14:textId="7DE59972">
      <w:pPr>
        <w:widowControl w:val="0"/>
      </w:pPr>
      <w:r w:rsidRPr="7F98CED1">
        <w:rPr>
          <w:rFonts w:ascii="Calibri" w:hAnsi="Calibri" w:eastAsia="Tahoma" w:cs="Calibri"/>
          <w:b/>
          <w:bCs/>
          <w:color w:val="000000"/>
          <w:lang w:val="en-US"/>
        </w:rPr>
        <w:t>Description</w:t>
      </w:r>
      <w:r w:rsidRPr="7F98CED1">
        <w:rPr>
          <w:rFonts w:ascii="Calibri" w:hAnsi="Calibri" w:eastAsia="Tahoma" w:cs="Calibri"/>
          <w:b/>
          <w:bCs/>
          <w:color w:val="000000"/>
          <w:cs/>
          <w:lang w:val="en-US"/>
        </w:rPr>
        <w:t xml:space="preserve">: </w:t>
      </w:r>
      <w:r w:rsidRPr="7F98CED1">
        <w:rPr>
          <w:lang w:val="en-US"/>
        </w:rPr>
        <w:t>Fetch all SIM</w:t>
      </w:r>
      <w:r w:rsidRPr="7F98CED1" w:rsidR="00891BEE">
        <w:rPr>
          <w:lang w:val="en-US"/>
        </w:rPr>
        <w:t xml:space="preserve"> and </w:t>
      </w:r>
      <w:proofErr w:type="spellStart"/>
      <w:r w:rsidRPr="7F98CED1" w:rsidR="00891BEE">
        <w:rPr>
          <w:lang w:val="en-US"/>
        </w:rPr>
        <w:t>eSIM</w:t>
      </w:r>
      <w:proofErr w:type="spellEnd"/>
      <w:r w:rsidRPr="7F98CED1">
        <w:rPr>
          <w:lang w:val="en-US"/>
        </w:rPr>
        <w:t xml:space="preserve"> fields contained at PGZINV RIM </w:t>
      </w:r>
    </w:p>
    <w:p w:rsidRPr="00941D1C" w:rsidR="00A670C6" w:rsidP="00A670C6" w:rsidRDefault="00A670C6" w14:paraId="5927BAB5" w14:textId="77777777">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sidRPr="00941D1C">
        <w:rPr>
          <w:rFonts w:ascii="Calibri" w:hAnsi="Calibri" w:eastAsia="Tahoma" w:cs="Calibri"/>
          <w:szCs w:val="20"/>
        </w:rPr>
        <w:t>GET</w:t>
      </w:r>
    </w:p>
    <w:p w:rsidRPr="003D2D21" w:rsidR="00A670C6" w:rsidP="6A482C62" w:rsidRDefault="621AE376" w14:paraId="643286CC" w14:textId="1E3D6D52">
      <w:pPr>
        <w:widowControl w:val="0"/>
        <w:rPr>
          <w:rFonts w:ascii="Calibri" w:hAnsi="Calibri" w:eastAsia="Tahoma" w:cs="Calibri"/>
          <w:b/>
          <w:bCs/>
          <w:color w:val="000000"/>
        </w:rPr>
      </w:pPr>
      <w:r w:rsidRPr="6A482C62">
        <w:rPr>
          <w:rFonts w:ascii="Calibri" w:hAnsi="Calibri" w:eastAsia="Tahoma" w:cs="Calibri"/>
          <w:b/>
          <w:bCs/>
          <w:color w:val="000000"/>
        </w:rPr>
        <w:t>Request URI</w:t>
      </w:r>
      <w:r w:rsidRPr="6A482C62">
        <w:rPr>
          <w:rFonts w:ascii="Calibri" w:hAnsi="Calibri" w:eastAsia="Tahoma" w:cs="Calibri"/>
          <w:b/>
          <w:bCs/>
          <w:color w:val="000000"/>
          <w:cs/>
        </w:rPr>
        <w:t xml:space="preserve">: </w:t>
      </w:r>
      <w:r w:rsidRPr="13D8FEED">
        <w:rPr>
          <w:lang w:val="en-US"/>
        </w:rPr>
        <w:t>/</w:t>
      </w:r>
      <w:r>
        <w:rPr>
          <w:lang w:val="en-US"/>
        </w:rPr>
        <w:t>RIM</w:t>
      </w:r>
      <w:r w:rsidRPr="13D8FEED">
        <w:rPr>
          <w:lang w:val="en-US"/>
        </w:rPr>
        <w:t>/</w:t>
      </w:r>
      <w:r>
        <w:rPr>
          <w:lang w:val="en-US"/>
        </w:rPr>
        <w:t>sim</w:t>
      </w:r>
      <w:ins w:author="Phitchaya Charansathianchai" w:date="2024-12-11T06:08:00Z" w:id="32">
        <w:r w:rsidR="15E028BF">
          <w:rPr>
            <w:lang w:val="en-US"/>
          </w:rPr>
          <w:t>/resource</w:t>
        </w:r>
      </w:ins>
    </w:p>
    <w:p w:rsidR="00A670C6" w:rsidP="00A670C6" w:rsidRDefault="00A670C6" w14:paraId="016A202C" w14:textId="77777777">
      <w:pPr>
        <w:rPr>
          <w:b/>
        </w:rPr>
      </w:pPr>
    </w:p>
    <w:p w:rsidR="00A670C6" w:rsidP="00A670C6" w:rsidRDefault="00A670C6" w14:paraId="5F60E637" w14:textId="77777777">
      <w:pPr>
        <w:pStyle w:val="Heading4"/>
      </w:pPr>
      <w:r>
        <w:t>Query</w:t>
      </w:r>
      <w:r w:rsidRPr="00FD59D8">
        <w:t xml:space="preserve"> </w:t>
      </w:r>
      <w:r>
        <w:t>Parameters</w:t>
      </w:r>
      <w:r w:rsidRPr="00FD59D8">
        <w:t xml:space="preserve">: </w:t>
      </w:r>
    </w:p>
    <w:p w:rsidRPr="003D2D21" w:rsidR="00A670C6" w:rsidP="00A670C6" w:rsidRDefault="00A670C6" w14:paraId="236CA898" w14:textId="77777777">
      <w:r>
        <w:t>The supported query parameters. A subset of the entity definition.</w:t>
      </w:r>
    </w:p>
    <w:tbl>
      <w:tblPr>
        <w:tblW w:w="15174" w:type="dxa"/>
        <w:tblInd w:w="93" w:type="dxa"/>
        <w:tblLayout w:type="fixed"/>
        <w:tblCellMar>
          <w:left w:w="115" w:type="dxa"/>
          <w:right w:w="115" w:type="dxa"/>
        </w:tblCellMar>
        <w:tblLook w:val="0400" w:firstRow="0" w:lastRow="0" w:firstColumn="0" w:lastColumn="0" w:noHBand="0" w:noVBand="1"/>
      </w:tblPr>
      <w:tblGrid>
        <w:gridCol w:w="3690"/>
        <w:gridCol w:w="1006"/>
        <w:gridCol w:w="2010"/>
        <w:gridCol w:w="8468"/>
      </w:tblGrid>
      <w:tr w:rsidR="00A670C6" w:rsidTr="0B23F7AE" w14:paraId="665C1369" w14:textId="77777777">
        <w:trPr>
          <w:trHeight w:val="91"/>
          <w:tblHeader/>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A670C6" w:rsidP="00D116FF" w:rsidRDefault="00A670C6" w14:paraId="1A8CA1A4" w14:textId="75CA636D">
            <w:pPr>
              <w:spacing w:line="240" w:lineRule="auto"/>
              <w:jc w:val="center"/>
              <w:rPr>
                <w:rFonts w:ascii="Tahoma" w:hAnsi="Tahoma" w:eastAsia="Tahoma" w:cs="Tahoma"/>
                <w:b/>
                <w:sz w:val="20"/>
                <w:szCs w:val="20"/>
              </w:rPr>
            </w:pPr>
            <w:r>
              <w:rPr>
                <w:rFonts w:ascii="Tahoma" w:hAnsi="Tahoma" w:eastAsia="Tahoma" w:cs="Tahoma"/>
                <w:b/>
                <w:sz w:val="20"/>
                <w:szCs w:val="20"/>
              </w:rPr>
              <w:t>Field</w:t>
            </w:r>
            <w:r w:rsidR="001C1DEF">
              <w:rPr>
                <w:rFonts w:ascii="Tahoma" w:hAnsi="Tahoma" w:eastAsia="Tahoma" w:cs="Tahoma"/>
                <w:b/>
                <w:sz w:val="20"/>
                <w:szCs w:val="20"/>
              </w:rPr>
              <w:t xml:space="preserve"> (DB field)</w:t>
            </w:r>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A670C6" w:rsidP="00D116FF" w:rsidRDefault="00A670C6" w14:paraId="2021E2ED" w14:textId="77777777">
            <w:pPr>
              <w:spacing w:line="240" w:lineRule="auto"/>
              <w:jc w:val="center"/>
              <w:rPr>
                <w:rFonts w:ascii="Tahoma" w:hAnsi="Tahoma" w:eastAsia="Tahoma" w:cs="Tahoma"/>
                <w:b/>
                <w:sz w:val="20"/>
                <w:szCs w:val="20"/>
              </w:rPr>
            </w:pPr>
            <w:r>
              <w:rPr>
                <w:rFonts w:ascii="Tahoma" w:hAnsi="Tahoma" w:eastAsia="Tahoma" w:cs="Tahoma"/>
                <w:b/>
                <w:sz w:val="20"/>
                <w:szCs w:val="20"/>
              </w:rPr>
              <w:t>O/M</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A670C6" w:rsidP="00D116FF" w:rsidRDefault="00A670C6" w14:paraId="4F0B697A" w14:textId="77777777">
            <w:pPr>
              <w:spacing w:line="240" w:lineRule="auto"/>
              <w:jc w:val="center"/>
              <w:rPr>
                <w:rFonts w:ascii="Tahoma" w:hAnsi="Tahoma" w:eastAsia="Tahoma" w:cs="Tahoma"/>
                <w:b/>
                <w:sz w:val="20"/>
                <w:szCs w:val="20"/>
              </w:rPr>
            </w:pPr>
            <w:r>
              <w:rPr>
                <w:rFonts w:ascii="Tahoma" w:hAnsi="Tahoma" w:eastAsia="Tahoma" w:cs="Tahoma"/>
                <w:b/>
                <w:sz w:val="20"/>
                <w:szCs w:val="20"/>
              </w:rPr>
              <w:t>Type</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A670C6" w:rsidP="00D116FF" w:rsidRDefault="00A670C6" w14:paraId="03DA3CD3"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r>
      <w:tr w:rsidR="00A670C6" w:rsidTr="0B23F7AE" w14:paraId="35DA7375" w14:textId="77777777">
        <w:trPr>
          <w:trHeight w:val="82"/>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670C6" w:rsidP="00D116FF" w:rsidRDefault="00A670C6" w14:paraId="75619C27"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resourceId</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670C6" w:rsidP="00D116FF" w:rsidRDefault="00A670C6" w14:paraId="3CB06B6B"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A670C6" w:rsidP="00D116FF" w:rsidRDefault="00A670C6" w14:paraId="5715CD3F"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670C6" w:rsidP="00D116FF" w:rsidRDefault="00A670C6" w14:paraId="7A6FE0DF" w14:textId="77777777">
            <w:pPr>
              <w:spacing w:line="240" w:lineRule="auto"/>
              <w:rPr>
                <w:rFonts w:ascii="Tahoma" w:hAnsi="Tahoma" w:eastAsia="Tahoma" w:cs="Tahoma"/>
                <w:sz w:val="20"/>
                <w:szCs w:val="20"/>
                <w:lang w:val="en-US"/>
              </w:rPr>
            </w:pPr>
            <w:r>
              <w:rPr>
                <w:rFonts w:ascii="Tahoma" w:hAnsi="Tahoma" w:eastAsia="Tahoma" w:cs="Tahoma"/>
                <w:sz w:val="20"/>
                <w:szCs w:val="20"/>
                <w:lang w:val="en-US"/>
              </w:rPr>
              <w:t>The</w:t>
            </w:r>
            <w:r w:rsidRPr="7E3C46EE">
              <w:rPr>
                <w:rFonts w:ascii="Tahoma" w:hAnsi="Tahoma" w:eastAsia="Tahoma" w:cs="Tahoma"/>
                <w:sz w:val="20"/>
                <w:szCs w:val="20"/>
                <w:lang w:val="en-US"/>
              </w:rPr>
              <w:t xml:space="preserve"> res</w:t>
            </w:r>
            <w:r>
              <w:rPr>
                <w:rFonts w:ascii="Tahoma" w:hAnsi="Tahoma" w:eastAsia="Tahoma" w:cs="Tahoma"/>
                <w:sz w:val="20"/>
                <w:szCs w:val="20"/>
                <w:lang w:val="en-US"/>
              </w:rPr>
              <w:t>o</w:t>
            </w:r>
            <w:r w:rsidRPr="7E3C46EE">
              <w:rPr>
                <w:rFonts w:ascii="Tahoma" w:hAnsi="Tahoma" w:eastAsia="Tahoma" w:cs="Tahoma"/>
                <w:sz w:val="20"/>
                <w:szCs w:val="20"/>
                <w:lang w:val="en-US"/>
              </w:rPr>
              <w:t xml:space="preserve">urce IDs to query by. </w:t>
            </w:r>
            <w:r>
              <w:rPr>
                <w:rFonts w:ascii="Tahoma" w:hAnsi="Tahoma" w:eastAsia="Tahoma" w:cs="Tahoma"/>
                <w:sz w:val="20"/>
                <w:szCs w:val="20"/>
                <w:lang w:val="en-US"/>
              </w:rPr>
              <w:t>This may be a list</w:t>
            </w:r>
          </w:p>
          <w:p w:rsidR="00A670C6" w:rsidP="00D116FF" w:rsidRDefault="00A670C6" w14:paraId="3112B5F0" w14:textId="77777777">
            <w:pPr>
              <w:spacing w:line="240" w:lineRule="auto"/>
              <w:rPr>
                <w:rFonts w:ascii="Tahoma" w:hAnsi="Tahoma" w:eastAsia="Tahoma" w:cs="Tahoma"/>
                <w:sz w:val="20"/>
                <w:szCs w:val="20"/>
                <w:lang w:val="en-US"/>
              </w:rPr>
            </w:pPr>
            <w:r w:rsidRPr="00D86D73">
              <w:rPr>
                <w:rFonts w:ascii="Tahoma" w:hAnsi="Tahoma" w:eastAsia="Tahoma" w:cs="Tahoma"/>
                <w:b/>
                <w:bCs/>
                <w:sz w:val="20"/>
                <w:szCs w:val="20"/>
                <w:lang w:val="en-US"/>
              </w:rPr>
              <w:t>List example</w:t>
            </w:r>
            <w:proofErr w:type="gramStart"/>
            <w:r w:rsidRPr="00D86D73">
              <w:rPr>
                <w:rFonts w:ascii="Tahoma" w:hAnsi="Tahoma" w:eastAsia="Tahoma" w:cs="Tahoma"/>
                <w:b/>
                <w:bCs/>
                <w:sz w:val="20"/>
                <w:szCs w:val="20"/>
                <w:lang w:val="en-US"/>
              </w:rPr>
              <w:t>:</w:t>
            </w:r>
            <w:r>
              <w:rPr>
                <w:rFonts w:ascii="Tahoma" w:hAnsi="Tahoma" w:eastAsia="Tahoma" w:cs="Tahoma"/>
                <w:sz w:val="20"/>
                <w:szCs w:val="20"/>
                <w:lang w:val="en-US"/>
              </w:rPr>
              <w:t xml:space="preserve"> ?</w:t>
            </w:r>
            <w:proofErr w:type="spellStart"/>
            <w:r>
              <w:rPr>
                <w:rFonts w:ascii="Tahoma" w:hAnsi="Tahoma" w:eastAsia="Tahoma" w:cs="Tahoma"/>
                <w:sz w:val="20"/>
                <w:szCs w:val="20"/>
                <w:lang w:val="en-US"/>
              </w:rPr>
              <w:t>resourceId</w:t>
            </w:r>
            <w:proofErr w:type="spellEnd"/>
            <w:proofErr w:type="gramEnd"/>
            <w:r>
              <w:rPr>
                <w:rFonts w:ascii="Tahoma" w:hAnsi="Tahoma" w:eastAsia="Tahoma" w:cs="Tahoma"/>
                <w:sz w:val="20"/>
                <w:szCs w:val="20"/>
                <w:lang w:val="en-US"/>
              </w:rPr>
              <w:t>=1,2,3,4</w:t>
            </w:r>
          </w:p>
        </w:tc>
      </w:tr>
      <w:tr w:rsidR="00A670C6" w:rsidTr="0B23F7AE" w14:paraId="4D61BBE9" w14:textId="77777777">
        <w:trPr>
          <w:trHeight w:val="82"/>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670C6" w:rsidP="00D116FF" w:rsidRDefault="00A670C6" w14:paraId="188C1CFC"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simSerialNo</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670C6" w:rsidP="00D116FF" w:rsidRDefault="00A670C6" w14:paraId="52409BFB"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A670C6" w:rsidP="00D116FF" w:rsidRDefault="00A670C6" w14:paraId="13ACBB03"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670C6" w:rsidP="00D116FF" w:rsidRDefault="00A670C6" w14:paraId="648F18DC" w14:textId="0A741FC6">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This may be a list</w:t>
            </w:r>
            <w:r w:rsidRPr="32B8416E" w:rsidR="7072E296">
              <w:rPr>
                <w:rFonts w:ascii="Tahoma" w:hAnsi="Tahoma" w:eastAsia="Tahoma" w:cs="Tahoma"/>
                <w:sz w:val="20"/>
                <w:szCs w:val="20"/>
                <w:lang w:val="en-US"/>
              </w:rPr>
              <w:t xml:space="preserve"> or a range</w:t>
            </w:r>
            <w:r w:rsidRPr="32B8416E" w:rsidR="4C607E8E">
              <w:rPr>
                <w:rFonts w:ascii="Tahoma" w:hAnsi="Tahoma" w:eastAsia="Tahoma" w:cs="Tahoma"/>
                <w:sz w:val="20"/>
                <w:szCs w:val="20"/>
                <w:lang w:val="en-US"/>
              </w:rPr>
              <w:t xml:space="preserve"> (</w:t>
            </w:r>
            <w:proofErr w:type="spellStart"/>
            <w:r w:rsidRPr="32B8416E" w:rsidR="4C607E8E">
              <w:rPr>
                <w:rFonts w:ascii="Tahoma" w:hAnsi="Tahoma" w:eastAsia="Tahoma" w:cs="Tahoma"/>
                <w:sz w:val="20"/>
                <w:szCs w:val="20"/>
                <w:lang w:val="en-US"/>
              </w:rPr>
              <w:t>gt</w:t>
            </w:r>
            <w:proofErr w:type="spellEnd"/>
            <w:r w:rsidRPr="32B8416E" w:rsidR="4C607E8E">
              <w:rPr>
                <w:rFonts w:ascii="Tahoma" w:hAnsi="Tahoma" w:eastAsia="Tahoma" w:cs="Tahoma"/>
                <w:sz w:val="20"/>
                <w:szCs w:val="20"/>
                <w:lang w:val="en-US"/>
              </w:rPr>
              <w:t xml:space="preserve">, </w:t>
            </w:r>
            <w:proofErr w:type="spellStart"/>
            <w:r w:rsidRPr="32B8416E" w:rsidR="4C607E8E">
              <w:rPr>
                <w:rFonts w:ascii="Tahoma" w:hAnsi="Tahoma" w:eastAsia="Tahoma" w:cs="Tahoma"/>
                <w:sz w:val="20"/>
                <w:szCs w:val="20"/>
                <w:lang w:val="en-US"/>
              </w:rPr>
              <w:t>gte</w:t>
            </w:r>
            <w:proofErr w:type="spellEnd"/>
            <w:r w:rsidRPr="32B8416E" w:rsidR="4C607E8E">
              <w:rPr>
                <w:rFonts w:ascii="Tahoma" w:hAnsi="Tahoma" w:eastAsia="Tahoma" w:cs="Tahoma"/>
                <w:sz w:val="20"/>
                <w:szCs w:val="20"/>
                <w:lang w:val="en-US"/>
              </w:rPr>
              <w:t xml:space="preserve">, </w:t>
            </w:r>
            <w:proofErr w:type="spellStart"/>
            <w:r w:rsidRPr="32B8416E" w:rsidR="4C607E8E">
              <w:rPr>
                <w:rFonts w:ascii="Tahoma" w:hAnsi="Tahoma" w:eastAsia="Tahoma" w:cs="Tahoma"/>
                <w:sz w:val="20"/>
                <w:szCs w:val="20"/>
                <w:lang w:val="en-US"/>
              </w:rPr>
              <w:t>lt</w:t>
            </w:r>
            <w:proofErr w:type="spellEnd"/>
            <w:r w:rsidRPr="32B8416E" w:rsidR="4C607E8E">
              <w:rPr>
                <w:rFonts w:ascii="Tahoma" w:hAnsi="Tahoma" w:eastAsia="Tahoma" w:cs="Tahoma"/>
                <w:sz w:val="20"/>
                <w:szCs w:val="20"/>
                <w:lang w:val="en-US"/>
              </w:rPr>
              <w:t xml:space="preserve">, </w:t>
            </w:r>
            <w:proofErr w:type="spellStart"/>
            <w:r w:rsidRPr="32B8416E" w:rsidR="4C607E8E">
              <w:rPr>
                <w:rFonts w:ascii="Tahoma" w:hAnsi="Tahoma" w:eastAsia="Tahoma" w:cs="Tahoma"/>
                <w:sz w:val="20"/>
                <w:szCs w:val="20"/>
                <w:lang w:val="en-US"/>
              </w:rPr>
              <w:t>lte</w:t>
            </w:r>
            <w:proofErr w:type="spellEnd"/>
            <w:r w:rsidRPr="32B8416E" w:rsidR="4C607E8E">
              <w:rPr>
                <w:rFonts w:ascii="Tahoma" w:hAnsi="Tahoma" w:eastAsia="Tahoma" w:cs="Tahoma"/>
                <w:sz w:val="20"/>
                <w:szCs w:val="20"/>
                <w:lang w:val="en-US"/>
              </w:rPr>
              <w:t>)</w:t>
            </w:r>
          </w:p>
          <w:p w:rsidR="00A670C6" w:rsidP="32B8416E" w:rsidRDefault="00A670C6" w14:paraId="2AE94925" w14:textId="45E5DD52">
            <w:pPr>
              <w:spacing w:line="240" w:lineRule="auto"/>
              <w:rPr>
                <w:rFonts w:ascii="Tahoma" w:hAnsi="Tahoma" w:eastAsia="Tahoma" w:cs="Tahoma"/>
                <w:sz w:val="20"/>
                <w:szCs w:val="20"/>
                <w:lang w:val="en-US"/>
              </w:rPr>
            </w:pPr>
            <w:r w:rsidRPr="32B8416E">
              <w:rPr>
                <w:rFonts w:ascii="Tahoma" w:hAnsi="Tahoma" w:eastAsia="Tahoma" w:cs="Tahoma"/>
                <w:b/>
                <w:bCs/>
                <w:sz w:val="20"/>
                <w:szCs w:val="20"/>
                <w:lang w:val="en-US"/>
              </w:rPr>
              <w:t>List example</w:t>
            </w:r>
            <w:proofErr w:type="gramStart"/>
            <w:r w:rsidRPr="32B8416E">
              <w:rPr>
                <w:rFonts w:ascii="Tahoma" w:hAnsi="Tahoma" w:eastAsia="Tahoma" w:cs="Tahoma"/>
                <w:b/>
                <w:bCs/>
                <w:sz w:val="20"/>
                <w:szCs w:val="20"/>
                <w:lang w:val="en-US"/>
              </w:rPr>
              <w:t>:</w:t>
            </w:r>
            <w:r w:rsidRPr="32B8416E">
              <w:rPr>
                <w:rFonts w:ascii="Tahoma" w:hAnsi="Tahoma" w:eastAsia="Tahoma" w:cs="Tahoma"/>
                <w:sz w:val="20"/>
                <w:szCs w:val="20"/>
                <w:lang w:val="en-US"/>
              </w:rPr>
              <w:t xml:space="preserve"> ?</w:t>
            </w:r>
            <w:proofErr w:type="spellStart"/>
            <w:r w:rsidRPr="32B8416E">
              <w:rPr>
                <w:rFonts w:ascii="Tahoma" w:hAnsi="Tahoma" w:eastAsia="Tahoma" w:cs="Tahoma"/>
                <w:sz w:val="20"/>
                <w:szCs w:val="20"/>
                <w:lang w:val="en-US"/>
              </w:rPr>
              <w:t>simSerialNo</w:t>
            </w:r>
            <w:proofErr w:type="spellEnd"/>
            <w:proofErr w:type="gramEnd"/>
            <w:r w:rsidRPr="32B8416E">
              <w:rPr>
                <w:rFonts w:ascii="Tahoma" w:hAnsi="Tahoma" w:eastAsia="Tahoma" w:cs="Tahoma"/>
                <w:sz w:val="20"/>
                <w:szCs w:val="20"/>
                <w:lang w:val="en-US"/>
              </w:rPr>
              <w:t>=1,2,3,4</w:t>
            </w:r>
          </w:p>
          <w:p w:rsidR="00A670C6" w:rsidP="00D116FF" w:rsidRDefault="08D1EF37" w14:paraId="60B9A7A8" w14:textId="01907BFA">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Range example</w:t>
            </w:r>
            <w:proofErr w:type="gramStart"/>
            <w:r w:rsidRPr="32B8416E">
              <w:rPr>
                <w:rFonts w:ascii="Tahoma" w:hAnsi="Tahoma" w:eastAsia="Tahoma" w:cs="Tahoma"/>
                <w:sz w:val="20"/>
                <w:szCs w:val="20"/>
                <w:lang w:val="en-US"/>
              </w:rPr>
              <w:t>: ?</w:t>
            </w:r>
            <w:proofErr w:type="gramEnd"/>
            <w:r w:rsidRPr="32B8416E">
              <w:rPr>
                <w:rFonts w:ascii="Tahoma" w:hAnsi="Tahoma" w:eastAsia="Tahoma" w:cs="Tahoma"/>
                <w:sz w:val="20"/>
                <w:szCs w:val="20"/>
                <w:lang w:val="en-US"/>
              </w:rPr>
              <w:t>simSerialNo.gt=</w:t>
            </w:r>
            <w:proofErr w:type="gramStart"/>
            <w:r w:rsidRPr="32B8416E">
              <w:rPr>
                <w:rFonts w:ascii="Tahoma" w:hAnsi="Tahoma" w:eastAsia="Tahoma" w:cs="Tahoma"/>
                <w:sz w:val="20"/>
                <w:szCs w:val="20"/>
                <w:lang w:val="en-US"/>
              </w:rPr>
              <w:t>1,simSerialNo.lt</w:t>
            </w:r>
            <w:proofErr w:type="gramEnd"/>
            <w:r w:rsidRPr="32B8416E">
              <w:rPr>
                <w:rFonts w:ascii="Tahoma" w:hAnsi="Tahoma" w:eastAsia="Tahoma" w:cs="Tahoma"/>
                <w:sz w:val="20"/>
                <w:szCs w:val="20"/>
                <w:lang w:val="en-US"/>
              </w:rPr>
              <w:t>=</w:t>
            </w:r>
            <w:r w:rsidRPr="32B8416E" w:rsidR="765394B3">
              <w:rPr>
                <w:rFonts w:ascii="Tahoma" w:hAnsi="Tahoma" w:eastAsia="Tahoma" w:cs="Tahoma"/>
                <w:sz w:val="20"/>
                <w:szCs w:val="20"/>
                <w:lang w:val="en-US"/>
              </w:rPr>
              <w:t>4</w:t>
            </w:r>
          </w:p>
        </w:tc>
      </w:tr>
      <w:tr w:rsidR="32B8416E" w:rsidTr="0B23F7AE" w14:paraId="229B3BA6"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A4271" w:rsidP="32B8416E" w:rsidRDefault="009A4271" w14:paraId="0B834768" w14:textId="3100C5ED">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subL</w:t>
            </w:r>
            <w:r w:rsidRPr="32B8416E" w:rsidR="510CCDE6">
              <w:rPr>
                <w:rFonts w:ascii="Tahoma" w:hAnsi="Tahoma" w:eastAsia="Tahoma" w:cs="Tahoma"/>
                <w:sz w:val="20"/>
                <w:szCs w:val="20"/>
                <w:lang w:val="en-US"/>
              </w:rPr>
              <w:t>ocationName</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10CCDE6" w:rsidP="32B8416E" w:rsidRDefault="510CCDE6" w14:paraId="25AD4F24" w14:textId="504AD200">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10CCDE6" w:rsidP="32B8416E" w:rsidRDefault="510CCDE6" w14:paraId="7B17C3D2" w14:textId="4F608D50">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E45A5EA" w:rsidP="32B8416E" w:rsidRDefault="5E45A5EA" w14:paraId="2A5C9F50" w14:textId="7D93CCF8">
            <w:pPr>
              <w:spacing w:line="240" w:lineRule="auto"/>
              <w:rPr>
                <w:rFonts w:ascii="Tahoma" w:hAnsi="Tahoma" w:eastAsia="Tahoma" w:cs="Tahoma"/>
                <w:color w:val="000000" w:themeColor="text1"/>
                <w:sz w:val="20"/>
                <w:szCs w:val="20"/>
                <w:lang w:val="en-US"/>
              </w:rPr>
            </w:pPr>
            <w:r w:rsidRPr="32B8416E">
              <w:rPr>
                <w:rFonts w:ascii="Tahoma" w:hAnsi="Tahoma" w:eastAsia="Tahoma" w:cs="Tahoma"/>
                <w:color w:val="000000" w:themeColor="text1"/>
                <w:sz w:val="20"/>
                <w:szCs w:val="20"/>
                <w:lang w:val="en-US"/>
              </w:rPr>
              <w:t xml:space="preserve">The full name of the </w:t>
            </w:r>
            <w:proofErr w:type="spellStart"/>
            <w:r w:rsidRPr="32B8416E">
              <w:rPr>
                <w:rFonts w:ascii="Tahoma" w:hAnsi="Tahoma" w:eastAsia="Tahoma" w:cs="Tahoma"/>
                <w:color w:val="000000" w:themeColor="text1"/>
                <w:sz w:val="20"/>
                <w:szCs w:val="20"/>
                <w:lang w:val="en-US"/>
              </w:rPr>
              <w:t>locationCode</w:t>
            </w:r>
            <w:proofErr w:type="spellEnd"/>
          </w:p>
        </w:tc>
      </w:tr>
      <w:tr w:rsidR="32B8416E" w:rsidTr="0B23F7AE" w14:paraId="2FD3F1E4"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10CCDE6" w:rsidP="32B8416E" w:rsidRDefault="510CCDE6" w14:paraId="55D0035D" w14:textId="6EB2F5DC">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region</w:t>
            </w:r>
            <w:r w:rsidRPr="32B8416E" w:rsidR="68370421">
              <w:rPr>
                <w:rFonts w:ascii="Tahoma" w:hAnsi="Tahoma" w:eastAsia="Tahoma" w:cs="Tahoma"/>
                <w:sz w:val="20"/>
                <w:szCs w:val="20"/>
                <w:lang w:val="en-US"/>
              </w:rPr>
              <w:t>Code</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946BC49" w14:textId="504AD200">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41C037B" w14:textId="4F608D50">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2F029BF5" w:rsidP="32B8416E" w:rsidRDefault="2F029BF5" w14:paraId="09C9133B" w14:textId="47FFEDD6">
            <w:pPr>
              <w:spacing w:line="240" w:lineRule="auto"/>
              <w:rPr>
                <w:rFonts w:ascii="Tahoma" w:hAnsi="Tahoma" w:eastAsia="Tahoma" w:cs="Tahoma"/>
                <w:color w:val="000000" w:themeColor="text1"/>
                <w:sz w:val="20"/>
                <w:szCs w:val="20"/>
                <w:lang w:val="en-US"/>
              </w:rPr>
            </w:pPr>
            <w:r w:rsidRPr="32B8416E">
              <w:rPr>
                <w:rStyle w:val="normaltextrun"/>
                <w:rFonts w:ascii="Tahoma" w:hAnsi="Tahoma" w:eastAsia="Tahoma" w:cs="Tahoma"/>
                <w:color w:val="000000" w:themeColor="text1"/>
                <w:sz w:val="20"/>
                <w:szCs w:val="20"/>
                <w:lang w:val="en-US"/>
              </w:rPr>
              <w:t xml:space="preserve">A </w:t>
            </w:r>
            <w:proofErr w:type="gramStart"/>
            <w:r w:rsidRPr="32B8416E">
              <w:rPr>
                <w:rStyle w:val="normaltextrun"/>
                <w:rFonts w:ascii="Tahoma" w:hAnsi="Tahoma" w:eastAsia="Tahoma" w:cs="Tahoma"/>
                <w:color w:val="000000" w:themeColor="text1"/>
                <w:sz w:val="20"/>
                <w:szCs w:val="20"/>
                <w:lang w:val="en-US"/>
              </w:rPr>
              <w:t>5 digit</w:t>
            </w:r>
            <w:proofErr w:type="gramEnd"/>
            <w:r w:rsidRPr="32B8416E">
              <w:rPr>
                <w:rStyle w:val="normaltextrun"/>
                <w:rFonts w:ascii="Tahoma" w:hAnsi="Tahoma" w:eastAsia="Tahoma" w:cs="Tahoma"/>
                <w:color w:val="000000" w:themeColor="text1"/>
                <w:sz w:val="20"/>
                <w:szCs w:val="20"/>
                <w:lang w:val="en-US"/>
              </w:rPr>
              <w:t xml:space="preserve"> code that specifies a region in Thailand. After Perso SIM when SIM is associated with an IMSI, the region of the SIM will depend on the parent region of the IMSI. Also stored in sim.</w:t>
            </w:r>
            <w:r w:rsidRPr="32B8416E">
              <w:rPr>
                <w:rStyle w:val="eop"/>
                <w:rFonts w:ascii="Tahoma" w:hAnsi="Tahoma" w:eastAsia="Tahoma" w:cs="Tahoma"/>
                <w:color w:val="000000" w:themeColor="text1"/>
                <w:sz w:val="20"/>
                <w:szCs w:val="20"/>
                <w:lang w:val="en-GB"/>
              </w:rPr>
              <w:t> </w:t>
            </w:r>
          </w:p>
          <w:p w:rsidR="32B8416E" w:rsidP="32B8416E" w:rsidRDefault="32B8416E" w14:paraId="1A8C6412" w14:textId="5B91296D">
            <w:pPr>
              <w:spacing w:line="240" w:lineRule="auto"/>
              <w:rPr>
                <w:rStyle w:val="normaltextrun"/>
                <w:rFonts w:ascii="Tahoma" w:hAnsi="Tahoma" w:eastAsia="Tahoma" w:cs="Tahoma"/>
                <w:color w:val="000000" w:themeColor="text1"/>
                <w:sz w:val="20"/>
                <w:szCs w:val="20"/>
              </w:rPr>
            </w:pPr>
          </w:p>
        </w:tc>
      </w:tr>
      <w:tr w:rsidR="32B8416E" w:rsidTr="0B23F7AE" w14:paraId="5020C7D2"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10CCDE6" w:rsidP="32B8416E" w:rsidRDefault="510CCDE6" w14:paraId="250B0ACB" w14:textId="2A9D295C">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usageType</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5DCA0B22" w14:textId="504AD200">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3765C78" w14:textId="4F608D50">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53BF769" w:rsidP="32B8416E" w:rsidRDefault="353BF769" w14:paraId="7A40C676" w14:textId="5C157A39">
            <w:pPr>
              <w:spacing w:line="240" w:lineRule="auto"/>
              <w:rPr>
                <w:rFonts w:ascii="Tahoma" w:hAnsi="Tahoma" w:eastAsia="Tahoma" w:cs="Tahoma"/>
                <w:color w:val="000000" w:themeColor="text1"/>
                <w:sz w:val="20"/>
                <w:szCs w:val="20"/>
                <w:lang w:val="en-US"/>
              </w:rPr>
            </w:pPr>
            <w:r w:rsidRPr="32B8416E">
              <w:rPr>
                <w:rFonts w:ascii="Tahoma" w:hAnsi="Tahoma" w:eastAsia="Tahoma" w:cs="Tahoma"/>
                <w:color w:val="000000" w:themeColor="text1"/>
                <w:sz w:val="20"/>
                <w:szCs w:val="20"/>
              </w:rPr>
              <w:t xml:space="preserve">A marketing defined value for what the SIM will be used for. List of values changes depending on marketing team. </w:t>
            </w:r>
          </w:p>
          <w:p w:rsidR="353BF769" w:rsidP="32B8416E" w:rsidRDefault="353BF769" w14:paraId="46EC53D7" w14:textId="4CA03D9B">
            <w:pPr>
              <w:spacing w:line="240" w:lineRule="auto"/>
              <w:rPr>
                <w:rFonts w:ascii="Tahoma" w:hAnsi="Tahoma" w:eastAsia="Tahoma" w:cs="Tahoma"/>
                <w:color w:val="000000" w:themeColor="text1"/>
                <w:sz w:val="20"/>
                <w:szCs w:val="20"/>
                <w:lang w:val="en-US"/>
              </w:rPr>
            </w:pPr>
            <w:r w:rsidRPr="32B8416E">
              <w:rPr>
                <w:rFonts w:ascii="Tahoma" w:hAnsi="Tahoma" w:eastAsia="Tahoma" w:cs="Tahoma"/>
                <w:b/>
                <w:bCs/>
                <w:color w:val="000000" w:themeColor="text1"/>
                <w:sz w:val="20"/>
                <w:szCs w:val="20"/>
                <w:lang w:val="en-US"/>
              </w:rPr>
              <w:t xml:space="preserve">Example: </w:t>
            </w:r>
            <w:r w:rsidRPr="32B8416E">
              <w:rPr>
                <w:rFonts w:ascii="Tahoma" w:hAnsi="Tahoma" w:eastAsia="Tahoma" w:cs="Tahoma"/>
                <w:color w:val="000000" w:themeColor="text1"/>
                <w:sz w:val="20"/>
                <w:szCs w:val="20"/>
              </w:rPr>
              <w:t>SIM2Fly3G_eSIM_Download_V2</w:t>
            </w:r>
          </w:p>
        </w:tc>
      </w:tr>
      <w:tr w:rsidR="32B8416E" w:rsidTr="0B23F7AE" w14:paraId="4D89A20D"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10CCDE6" w:rsidP="32B8416E" w:rsidRDefault="00937B5E" w14:paraId="5950ED79" w14:textId="6F799E72">
            <w:pPr>
              <w:spacing w:line="240" w:lineRule="auto"/>
              <w:rPr>
                <w:rFonts w:ascii="Tahoma" w:hAnsi="Tahoma" w:eastAsia="Tahoma" w:cs="Tahoma"/>
                <w:sz w:val="20"/>
                <w:szCs w:val="20"/>
                <w:lang w:val="en-US"/>
              </w:rPr>
            </w:pPr>
            <w:r w:rsidRPr="0B23F7AE">
              <w:rPr>
                <w:rFonts w:ascii="Tahoma" w:hAnsi="Tahoma" w:eastAsia="Tahoma" w:cs="Tahoma"/>
                <w:sz w:val="20"/>
                <w:szCs w:val="20"/>
                <w:lang w:val="en-US"/>
              </w:rPr>
              <w:t>c</w:t>
            </w:r>
            <w:r w:rsidRPr="0B23F7AE" w:rsidR="4743DE83">
              <w:rPr>
                <w:rFonts w:ascii="Tahoma" w:hAnsi="Tahoma" w:eastAsia="Tahoma" w:cs="Tahoma"/>
                <w:sz w:val="20"/>
                <w:szCs w:val="20"/>
                <w:lang w:val="en-US"/>
              </w:rPr>
              <w:t>apacity</w:t>
            </w:r>
            <w:r w:rsidRPr="0B23F7AE">
              <w:rPr>
                <w:rFonts w:ascii="Tahoma" w:hAnsi="Tahoma" w:eastAsia="Tahoma" w:cs="Tahoma"/>
                <w:sz w:val="20"/>
                <w:szCs w:val="20"/>
                <w:lang w:val="en-US"/>
              </w:rPr>
              <w:t xml:space="preserve"> </w:t>
            </w:r>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0E199F55" w14:textId="504AD200">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F14F8F4" w14:textId="4F608D50">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1BA8285" w:rsidP="32B8416E" w:rsidRDefault="01BA8285" w14:paraId="0CA4F9DB" w14:textId="44ECC6F7">
            <w:pPr>
              <w:rPr>
                <w:rFonts w:ascii="Tahoma" w:hAnsi="Tahoma" w:eastAsia="Tahoma" w:cs="Tahoma"/>
                <w:color w:val="000000" w:themeColor="text1"/>
                <w:sz w:val="20"/>
                <w:szCs w:val="20"/>
                <w:lang w:val="en-US"/>
              </w:rPr>
            </w:pPr>
            <w:r w:rsidRPr="32B8416E">
              <w:rPr>
                <w:rFonts w:ascii="Tahoma" w:hAnsi="Tahoma" w:eastAsia="Tahoma" w:cs="Tahoma"/>
                <w:color w:val="000000" w:themeColor="text1"/>
                <w:sz w:val="20"/>
                <w:szCs w:val="20"/>
                <w:lang w:val="en-US"/>
              </w:rPr>
              <w:t>SIM Capacity</w:t>
            </w:r>
          </w:p>
          <w:p w:rsidRPr="00A51FCC" w:rsidR="01BA8285" w:rsidP="0B23F7AE" w:rsidRDefault="40BE76DD" w14:paraId="363A1F2C" w14:textId="00B638A2">
            <w:pPr>
              <w:pStyle w:val="paragraph"/>
              <w:rPr>
                <w:rFonts w:ascii="Tahoma" w:hAnsi="Tahoma" w:eastAsia="Tahoma" w:cs="Tahoma"/>
                <w:color w:val="000000" w:themeColor="text1"/>
                <w:sz w:val="20"/>
                <w:szCs w:val="20"/>
              </w:rPr>
            </w:pPr>
            <w:r w:rsidRPr="00A51FCC">
              <w:rPr>
                <w:rFonts w:ascii="Tahoma" w:hAnsi="Tahoma" w:eastAsia="Tahoma" w:cs="Tahoma"/>
                <w:b/>
                <w:bCs/>
                <w:color w:val="000000" w:themeColor="text1"/>
                <w:sz w:val="20"/>
                <w:szCs w:val="20"/>
              </w:rPr>
              <w:t>Example</w:t>
            </w:r>
            <w:r w:rsidRPr="00A51FCC">
              <w:rPr>
                <w:rFonts w:ascii="Tahoma" w:hAnsi="Tahoma" w:eastAsia="Tahoma" w:cs="Tahoma"/>
                <w:color w:val="000000" w:themeColor="text1"/>
                <w:sz w:val="20"/>
                <w:szCs w:val="20"/>
              </w:rPr>
              <w:t xml:space="preserve">: </w:t>
            </w:r>
            <w:r w:rsidRPr="0B23F7AE">
              <w:rPr>
                <w:rFonts w:ascii="Tahoma" w:hAnsi="Tahoma" w:eastAsia="Tahoma" w:cs="Tahoma"/>
                <w:color w:val="000000" w:themeColor="text1"/>
                <w:sz w:val="20"/>
                <w:szCs w:val="20"/>
                <w:lang w:val="en-US"/>
              </w:rPr>
              <w:t>64k</w:t>
            </w:r>
          </w:p>
          <w:p w:rsidR="01BA8285" w:rsidP="0B23F7AE" w:rsidRDefault="413DDC2A" w14:paraId="27910ECC" w14:textId="15143A1A">
            <w:pPr>
              <w:rPr>
                <w:rFonts w:ascii="Tahoma" w:hAnsi="Tahoma" w:eastAsia="Tahoma" w:cs="Tahoma"/>
                <w:sz w:val="20"/>
                <w:szCs w:val="20"/>
                <w:lang w:val="en-US"/>
              </w:rPr>
            </w:pPr>
            <w:r w:rsidRPr="0B23F7AE">
              <w:rPr>
                <w:rFonts w:ascii="Tahoma" w:hAnsi="Tahoma" w:eastAsia="Tahoma" w:cs="Tahoma"/>
                <w:b/>
                <w:bCs/>
                <w:sz w:val="20"/>
                <w:szCs w:val="20"/>
                <w:lang w:val="en-US"/>
              </w:rPr>
              <w:t xml:space="preserve">Alternate name: </w:t>
            </w:r>
            <w:proofErr w:type="spellStart"/>
            <w:r w:rsidRPr="0B23F7AE">
              <w:rPr>
                <w:rFonts w:ascii="Tahoma" w:hAnsi="Tahoma" w:eastAsia="Tahoma" w:cs="Tahoma"/>
                <w:sz w:val="20"/>
                <w:szCs w:val="20"/>
                <w:lang w:val="en-US"/>
              </w:rPr>
              <w:t>capacity_code</w:t>
            </w:r>
            <w:proofErr w:type="spellEnd"/>
          </w:p>
        </w:tc>
      </w:tr>
      <w:tr w:rsidR="32B8416E" w:rsidTr="0B23F7AE" w14:paraId="0AB0633A"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10CCDE6" w:rsidP="32B8416E" w:rsidRDefault="510CCDE6" w14:paraId="0D59283F" w14:textId="5A268C26">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simType</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665DBA5A" w14:textId="504AD200">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ECF0F00" w14:textId="4F608D50">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D44DC92" w:rsidP="32B8416E" w:rsidRDefault="3D44DC92" w14:paraId="72816FD3" w14:textId="2B3A08E2">
            <w:pPr>
              <w:spacing w:line="240" w:lineRule="auto"/>
              <w:rPr>
                <w:rFonts w:ascii="Tahoma" w:hAnsi="Tahoma" w:eastAsia="Tahoma" w:cs="Tahoma"/>
                <w:color w:val="000000" w:themeColor="text1"/>
                <w:sz w:val="20"/>
                <w:szCs w:val="20"/>
                <w:lang w:val="en-US"/>
              </w:rPr>
            </w:pPr>
            <w:r w:rsidRPr="32B8416E">
              <w:rPr>
                <w:rFonts w:ascii="Tahoma" w:hAnsi="Tahoma" w:eastAsia="Tahoma" w:cs="Tahoma"/>
                <w:color w:val="000000" w:themeColor="text1"/>
                <w:sz w:val="20"/>
                <w:szCs w:val="20"/>
                <w:lang w:val="en-US"/>
              </w:rPr>
              <w:t xml:space="preserve">The requested </w:t>
            </w:r>
            <w:proofErr w:type="spellStart"/>
            <w:r w:rsidRPr="32B8416E">
              <w:rPr>
                <w:rFonts w:ascii="Tahoma" w:hAnsi="Tahoma" w:eastAsia="Tahoma" w:cs="Tahoma"/>
                <w:color w:val="000000" w:themeColor="text1"/>
                <w:sz w:val="20"/>
                <w:szCs w:val="20"/>
                <w:lang w:val="en-US"/>
              </w:rPr>
              <w:t>simType</w:t>
            </w:r>
            <w:proofErr w:type="spellEnd"/>
          </w:p>
          <w:p w:rsidR="3D44DC92" w:rsidP="32B8416E" w:rsidRDefault="3D44DC92" w14:paraId="2EFE7E59" w14:textId="2E3C2B5A">
            <w:pPr>
              <w:spacing w:line="240" w:lineRule="auto"/>
              <w:rPr>
                <w:rFonts w:ascii="Tahoma" w:hAnsi="Tahoma" w:eastAsia="Tahoma" w:cs="Tahoma"/>
                <w:color w:val="000000" w:themeColor="text1"/>
                <w:sz w:val="20"/>
                <w:szCs w:val="20"/>
                <w:lang w:val="en-US"/>
              </w:rPr>
            </w:pPr>
            <w:r w:rsidRPr="32B8416E">
              <w:rPr>
                <w:rFonts w:ascii="Tahoma" w:hAnsi="Tahoma" w:eastAsia="Tahoma" w:cs="Tahoma"/>
                <w:color w:val="000000" w:themeColor="text1"/>
                <w:sz w:val="20"/>
                <w:szCs w:val="20"/>
              </w:rPr>
              <w:t xml:space="preserve">Example: </w:t>
            </w:r>
          </w:p>
          <w:p w:rsidR="3D44DC92" w:rsidP="32B8416E" w:rsidRDefault="3D44DC92" w14:paraId="40BFF4A2" w14:textId="2AFEFBE6">
            <w:pPr>
              <w:spacing w:line="240" w:lineRule="auto"/>
              <w:rPr>
                <w:rFonts w:ascii="Tahoma" w:hAnsi="Tahoma" w:eastAsia="Tahoma" w:cs="Tahoma"/>
                <w:color w:val="000000" w:themeColor="text1"/>
                <w:sz w:val="20"/>
                <w:szCs w:val="20"/>
                <w:lang w:val="en-US"/>
              </w:rPr>
            </w:pPr>
            <w:r w:rsidRPr="32B8416E">
              <w:rPr>
                <w:rFonts w:ascii="Tahoma" w:hAnsi="Tahoma" w:eastAsia="Tahoma" w:cs="Tahoma"/>
                <w:color w:val="000000" w:themeColor="text1"/>
                <w:sz w:val="20"/>
                <w:szCs w:val="20"/>
              </w:rPr>
              <w:t>• Service</w:t>
            </w:r>
          </w:p>
          <w:p w:rsidR="3D44DC92" w:rsidP="32B8416E" w:rsidRDefault="3D44DC92" w14:paraId="51CFEB71" w14:textId="4E203B1B">
            <w:pPr>
              <w:spacing w:line="240" w:lineRule="auto"/>
              <w:rPr>
                <w:rFonts w:ascii="Tahoma" w:hAnsi="Tahoma" w:eastAsia="Tahoma" w:cs="Tahoma"/>
                <w:color w:val="000000" w:themeColor="text1"/>
                <w:sz w:val="20"/>
                <w:szCs w:val="20"/>
                <w:lang w:val="en-US"/>
              </w:rPr>
            </w:pPr>
            <w:r w:rsidRPr="32B8416E">
              <w:rPr>
                <w:rFonts w:ascii="Tahoma" w:hAnsi="Tahoma" w:eastAsia="Tahoma" w:cs="Tahoma"/>
                <w:color w:val="000000" w:themeColor="text1"/>
                <w:sz w:val="20"/>
                <w:szCs w:val="20"/>
              </w:rPr>
              <w:t>• Sales</w:t>
            </w:r>
          </w:p>
        </w:tc>
      </w:tr>
      <w:tr w:rsidR="32B8416E" w:rsidTr="0B23F7AE" w14:paraId="40D10C3F"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10CCDE6" w:rsidP="32B8416E" w:rsidRDefault="510CCDE6" w14:paraId="58334AC1" w14:textId="57D00328">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promotionType</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0C458D4B" w14:textId="504AD200">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4CC5F1D1" w14:textId="4F608D50">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25F0F6E" w14:textId="18495295">
            <w:pPr>
              <w:spacing w:line="240" w:lineRule="auto"/>
              <w:rPr>
                <w:rFonts w:ascii="Tahoma" w:hAnsi="Tahoma" w:eastAsia="Tahoma" w:cs="Tahoma"/>
                <w:sz w:val="20"/>
                <w:szCs w:val="20"/>
                <w:lang w:val="en-US"/>
              </w:rPr>
            </w:pPr>
          </w:p>
        </w:tc>
      </w:tr>
      <w:tr w:rsidR="32B8416E" w:rsidTr="0B23F7AE" w14:paraId="5AD31C30"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10CCDE6" w:rsidP="32B8416E" w:rsidRDefault="4743DE83" w14:paraId="5E8B9EC7" w14:textId="3FB13657">
            <w:pPr>
              <w:spacing w:line="240" w:lineRule="auto"/>
              <w:rPr>
                <w:rFonts w:ascii="Tahoma" w:hAnsi="Tahoma" w:eastAsia="Tahoma" w:cs="Tahoma"/>
                <w:sz w:val="20"/>
                <w:szCs w:val="20"/>
                <w:lang w:val="en-US"/>
              </w:rPr>
            </w:pPr>
            <w:proofErr w:type="spellStart"/>
            <w:r w:rsidRPr="0B23F7AE">
              <w:rPr>
                <w:rFonts w:ascii="Tahoma" w:hAnsi="Tahoma" w:eastAsia="Tahoma" w:cs="Tahoma"/>
                <w:sz w:val="20"/>
                <w:szCs w:val="20"/>
                <w:lang w:val="en-US"/>
              </w:rPr>
              <w:t>updateBy</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07352537" w14:textId="504AD200">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7779A98" w14:textId="4F608D50">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94A64B0" w:rsidP="0B23F7AE" w:rsidRDefault="5AF22140" w14:paraId="3974637C" w14:textId="0A273C8F">
            <w:pPr>
              <w:spacing w:line="240" w:lineRule="auto"/>
              <w:rPr>
                <w:rFonts w:ascii="Tahoma" w:hAnsi="Tahoma" w:eastAsia="Tahoma" w:cs="Tahoma"/>
                <w:sz w:val="20"/>
                <w:szCs w:val="20"/>
                <w:lang w:val="en-US"/>
              </w:rPr>
            </w:pPr>
            <w:r w:rsidRPr="0B23F7AE">
              <w:rPr>
                <w:rFonts w:ascii="Tahoma" w:hAnsi="Tahoma" w:eastAsia="Tahoma" w:cs="Tahoma"/>
                <w:sz w:val="20"/>
                <w:szCs w:val="20"/>
                <w:lang w:val="en-US"/>
              </w:rPr>
              <w:t>The last user which updated the SIM</w:t>
            </w:r>
          </w:p>
          <w:p w:rsidR="594A64B0" w:rsidP="32B8416E" w:rsidRDefault="1CBB13FB" w14:paraId="6D3FB4AD" w14:textId="54C0DAC3">
            <w:pPr>
              <w:spacing w:line="240" w:lineRule="auto"/>
              <w:rPr>
                <w:rFonts w:ascii="Tahoma" w:hAnsi="Tahoma" w:eastAsia="Tahoma" w:cs="Tahoma"/>
                <w:sz w:val="20"/>
                <w:szCs w:val="20"/>
                <w:lang w:val="en-US"/>
              </w:rPr>
            </w:pPr>
            <w:r w:rsidRPr="0B23F7AE">
              <w:rPr>
                <w:rFonts w:ascii="Tahoma" w:hAnsi="Tahoma" w:eastAsia="Tahoma" w:cs="Tahoma"/>
                <w:b/>
                <w:bCs/>
                <w:sz w:val="20"/>
                <w:szCs w:val="20"/>
                <w:lang w:val="en-US"/>
              </w:rPr>
              <w:t xml:space="preserve">Alternate name: </w:t>
            </w:r>
            <w:proofErr w:type="spellStart"/>
            <w:r w:rsidRPr="0B23F7AE">
              <w:rPr>
                <w:rFonts w:ascii="Tahoma" w:hAnsi="Tahoma" w:eastAsia="Tahoma" w:cs="Tahoma"/>
                <w:sz w:val="20"/>
                <w:szCs w:val="20"/>
                <w:lang w:val="en-US"/>
              </w:rPr>
              <w:t>modified_by</w:t>
            </w:r>
            <w:proofErr w:type="spellEnd"/>
          </w:p>
        </w:tc>
      </w:tr>
      <w:tr w:rsidR="32B8416E" w:rsidTr="0B23F7AE" w14:paraId="0A503F26"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10CCDE6" w:rsidP="32B8416E" w:rsidRDefault="510CCDE6" w14:paraId="0329F357" w14:textId="3D1196AF">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updateDate</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E17ED21" w14:textId="504AD200">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9CADD0D" w14:textId="4F608D50">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4FBE18A" w:rsidP="32B8416E" w:rsidRDefault="74FBE18A" w14:paraId="4BB1C8D4" w14:textId="5400CBA0">
            <w:pPr>
              <w:spacing w:line="240" w:lineRule="auto"/>
              <w:rPr>
                <w:rFonts w:ascii="Tahoma" w:hAnsi="Tahoma" w:eastAsia="Tahoma" w:cs="Tahoma"/>
                <w:color w:val="000000" w:themeColor="text1"/>
                <w:sz w:val="20"/>
                <w:szCs w:val="20"/>
                <w:lang w:val="en-US"/>
              </w:rPr>
            </w:pPr>
            <w:r w:rsidRPr="32B8416E">
              <w:rPr>
                <w:rFonts w:ascii="Tahoma" w:hAnsi="Tahoma" w:eastAsia="Tahoma" w:cs="Tahoma"/>
                <w:color w:val="000000" w:themeColor="text1"/>
                <w:sz w:val="20"/>
                <w:szCs w:val="20"/>
              </w:rPr>
              <w:t xml:space="preserve">The date that the SIM was </w:t>
            </w:r>
            <w:r w:rsidRPr="32B8416E" w:rsidR="1DF63EA0">
              <w:rPr>
                <w:rFonts w:ascii="Tahoma" w:hAnsi="Tahoma" w:eastAsia="Tahoma" w:cs="Tahoma"/>
                <w:color w:val="000000" w:themeColor="text1"/>
                <w:sz w:val="20"/>
                <w:szCs w:val="20"/>
              </w:rPr>
              <w:t>last updated</w:t>
            </w:r>
            <w:r w:rsidRPr="32B8416E">
              <w:rPr>
                <w:rFonts w:ascii="Tahoma" w:hAnsi="Tahoma" w:eastAsia="Tahoma" w:cs="Tahoma"/>
                <w:color w:val="000000" w:themeColor="text1"/>
                <w:sz w:val="20"/>
                <w:szCs w:val="20"/>
              </w:rPr>
              <w:t xml:space="preserve"> </w:t>
            </w:r>
          </w:p>
          <w:p w:rsidR="74FBE18A" w:rsidP="32B8416E" w:rsidRDefault="74FBE18A" w14:paraId="2A5101CE" w14:textId="5386DAA2">
            <w:pPr>
              <w:spacing w:line="240" w:lineRule="auto"/>
              <w:rPr>
                <w:rFonts w:ascii="Tahoma" w:hAnsi="Tahoma" w:eastAsia="Tahoma" w:cs="Tahoma"/>
                <w:color w:val="000000" w:themeColor="text1"/>
                <w:sz w:val="20"/>
                <w:szCs w:val="20"/>
                <w:lang w:val="en-US"/>
              </w:rPr>
            </w:pPr>
            <w:r w:rsidRPr="32B8416E">
              <w:rPr>
                <w:rFonts w:ascii="Tahoma" w:hAnsi="Tahoma" w:eastAsia="Tahoma" w:cs="Tahoma"/>
                <w:b/>
                <w:bCs/>
                <w:color w:val="000000" w:themeColor="text1"/>
                <w:sz w:val="20"/>
                <w:szCs w:val="20"/>
                <w:lang w:val="en-US"/>
              </w:rPr>
              <w:t>RFC3339 Format:</w:t>
            </w:r>
            <w:r w:rsidRPr="32B8416E">
              <w:rPr>
                <w:rFonts w:ascii="Tahoma" w:hAnsi="Tahoma" w:eastAsia="Tahoma" w:cs="Tahoma"/>
                <w:color w:val="000000" w:themeColor="text1"/>
                <w:sz w:val="20"/>
                <w:szCs w:val="20"/>
                <w:lang w:val="en-US"/>
              </w:rPr>
              <w:t xml:space="preserve"> yyyy-MM-ddThh24:</w:t>
            </w:r>
            <w:proofErr w:type="gramStart"/>
            <w:r w:rsidRPr="32B8416E">
              <w:rPr>
                <w:rFonts w:ascii="Tahoma" w:hAnsi="Tahoma" w:eastAsia="Tahoma" w:cs="Tahoma"/>
                <w:color w:val="000000" w:themeColor="text1"/>
                <w:sz w:val="20"/>
                <w:szCs w:val="20"/>
                <w:lang w:val="en-US"/>
              </w:rPr>
              <w:t>mi:ssZ</w:t>
            </w:r>
            <w:proofErr w:type="gramEnd"/>
          </w:p>
        </w:tc>
      </w:tr>
      <w:tr w:rsidR="32B8416E" w:rsidTr="0B23F7AE" w14:paraId="50C63DF2"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10CCDE6" w:rsidP="32B8416E" w:rsidRDefault="510CCDE6" w14:paraId="18C745B7" w14:textId="2A0D9BAE">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assignedDate</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7A2BE48" w14:textId="504AD200">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77643DD0" w14:textId="4F608D50">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6E77AF19" w:rsidP="32B8416E" w:rsidRDefault="6E77AF19" w14:paraId="3818B46D" w14:textId="4008B07B">
            <w:pPr>
              <w:spacing w:line="240" w:lineRule="auto"/>
              <w:rPr>
                <w:rFonts w:ascii="Tahoma" w:hAnsi="Tahoma" w:eastAsia="Tahoma" w:cs="Tahoma"/>
                <w:color w:val="000000" w:themeColor="text1"/>
                <w:sz w:val="20"/>
                <w:szCs w:val="20"/>
                <w:lang w:val="en-US"/>
              </w:rPr>
            </w:pPr>
            <w:r w:rsidRPr="32B8416E">
              <w:rPr>
                <w:rFonts w:ascii="Tahoma" w:hAnsi="Tahoma" w:eastAsia="Tahoma" w:cs="Tahoma"/>
                <w:color w:val="000000" w:themeColor="text1"/>
                <w:sz w:val="20"/>
                <w:szCs w:val="20"/>
              </w:rPr>
              <w:t xml:space="preserve">The date that the SIM was assigned to the shop/location. </w:t>
            </w:r>
          </w:p>
          <w:p w:rsidR="6E77AF19" w:rsidP="32B8416E" w:rsidRDefault="6E77AF19" w14:paraId="668BE56A" w14:textId="3E7BD9B4">
            <w:pPr>
              <w:spacing w:line="240" w:lineRule="auto"/>
              <w:rPr>
                <w:rFonts w:ascii="Tahoma" w:hAnsi="Tahoma" w:eastAsia="Tahoma" w:cs="Tahoma"/>
                <w:color w:val="000000" w:themeColor="text1"/>
                <w:sz w:val="20"/>
                <w:szCs w:val="20"/>
                <w:lang w:val="en-US"/>
              </w:rPr>
            </w:pPr>
            <w:r w:rsidRPr="32B8416E">
              <w:rPr>
                <w:rFonts w:ascii="Tahoma" w:hAnsi="Tahoma" w:eastAsia="Tahoma" w:cs="Tahoma"/>
                <w:b/>
                <w:bCs/>
                <w:color w:val="000000" w:themeColor="text1"/>
                <w:sz w:val="20"/>
                <w:szCs w:val="20"/>
                <w:lang w:val="en-US"/>
              </w:rPr>
              <w:t>RFC3339 Format:</w:t>
            </w:r>
            <w:r w:rsidRPr="32B8416E">
              <w:rPr>
                <w:rFonts w:ascii="Tahoma" w:hAnsi="Tahoma" w:eastAsia="Tahoma" w:cs="Tahoma"/>
                <w:color w:val="000000" w:themeColor="text1"/>
                <w:sz w:val="20"/>
                <w:szCs w:val="20"/>
                <w:lang w:val="en-US"/>
              </w:rPr>
              <w:t xml:space="preserve"> yyyy-MM-ddThh24:</w:t>
            </w:r>
            <w:proofErr w:type="gramStart"/>
            <w:r w:rsidRPr="32B8416E">
              <w:rPr>
                <w:rFonts w:ascii="Tahoma" w:hAnsi="Tahoma" w:eastAsia="Tahoma" w:cs="Tahoma"/>
                <w:color w:val="000000" w:themeColor="text1"/>
                <w:sz w:val="20"/>
                <w:szCs w:val="20"/>
                <w:lang w:val="en-US"/>
              </w:rPr>
              <w:t>mi:ssZ</w:t>
            </w:r>
            <w:proofErr w:type="gramEnd"/>
          </w:p>
        </w:tc>
      </w:tr>
      <w:tr w:rsidR="32B8416E" w:rsidTr="0B23F7AE" w14:paraId="6A47D55B"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10CCDE6" w:rsidP="32B8416E" w:rsidRDefault="510CCDE6" w14:paraId="79DBB1BB" w14:textId="76317BCF">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remark</w:t>
            </w:r>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67F81763" w14:textId="504AD200">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966AD02" w14:textId="4F608D50">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7C57592" w:rsidP="32B8416E" w:rsidRDefault="57C57592" w14:paraId="337D5F81" w14:textId="17A48FCC">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A user inputted remark describing the SIM</w:t>
            </w:r>
          </w:p>
        </w:tc>
      </w:tr>
      <w:tr w:rsidR="32B8416E" w:rsidTr="0B23F7AE" w14:paraId="48301387"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10CCDE6" w:rsidP="32B8416E" w:rsidRDefault="510CCDE6" w14:paraId="17C0BAB9" w14:textId="21C2173E">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network</w:t>
            </w:r>
            <w:r w:rsidRPr="32B8416E" w:rsidR="19185CE2">
              <w:rPr>
                <w:rFonts w:ascii="Tahoma" w:hAnsi="Tahoma" w:eastAsia="Tahoma" w:cs="Tahoma"/>
                <w:sz w:val="20"/>
                <w:szCs w:val="20"/>
                <w:lang w:val="en-US"/>
              </w:rPr>
              <w:t>Code</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3942DFA" w14:textId="504AD200">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60C1C62" w14:textId="4F608D50">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EC895AA" w:rsidP="32B8416E" w:rsidRDefault="5EC895AA" w14:paraId="4CF2A0A2" w14:textId="55D3FBC4">
            <w:pPr>
              <w:spacing w:line="240" w:lineRule="auto"/>
              <w:rPr>
                <w:rFonts w:ascii="Tahoma" w:hAnsi="Tahoma" w:eastAsia="Tahoma" w:cs="Tahoma"/>
                <w:color w:val="000000" w:themeColor="text1"/>
                <w:sz w:val="20"/>
                <w:szCs w:val="20"/>
              </w:rPr>
            </w:pPr>
            <w:r w:rsidRPr="32B8416E">
              <w:rPr>
                <w:rStyle w:val="normaltextrun"/>
                <w:rFonts w:ascii="Tahoma" w:hAnsi="Tahoma" w:eastAsia="Tahoma" w:cs="Tahoma"/>
                <w:color w:val="000000" w:themeColor="text1"/>
                <w:sz w:val="20"/>
                <w:szCs w:val="20"/>
                <w:lang w:val="en-US"/>
              </w:rPr>
              <w:t>Also known as operator code. Used to identify the SIM’s telecom operator / service provider within a network. A numbered code e.g. 03</w:t>
            </w:r>
          </w:p>
        </w:tc>
      </w:tr>
      <w:tr w:rsidR="32B8416E" w:rsidTr="0B23F7AE" w14:paraId="56E71343"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10CCDE6" w:rsidP="32B8416E" w:rsidRDefault="510CCDE6" w14:paraId="0718FA92" w14:textId="0342F7C4">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simVersion</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0CFA9E74" w14:textId="504AD200">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21C0BCD6" w14:textId="4F608D50">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47FB5BF0" w:rsidP="32B8416E" w:rsidRDefault="47FB5BF0" w14:paraId="0E81C224" w14:textId="428CB661">
            <w:pPr>
              <w:rPr>
                <w:rFonts w:ascii="Tahoma" w:hAnsi="Tahoma" w:eastAsia="Tahoma" w:cs="Tahoma"/>
                <w:color w:val="000000" w:themeColor="text1"/>
                <w:sz w:val="20"/>
                <w:szCs w:val="20"/>
                <w:lang w:val="en-US"/>
              </w:rPr>
            </w:pPr>
            <w:r w:rsidRPr="32B8416E">
              <w:rPr>
                <w:rFonts w:ascii="Tahoma" w:hAnsi="Tahoma" w:eastAsia="Tahoma" w:cs="Tahoma"/>
                <w:color w:val="000000" w:themeColor="text1"/>
                <w:sz w:val="20"/>
                <w:szCs w:val="20"/>
                <w:lang w:val="en-US"/>
              </w:rPr>
              <w:t>Minimum support Version of SIM</w:t>
            </w:r>
          </w:p>
          <w:p w:rsidR="47FB5BF0" w:rsidP="32B8416E" w:rsidRDefault="47FB5BF0" w14:paraId="39CB931C" w14:textId="66AE4327">
            <w:pPr>
              <w:rPr>
                <w:rFonts w:ascii="Tahoma" w:hAnsi="Tahoma" w:eastAsia="Tahoma" w:cs="Tahoma"/>
                <w:color w:val="000000" w:themeColor="text1"/>
                <w:sz w:val="20"/>
                <w:szCs w:val="20"/>
                <w:lang w:val="en-US"/>
              </w:rPr>
            </w:pPr>
            <w:r w:rsidRPr="00761B70">
              <w:rPr>
                <w:rFonts w:ascii="Tahoma" w:hAnsi="Tahoma" w:eastAsia="Tahoma" w:cs="Tahoma"/>
                <w:color w:val="000000" w:themeColor="text1"/>
                <w:sz w:val="20"/>
                <w:szCs w:val="20"/>
                <w:lang w:val="en-GB"/>
              </w:rPr>
              <w:t>(</w:t>
            </w:r>
            <w:r w:rsidRPr="32B8416E">
              <w:rPr>
                <w:rFonts w:ascii="Tahoma" w:hAnsi="Tahoma" w:eastAsia="Tahoma" w:cs="Tahoma"/>
                <w:color w:val="000000" w:themeColor="text1"/>
                <w:sz w:val="20"/>
                <w:szCs w:val="20"/>
                <w:lang w:val="en-US"/>
              </w:rPr>
              <w:t>e</w:t>
            </w:r>
            <w:r w:rsidRPr="00761B70">
              <w:rPr>
                <w:rFonts w:ascii="Tahoma" w:hAnsi="Tahoma" w:eastAsia="Tahoma" w:cs="Tahoma"/>
                <w:color w:val="000000" w:themeColor="text1"/>
                <w:sz w:val="20"/>
                <w:szCs w:val="20"/>
                <w:lang w:val="en-GB"/>
              </w:rPr>
              <w:t>.</w:t>
            </w:r>
            <w:r w:rsidRPr="32B8416E">
              <w:rPr>
                <w:rFonts w:ascii="Tahoma" w:hAnsi="Tahoma" w:eastAsia="Tahoma" w:cs="Tahoma"/>
                <w:color w:val="000000" w:themeColor="text1"/>
                <w:sz w:val="20"/>
                <w:szCs w:val="20"/>
                <w:lang w:val="en-US"/>
              </w:rPr>
              <w:t>g</w:t>
            </w:r>
            <w:r w:rsidRPr="00761B70">
              <w:rPr>
                <w:rFonts w:ascii="Tahoma" w:hAnsi="Tahoma" w:eastAsia="Tahoma" w:cs="Tahoma"/>
                <w:color w:val="000000" w:themeColor="text1"/>
                <w:sz w:val="20"/>
                <w:szCs w:val="20"/>
                <w:lang w:val="en-GB"/>
              </w:rPr>
              <w:t>. "</w:t>
            </w:r>
            <w:proofErr w:type="spellStart"/>
            <w:r w:rsidRPr="32B8416E">
              <w:rPr>
                <w:rFonts w:ascii="Tahoma" w:hAnsi="Tahoma" w:eastAsia="Tahoma" w:cs="Tahoma"/>
                <w:color w:val="000000" w:themeColor="text1"/>
                <w:sz w:val="20"/>
                <w:szCs w:val="20"/>
                <w:lang w:val="en-US"/>
              </w:rPr>
              <w:t>simVersion</w:t>
            </w:r>
            <w:proofErr w:type="spellEnd"/>
            <w:proofErr w:type="gramStart"/>
            <w:r w:rsidRPr="00761B70">
              <w:rPr>
                <w:rFonts w:ascii="Tahoma" w:hAnsi="Tahoma" w:eastAsia="Tahoma" w:cs="Tahoma"/>
                <w:color w:val="000000" w:themeColor="text1"/>
                <w:sz w:val="20"/>
                <w:szCs w:val="20"/>
                <w:lang w:val="en-GB"/>
              </w:rPr>
              <w:t>" :</w:t>
            </w:r>
            <w:proofErr w:type="gramEnd"/>
            <w:r w:rsidRPr="00761B70">
              <w:rPr>
                <w:rFonts w:ascii="Tahoma" w:hAnsi="Tahoma" w:eastAsia="Tahoma" w:cs="Tahoma"/>
                <w:color w:val="000000" w:themeColor="text1"/>
                <w:sz w:val="20"/>
                <w:szCs w:val="20"/>
                <w:lang w:val="en-GB"/>
              </w:rPr>
              <w:t xml:space="preserve"> "</w:t>
            </w:r>
            <w:r w:rsidRPr="32B8416E">
              <w:rPr>
                <w:rFonts w:ascii="Tahoma" w:hAnsi="Tahoma" w:eastAsia="Tahoma" w:cs="Tahoma"/>
                <w:color w:val="000000" w:themeColor="text1"/>
                <w:sz w:val="20"/>
                <w:szCs w:val="20"/>
                <w:lang w:val="en-US"/>
              </w:rPr>
              <w:t>3G</w:t>
            </w:r>
            <w:r w:rsidRPr="00761B70">
              <w:rPr>
                <w:rFonts w:ascii="Tahoma" w:hAnsi="Tahoma" w:eastAsia="Tahoma" w:cs="Tahoma"/>
                <w:color w:val="000000" w:themeColor="text1"/>
                <w:sz w:val="20"/>
                <w:szCs w:val="20"/>
                <w:lang w:val="en-GB"/>
              </w:rPr>
              <w:t>")</w:t>
            </w:r>
          </w:p>
        </w:tc>
      </w:tr>
      <w:tr w:rsidR="32B8416E" w:rsidTr="0B23F7AE" w14:paraId="6A637234"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1C1DEF" w:rsidP="32B8416E" w:rsidRDefault="00212F64" w14:paraId="14F6E9FE" w14:textId="39EB7CF5">
            <w:pPr>
              <w:spacing w:line="240" w:lineRule="auto"/>
              <w:rPr>
                <w:rFonts w:ascii="Tahoma" w:hAnsi="Tahoma" w:eastAsia="Tahoma" w:cs="Tahoma"/>
                <w:sz w:val="20"/>
                <w:szCs w:val="20"/>
                <w:lang w:val="en-US"/>
              </w:rPr>
            </w:pPr>
            <w:r>
              <w:rPr>
                <w:rFonts w:ascii="Tahoma" w:hAnsi="Tahoma" w:eastAsia="Tahoma" w:cs="Tahoma"/>
                <w:sz w:val="20"/>
                <w:szCs w:val="20"/>
                <w:lang w:val="en-US"/>
              </w:rPr>
              <w:t>reason</w:t>
            </w:r>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3F237E7C" w14:textId="504AD200">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4B6474CD" w14:textId="4F608D50">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B834A5C" w:rsidP="32B8416E" w:rsidRDefault="3B834A5C" w14:paraId="3DDD025C" w14:textId="0E92C450">
            <w:pPr>
              <w:spacing w:line="240" w:lineRule="auto"/>
              <w:rPr>
                <w:rFonts w:ascii="Tahoma" w:hAnsi="Tahoma" w:eastAsia="Tahoma" w:cs="Tahoma"/>
                <w:color w:val="000000" w:themeColor="text1"/>
                <w:sz w:val="20"/>
                <w:szCs w:val="20"/>
                <w:lang w:val="en-US"/>
              </w:rPr>
            </w:pPr>
            <w:r w:rsidRPr="32B8416E">
              <w:rPr>
                <w:rFonts w:ascii="Tahoma" w:hAnsi="Tahoma" w:eastAsia="Tahoma" w:cs="Tahoma"/>
                <w:color w:val="000000" w:themeColor="text1"/>
                <w:sz w:val="20"/>
                <w:szCs w:val="20"/>
              </w:rPr>
              <w:t>The reason noted by a user for each change</w:t>
            </w:r>
          </w:p>
        </w:tc>
      </w:tr>
      <w:tr w:rsidR="32B8416E" w:rsidTr="0B23F7AE" w14:paraId="5AE8AFB7"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510CCDE6" w:rsidP="32B8416E" w:rsidRDefault="510CCDE6" w14:paraId="2EB8D874" w14:textId="050EFB21">
            <w:pPr>
              <w:spacing w:line="240" w:lineRule="auto"/>
              <w:rPr>
                <w:rFonts w:ascii="Tahoma" w:hAnsi="Tahoma" w:eastAsia="Tahoma" w:cs="Tahoma"/>
                <w:sz w:val="20"/>
                <w:szCs w:val="20"/>
                <w:lang w:val="en-US"/>
              </w:rPr>
            </w:pPr>
            <w:proofErr w:type="spellStart"/>
            <w:r w:rsidRPr="32B8416E">
              <w:rPr>
                <w:rFonts w:ascii="Tahoma" w:hAnsi="Tahoma" w:eastAsia="Tahoma" w:cs="Tahoma"/>
                <w:sz w:val="20"/>
                <w:szCs w:val="20"/>
                <w:lang w:val="en-US"/>
              </w:rPr>
              <w:t>assignedBy</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671EB1CF" w14:textId="504AD200">
            <w:pPr>
              <w:spacing w:line="240" w:lineRule="auto"/>
              <w:jc w:val="center"/>
              <w:rPr>
                <w:rFonts w:ascii="Tahoma" w:hAnsi="Tahoma" w:eastAsia="Tahoma" w:cs="Tahoma"/>
                <w:sz w:val="20"/>
                <w:szCs w:val="20"/>
              </w:rPr>
            </w:pPr>
            <w:r w:rsidRPr="32B8416E">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2F9670A3" w14:textId="4F608D50">
            <w:pPr>
              <w:spacing w:line="240" w:lineRule="auto"/>
              <w:rPr>
                <w:rFonts w:ascii="Tahoma" w:hAnsi="Tahoma" w:eastAsia="Tahoma" w:cs="Tahoma"/>
                <w:sz w:val="20"/>
                <w:szCs w:val="20"/>
              </w:rPr>
            </w:pPr>
            <w:r w:rsidRPr="32B8416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517284D4" w:rsidP="32B8416E" w:rsidRDefault="517284D4" w14:paraId="4B385A69" w14:textId="6F633DA7">
            <w:pPr>
              <w:spacing w:line="240" w:lineRule="auto"/>
              <w:rPr>
                <w:rFonts w:ascii="Tahoma" w:hAnsi="Tahoma" w:eastAsia="Tahoma" w:cs="Tahoma"/>
                <w:color w:val="000000" w:themeColor="text1"/>
                <w:sz w:val="20"/>
                <w:szCs w:val="20"/>
                <w:lang w:val="en-US"/>
              </w:rPr>
            </w:pPr>
            <w:r w:rsidRPr="32B8416E">
              <w:rPr>
                <w:rFonts w:ascii="Tahoma" w:hAnsi="Tahoma" w:eastAsia="Tahoma" w:cs="Tahoma"/>
                <w:color w:val="000000" w:themeColor="text1"/>
                <w:sz w:val="20"/>
                <w:szCs w:val="20"/>
                <w:lang w:val="en-US"/>
              </w:rPr>
              <w:t>The user which assigned the SIM to a shop (for restocking and other general purposes). After assigning, this SIM will be shipped to the assigned shop.</w:t>
            </w:r>
          </w:p>
        </w:tc>
      </w:tr>
      <w:tr w:rsidR="125CA171" w:rsidTr="0B23F7AE" w14:paraId="582858F5"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A73DF25" w:rsidP="125CA171" w:rsidRDefault="0A73DF25" w14:paraId="24567FE4" w14:textId="195AF120">
            <w:pPr>
              <w:spacing w:line="240" w:lineRule="auto"/>
              <w:rPr>
                <w:rFonts w:ascii="Tahoma" w:hAnsi="Tahoma" w:eastAsia="Tahoma" w:cs="Tahoma"/>
                <w:sz w:val="20"/>
                <w:szCs w:val="20"/>
                <w:lang w:val="en-US"/>
              </w:rPr>
            </w:pPr>
            <w:proofErr w:type="spellStart"/>
            <w:r w:rsidRPr="125CA171">
              <w:rPr>
                <w:rFonts w:ascii="Tahoma" w:hAnsi="Tahoma" w:eastAsia="Tahoma" w:cs="Tahoma"/>
                <w:sz w:val="20"/>
                <w:szCs w:val="20"/>
                <w:lang w:val="en-US"/>
              </w:rPr>
              <w:t>usageTypeGroup</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A73DF25" w:rsidP="125CA171" w:rsidRDefault="0A73DF25" w14:paraId="5696791D" w14:textId="6E7F8BD8">
            <w:pPr>
              <w:spacing w:line="240" w:lineRule="auto"/>
              <w:jc w:val="center"/>
              <w:rPr>
                <w:rFonts w:ascii="Tahoma" w:hAnsi="Tahoma" w:eastAsia="Tahoma" w:cs="Tahoma"/>
                <w:sz w:val="20"/>
                <w:szCs w:val="20"/>
              </w:rPr>
            </w:pPr>
            <w:r w:rsidRPr="125CA171">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A73DF25" w:rsidP="125CA171" w:rsidRDefault="0A73DF25" w14:paraId="21882F54" w14:textId="2181F0FD">
            <w:pPr>
              <w:spacing w:line="240" w:lineRule="auto"/>
              <w:rPr>
                <w:rFonts w:ascii="Tahoma" w:hAnsi="Tahoma" w:eastAsia="Tahoma" w:cs="Tahoma"/>
                <w:sz w:val="20"/>
                <w:szCs w:val="20"/>
              </w:rPr>
            </w:pPr>
            <w:r w:rsidRPr="125CA171">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A73DF25" w:rsidP="125CA171" w:rsidRDefault="0A73DF25" w14:paraId="1CE90A08" w14:textId="78607411">
            <w:pPr>
              <w:spacing w:line="240" w:lineRule="auto"/>
              <w:rPr>
                <w:rFonts w:ascii="Tahoma" w:hAnsi="Tahoma" w:eastAsia="Tahoma" w:cs="Tahoma"/>
                <w:color w:val="000000" w:themeColor="text1"/>
                <w:sz w:val="20"/>
                <w:szCs w:val="20"/>
                <w:lang w:val="en-US"/>
              </w:rPr>
            </w:pPr>
            <w:r w:rsidRPr="125CA171">
              <w:rPr>
                <w:rFonts w:ascii="Tahoma" w:hAnsi="Tahoma" w:eastAsia="Tahoma" w:cs="Tahoma"/>
                <w:color w:val="000000" w:themeColor="text1"/>
                <w:sz w:val="20"/>
                <w:szCs w:val="20"/>
                <w:lang w:val="en-US"/>
              </w:rPr>
              <w:t xml:space="preserve">Specifies whether the SIM is an </w:t>
            </w:r>
            <w:proofErr w:type="spellStart"/>
            <w:r w:rsidRPr="125CA171">
              <w:rPr>
                <w:rFonts w:ascii="Tahoma" w:hAnsi="Tahoma" w:eastAsia="Tahoma" w:cs="Tahoma"/>
                <w:color w:val="000000" w:themeColor="text1"/>
                <w:sz w:val="20"/>
                <w:szCs w:val="20"/>
                <w:lang w:val="en-US"/>
              </w:rPr>
              <w:t>eSIM</w:t>
            </w:r>
            <w:proofErr w:type="spellEnd"/>
            <w:r w:rsidRPr="125CA171">
              <w:rPr>
                <w:rFonts w:ascii="Tahoma" w:hAnsi="Tahoma" w:eastAsia="Tahoma" w:cs="Tahoma"/>
                <w:color w:val="000000" w:themeColor="text1"/>
                <w:sz w:val="20"/>
                <w:szCs w:val="20"/>
                <w:lang w:val="en-US"/>
              </w:rPr>
              <w:t xml:space="preserve"> or physical SIM</w:t>
            </w:r>
          </w:p>
        </w:tc>
      </w:tr>
      <w:tr w:rsidR="20C194BB" w:rsidTr="0B23F7AE" w14:paraId="11CEACF8"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73C221C5" w:rsidP="20C194BB" w:rsidRDefault="716FF049" w14:paraId="49D3BEC7" w14:textId="49389708">
            <w:pPr>
              <w:spacing w:line="240" w:lineRule="auto"/>
              <w:rPr>
                <w:rFonts w:ascii="Tahoma" w:hAnsi="Tahoma" w:eastAsia="Tahoma" w:cs="Tahoma"/>
                <w:sz w:val="20"/>
                <w:szCs w:val="20"/>
                <w:lang w:val="en-US"/>
              </w:rPr>
            </w:pPr>
            <w:proofErr w:type="spellStart"/>
            <w:r w:rsidRPr="0B23F7AE">
              <w:rPr>
                <w:rFonts w:ascii="Tahoma" w:hAnsi="Tahoma" w:eastAsia="Tahoma" w:cs="Tahoma"/>
                <w:sz w:val="20"/>
                <w:szCs w:val="20"/>
                <w:lang w:val="en-US"/>
              </w:rPr>
              <w:t>eSIMInstallTime</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3C221C5" w:rsidP="20C194BB" w:rsidRDefault="73C221C5" w14:paraId="76E27C21" w14:textId="127737FB">
            <w:pPr>
              <w:spacing w:line="240" w:lineRule="auto"/>
              <w:jc w:val="center"/>
              <w:rPr>
                <w:rFonts w:ascii="Tahoma" w:hAnsi="Tahoma" w:eastAsia="Tahoma" w:cs="Tahoma"/>
                <w:sz w:val="20"/>
                <w:szCs w:val="20"/>
              </w:rPr>
            </w:pPr>
            <w:r w:rsidRPr="20C194BB">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3C221C5" w:rsidP="20C194BB" w:rsidRDefault="73C221C5" w14:paraId="695A4883" w14:textId="5E884806">
            <w:pPr>
              <w:spacing w:line="240" w:lineRule="auto"/>
              <w:rPr>
                <w:rFonts w:ascii="Tahoma" w:hAnsi="Tahoma" w:eastAsia="Tahoma" w:cs="Tahoma"/>
                <w:sz w:val="20"/>
                <w:szCs w:val="20"/>
              </w:rPr>
            </w:pPr>
            <w:r w:rsidRPr="20C194BB">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3C221C5" w:rsidP="20C194BB" w:rsidRDefault="73C221C5" w14:paraId="35F44AF7" w14:textId="75BE8534">
            <w:pPr>
              <w:spacing w:line="240" w:lineRule="auto"/>
              <w:rPr>
                <w:rFonts w:ascii="Tahoma" w:hAnsi="Tahoma" w:eastAsia="Tahoma" w:cs="Tahoma"/>
                <w:color w:val="000000" w:themeColor="text1"/>
                <w:sz w:val="20"/>
                <w:szCs w:val="20"/>
                <w:lang w:val="en-US"/>
              </w:rPr>
            </w:pPr>
            <w:r w:rsidRPr="20C194BB">
              <w:rPr>
                <w:rFonts w:ascii="Tahoma" w:hAnsi="Tahoma" w:eastAsia="Tahoma" w:cs="Tahoma"/>
                <w:color w:val="000000" w:themeColor="text1"/>
                <w:sz w:val="20"/>
                <w:szCs w:val="20"/>
                <w:lang w:val="en-US"/>
              </w:rPr>
              <w:t xml:space="preserve">The datetime when the </w:t>
            </w:r>
            <w:proofErr w:type="spellStart"/>
            <w:r w:rsidRPr="20C194BB">
              <w:rPr>
                <w:rFonts w:ascii="Tahoma" w:hAnsi="Tahoma" w:eastAsia="Tahoma" w:cs="Tahoma"/>
                <w:color w:val="000000" w:themeColor="text1"/>
                <w:sz w:val="20"/>
                <w:szCs w:val="20"/>
                <w:lang w:val="en-US"/>
              </w:rPr>
              <w:t>eSIM</w:t>
            </w:r>
            <w:proofErr w:type="spellEnd"/>
            <w:r w:rsidRPr="20C194BB">
              <w:rPr>
                <w:rFonts w:ascii="Tahoma" w:hAnsi="Tahoma" w:eastAsia="Tahoma" w:cs="Tahoma"/>
                <w:color w:val="000000" w:themeColor="text1"/>
                <w:sz w:val="20"/>
                <w:szCs w:val="20"/>
                <w:lang w:val="en-US"/>
              </w:rPr>
              <w:t xml:space="preserve"> Profile was installed. </w:t>
            </w:r>
            <w:r>
              <w:br/>
            </w:r>
            <w:r w:rsidRPr="20C194BB">
              <w:rPr>
                <w:rFonts w:ascii="Tahoma" w:hAnsi="Tahoma" w:eastAsia="Tahoma" w:cs="Tahoma"/>
                <w:b/>
                <w:bCs/>
                <w:color w:val="000000" w:themeColor="text1"/>
                <w:sz w:val="20"/>
                <w:szCs w:val="20"/>
                <w:lang w:val="en-US"/>
              </w:rPr>
              <w:t>RFC3339 Format:</w:t>
            </w:r>
            <w:r w:rsidRPr="20C194BB">
              <w:rPr>
                <w:rFonts w:ascii="Tahoma" w:hAnsi="Tahoma" w:eastAsia="Tahoma" w:cs="Tahoma"/>
                <w:color w:val="000000" w:themeColor="text1"/>
                <w:sz w:val="20"/>
                <w:szCs w:val="20"/>
                <w:lang w:val="en-US"/>
              </w:rPr>
              <w:t xml:space="preserve"> yyyy-MM-ddThh24:</w:t>
            </w:r>
            <w:proofErr w:type="gramStart"/>
            <w:r w:rsidRPr="20C194BB">
              <w:rPr>
                <w:rFonts w:ascii="Tahoma" w:hAnsi="Tahoma" w:eastAsia="Tahoma" w:cs="Tahoma"/>
                <w:color w:val="000000" w:themeColor="text1"/>
                <w:sz w:val="20"/>
                <w:szCs w:val="20"/>
                <w:lang w:val="en-US"/>
              </w:rPr>
              <w:t>mi:ssZ</w:t>
            </w:r>
            <w:proofErr w:type="gramEnd"/>
          </w:p>
          <w:p w:rsidR="20C194BB" w:rsidP="20C194BB" w:rsidRDefault="20C194BB" w14:paraId="06313ADD" w14:textId="53267CE0">
            <w:pPr>
              <w:spacing w:line="240" w:lineRule="auto"/>
              <w:rPr>
                <w:rFonts w:ascii="Tahoma" w:hAnsi="Tahoma" w:eastAsia="Tahoma" w:cs="Tahoma"/>
                <w:color w:val="000000" w:themeColor="text1"/>
                <w:sz w:val="20"/>
                <w:szCs w:val="20"/>
                <w:lang w:val="en-US"/>
              </w:rPr>
            </w:pPr>
          </w:p>
          <w:p w:rsidR="73C221C5" w:rsidP="0B23F7AE" w:rsidRDefault="716FF049" w14:paraId="2DAFC2BA" w14:textId="637E6DB8">
            <w:pPr>
              <w:spacing w:line="240" w:lineRule="auto"/>
              <w:rPr>
                <w:rFonts w:ascii="Tahoma" w:hAnsi="Tahoma" w:eastAsia="Tahoma" w:cs="Tahoma"/>
                <w:color w:val="000000" w:themeColor="text1"/>
                <w:sz w:val="20"/>
                <w:szCs w:val="20"/>
                <w:lang w:val="en-US"/>
              </w:rPr>
            </w:pPr>
            <w:r w:rsidRPr="0B23F7AE">
              <w:rPr>
                <w:rFonts w:ascii="Tahoma" w:hAnsi="Tahoma" w:eastAsia="Tahoma" w:cs="Tahoma"/>
                <w:color w:val="000000" w:themeColor="text1"/>
                <w:sz w:val="20"/>
                <w:szCs w:val="20"/>
                <w:lang w:val="en-US"/>
              </w:rPr>
              <w:t xml:space="preserve">Can be specified as a range (ne, </w:t>
            </w:r>
            <w:proofErr w:type="spellStart"/>
            <w:r w:rsidRPr="0B23F7AE">
              <w:rPr>
                <w:rFonts w:ascii="Tahoma" w:hAnsi="Tahoma" w:eastAsia="Tahoma" w:cs="Tahoma"/>
                <w:color w:val="000000" w:themeColor="text1"/>
                <w:sz w:val="20"/>
                <w:szCs w:val="20"/>
                <w:lang w:val="en-US"/>
              </w:rPr>
              <w:t>lt</w:t>
            </w:r>
            <w:proofErr w:type="spellEnd"/>
            <w:r w:rsidRPr="0B23F7AE">
              <w:rPr>
                <w:rFonts w:ascii="Tahoma" w:hAnsi="Tahoma" w:eastAsia="Tahoma" w:cs="Tahoma"/>
                <w:color w:val="000000" w:themeColor="text1"/>
                <w:sz w:val="20"/>
                <w:szCs w:val="20"/>
                <w:lang w:val="en-US"/>
              </w:rPr>
              <w:t xml:space="preserve">, </w:t>
            </w:r>
            <w:proofErr w:type="spellStart"/>
            <w:r w:rsidRPr="0B23F7AE">
              <w:rPr>
                <w:rFonts w:ascii="Tahoma" w:hAnsi="Tahoma" w:eastAsia="Tahoma" w:cs="Tahoma"/>
                <w:color w:val="000000" w:themeColor="text1"/>
                <w:sz w:val="20"/>
                <w:szCs w:val="20"/>
                <w:lang w:val="en-US"/>
              </w:rPr>
              <w:t>lte</w:t>
            </w:r>
            <w:proofErr w:type="spellEnd"/>
            <w:r w:rsidRPr="0B23F7AE">
              <w:rPr>
                <w:rFonts w:ascii="Tahoma" w:hAnsi="Tahoma" w:eastAsia="Tahoma" w:cs="Tahoma"/>
                <w:color w:val="000000" w:themeColor="text1"/>
                <w:sz w:val="20"/>
                <w:szCs w:val="20"/>
                <w:lang w:val="en-US"/>
              </w:rPr>
              <w:t xml:space="preserve">, </w:t>
            </w:r>
            <w:proofErr w:type="spellStart"/>
            <w:r w:rsidRPr="0B23F7AE">
              <w:rPr>
                <w:rFonts w:ascii="Tahoma" w:hAnsi="Tahoma" w:eastAsia="Tahoma" w:cs="Tahoma"/>
                <w:color w:val="000000" w:themeColor="text1"/>
                <w:sz w:val="20"/>
                <w:szCs w:val="20"/>
                <w:lang w:val="en-US"/>
              </w:rPr>
              <w:t>gt</w:t>
            </w:r>
            <w:proofErr w:type="spellEnd"/>
            <w:r w:rsidRPr="0B23F7AE">
              <w:rPr>
                <w:rFonts w:ascii="Tahoma" w:hAnsi="Tahoma" w:eastAsia="Tahoma" w:cs="Tahoma"/>
                <w:color w:val="000000" w:themeColor="text1"/>
                <w:sz w:val="20"/>
                <w:szCs w:val="20"/>
                <w:lang w:val="en-US"/>
              </w:rPr>
              <w:t xml:space="preserve">, </w:t>
            </w:r>
            <w:proofErr w:type="spellStart"/>
            <w:r w:rsidRPr="0B23F7AE">
              <w:rPr>
                <w:rFonts w:ascii="Tahoma" w:hAnsi="Tahoma" w:eastAsia="Tahoma" w:cs="Tahoma"/>
                <w:color w:val="000000" w:themeColor="text1"/>
                <w:sz w:val="20"/>
                <w:szCs w:val="20"/>
                <w:lang w:val="en-US"/>
              </w:rPr>
              <w:t>gte</w:t>
            </w:r>
            <w:proofErr w:type="spellEnd"/>
            <w:r w:rsidRPr="0B23F7AE">
              <w:rPr>
                <w:rFonts w:ascii="Tahoma" w:hAnsi="Tahoma" w:eastAsia="Tahoma" w:cs="Tahoma"/>
                <w:color w:val="000000" w:themeColor="text1"/>
                <w:sz w:val="20"/>
                <w:szCs w:val="20"/>
                <w:lang w:val="en-US"/>
              </w:rPr>
              <w:t xml:space="preserve">). </w:t>
            </w:r>
            <w:r w:rsidR="73C221C5">
              <w:br/>
            </w:r>
            <w:r w:rsidRPr="0B23F7AE">
              <w:rPr>
                <w:rFonts w:ascii="Tahoma" w:hAnsi="Tahoma" w:eastAsia="Tahoma" w:cs="Tahoma"/>
                <w:b/>
                <w:bCs/>
                <w:color w:val="000000" w:themeColor="text1"/>
                <w:sz w:val="20"/>
                <w:szCs w:val="20"/>
                <w:lang w:val="en-US"/>
              </w:rPr>
              <w:t>Example:</w:t>
            </w:r>
            <w:r w:rsidRPr="0B23F7AE">
              <w:rPr>
                <w:rFonts w:ascii="Tahoma" w:hAnsi="Tahoma" w:eastAsia="Tahoma" w:cs="Tahoma"/>
                <w:color w:val="000000" w:themeColor="text1"/>
                <w:sz w:val="20"/>
                <w:szCs w:val="20"/>
                <w:lang w:val="en-US"/>
              </w:rPr>
              <w:t xml:space="preserve"> eSIMInstallTime.gt=2024-02-06T04:58:07Z</w:t>
            </w:r>
          </w:p>
          <w:p w:rsidR="73C221C5" w:rsidP="0B23F7AE" w:rsidRDefault="73C221C5" w14:paraId="309A8FE5" w14:textId="39EDB2B3">
            <w:pPr>
              <w:spacing w:line="240" w:lineRule="auto"/>
              <w:rPr>
                <w:rFonts w:ascii="Tahoma" w:hAnsi="Tahoma" w:eastAsia="Tahoma" w:cs="Tahoma"/>
                <w:color w:val="000000" w:themeColor="text1"/>
                <w:sz w:val="20"/>
                <w:szCs w:val="20"/>
                <w:lang w:val="en-US"/>
              </w:rPr>
            </w:pPr>
          </w:p>
          <w:p w:rsidR="73C221C5" w:rsidP="0B23F7AE" w:rsidRDefault="5F2246A5" w14:paraId="19D43937" w14:textId="40D86FE3">
            <w:pPr>
              <w:spacing w:line="240" w:lineRule="auto"/>
              <w:rPr>
                <w:rFonts w:ascii="Tahoma" w:hAnsi="Tahoma" w:eastAsia="Tahoma" w:cs="Tahoma"/>
                <w:sz w:val="20"/>
                <w:szCs w:val="20"/>
                <w:lang w:val="en-US"/>
              </w:rPr>
            </w:pPr>
            <w:r w:rsidRPr="0B23F7AE">
              <w:rPr>
                <w:rFonts w:ascii="Tahoma" w:hAnsi="Tahoma" w:eastAsia="Tahoma" w:cs="Tahoma"/>
                <w:b/>
                <w:bCs/>
                <w:sz w:val="20"/>
                <w:szCs w:val="20"/>
                <w:lang w:val="en-US"/>
              </w:rPr>
              <w:t xml:space="preserve">Alternate name: </w:t>
            </w:r>
            <w:proofErr w:type="spellStart"/>
            <w:r w:rsidRPr="0B23F7AE">
              <w:rPr>
                <w:rFonts w:ascii="Tahoma" w:hAnsi="Tahoma" w:eastAsia="Tahoma" w:cs="Tahoma"/>
                <w:sz w:val="20"/>
                <w:szCs w:val="20"/>
                <w:lang w:val="en-US"/>
              </w:rPr>
              <w:t>installed_date</w:t>
            </w:r>
            <w:proofErr w:type="spellEnd"/>
          </w:p>
        </w:tc>
      </w:tr>
      <w:tr w:rsidR="20C194BB" w:rsidTr="0B23F7AE" w14:paraId="4BEC0745"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73C221C5" w:rsidP="20C194BB" w:rsidRDefault="716FF049" w14:paraId="7A4EA0A8" w14:textId="3B94F17D">
            <w:pPr>
              <w:spacing w:line="240" w:lineRule="auto"/>
              <w:rPr>
                <w:rFonts w:ascii="Tahoma" w:hAnsi="Tahoma" w:eastAsia="Tahoma" w:cs="Tahoma"/>
                <w:sz w:val="20"/>
                <w:szCs w:val="20"/>
                <w:lang w:val="en-US"/>
              </w:rPr>
            </w:pPr>
            <w:proofErr w:type="spellStart"/>
            <w:r w:rsidRPr="0B23F7AE">
              <w:rPr>
                <w:rFonts w:ascii="Tahoma" w:hAnsi="Tahoma" w:eastAsia="Tahoma" w:cs="Tahoma"/>
                <w:sz w:val="20"/>
                <w:szCs w:val="20"/>
                <w:lang w:val="en-US"/>
              </w:rPr>
              <w:t>eSIMDownloadTime</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3C221C5" w:rsidP="20C194BB" w:rsidRDefault="73C221C5" w14:paraId="3EFCA7AA" w14:textId="793837D6">
            <w:pPr>
              <w:spacing w:line="240" w:lineRule="auto"/>
              <w:jc w:val="center"/>
              <w:rPr>
                <w:rFonts w:ascii="Tahoma" w:hAnsi="Tahoma" w:eastAsia="Tahoma" w:cs="Tahoma"/>
                <w:sz w:val="20"/>
                <w:szCs w:val="20"/>
              </w:rPr>
            </w:pPr>
            <w:r w:rsidRPr="20C194BB">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3C221C5" w:rsidP="20C194BB" w:rsidRDefault="73C221C5" w14:paraId="4412E5E3" w14:textId="04E5BF8C">
            <w:pPr>
              <w:spacing w:line="240" w:lineRule="auto"/>
              <w:rPr>
                <w:rFonts w:ascii="Tahoma" w:hAnsi="Tahoma" w:eastAsia="Tahoma" w:cs="Tahoma"/>
                <w:sz w:val="20"/>
                <w:szCs w:val="20"/>
              </w:rPr>
            </w:pPr>
            <w:r w:rsidRPr="20C194BB">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3C221C5" w:rsidP="20C194BB" w:rsidRDefault="73C221C5" w14:paraId="2B61789F" w14:textId="630090CF">
            <w:pPr>
              <w:spacing w:line="240" w:lineRule="auto"/>
              <w:rPr>
                <w:rFonts w:ascii="Tahoma" w:hAnsi="Tahoma" w:eastAsia="Tahoma" w:cs="Tahoma"/>
                <w:color w:val="000000" w:themeColor="text1"/>
                <w:sz w:val="20"/>
                <w:szCs w:val="20"/>
                <w:lang w:val="en-US"/>
              </w:rPr>
            </w:pPr>
            <w:r w:rsidRPr="20C194BB">
              <w:rPr>
                <w:rFonts w:ascii="Tahoma" w:hAnsi="Tahoma" w:eastAsia="Tahoma" w:cs="Tahoma"/>
                <w:color w:val="000000" w:themeColor="text1"/>
                <w:sz w:val="20"/>
                <w:szCs w:val="20"/>
                <w:lang w:val="en-US"/>
              </w:rPr>
              <w:t xml:space="preserve">The datetime when the </w:t>
            </w:r>
            <w:proofErr w:type="spellStart"/>
            <w:r w:rsidRPr="20C194BB">
              <w:rPr>
                <w:rFonts w:ascii="Tahoma" w:hAnsi="Tahoma" w:eastAsia="Tahoma" w:cs="Tahoma"/>
                <w:color w:val="000000" w:themeColor="text1"/>
                <w:sz w:val="20"/>
                <w:szCs w:val="20"/>
                <w:lang w:val="en-US"/>
              </w:rPr>
              <w:t>eSIM</w:t>
            </w:r>
            <w:proofErr w:type="spellEnd"/>
            <w:r w:rsidRPr="20C194BB">
              <w:rPr>
                <w:rFonts w:ascii="Tahoma" w:hAnsi="Tahoma" w:eastAsia="Tahoma" w:cs="Tahoma"/>
                <w:color w:val="000000" w:themeColor="text1"/>
                <w:sz w:val="20"/>
                <w:szCs w:val="20"/>
                <w:lang w:val="en-US"/>
              </w:rPr>
              <w:t xml:space="preserve"> Profile was downloaded. </w:t>
            </w:r>
            <w:r>
              <w:br/>
            </w:r>
            <w:r w:rsidRPr="20C194BB">
              <w:rPr>
                <w:rFonts w:ascii="Tahoma" w:hAnsi="Tahoma" w:eastAsia="Tahoma" w:cs="Tahoma"/>
                <w:b/>
                <w:bCs/>
                <w:color w:val="000000" w:themeColor="text1"/>
                <w:sz w:val="20"/>
                <w:szCs w:val="20"/>
                <w:lang w:val="en-US"/>
              </w:rPr>
              <w:t>RFC3339 Format:</w:t>
            </w:r>
            <w:r w:rsidRPr="20C194BB">
              <w:rPr>
                <w:rFonts w:ascii="Tahoma" w:hAnsi="Tahoma" w:eastAsia="Tahoma" w:cs="Tahoma"/>
                <w:color w:val="000000" w:themeColor="text1"/>
                <w:sz w:val="20"/>
                <w:szCs w:val="20"/>
                <w:lang w:val="en-US"/>
              </w:rPr>
              <w:t xml:space="preserve"> yyyy-MM-ddThh24:</w:t>
            </w:r>
            <w:proofErr w:type="gramStart"/>
            <w:r w:rsidRPr="20C194BB">
              <w:rPr>
                <w:rFonts w:ascii="Tahoma" w:hAnsi="Tahoma" w:eastAsia="Tahoma" w:cs="Tahoma"/>
                <w:color w:val="000000" w:themeColor="text1"/>
                <w:sz w:val="20"/>
                <w:szCs w:val="20"/>
                <w:lang w:val="en-US"/>
              </w:rPr>
              <w:t>mi:ssZ</w:t>
            </w:r>
            <w:proofErr w:type="gramEnd"/>
          </w:p>
          <w:p w:rsidR="20C194BB" w:rsidP="20C194BB" w:rsidRDefault="20C194BB" w14:paraId="3ACD8703" w14:textId="53267CE0">
            <w:pPr>
              <w:spacing w:line="240" w:lineRule="auto"/>
              <w:rPr>
                <w:rFonts w:ascii="Tahoma" w:hAnsi="Tahoma" w:eastAsia="Tahoma" w:cs="Tahoma"/>
                <w:color w:val="000000" w:themeColor="text1"/>
                <w:sz w:val="20"/>
                <w:szCs w:val="20"/>
                <w:lang w:val="en-US"/>
              </w:rPr>
            </w:pPr>
          </w:p>
          <w:p w:rsidR="73C221C5" w:rsidP="0B23F7AE" w:rsidRDefault="716FF049" w14:paraId="4D1DF9A4" w14:textId="472730B2">
            <w:pPr>
              <w:spacing w:line="240" w:lineRule="auto"/>
              <w:rPr>
                <w:rFonts w:ascii="Tahoma" w:hAnsi="Tahoma" w:eastAsia="Tahoma" w:cs="Tahoma"/>
                <w:color w:val="000000" w:themeColor="text1"/>
                <w:sz w:val="20"/>
                <w:szCs w:val="20"/>
                <w:lang w:val="en-US"/>
              </w:rPr>
            </w:pPr>
            <w:r w:rsidRPr="0B23F7AE">
              <w:rPr>
                <w:rFonts w:ascii="Tahoma" w:hAnsi="Tahoma" w:eastAsia="Tahoma" w:cs="Tahoma"/>
                <w:color w:val="000000" w:themeColor="text1"/>
                <w:sz w:val="20"/>
                <w:szCs w:val="20"/>
                <w:lang w:val="en-US"/>
              </w:rPr>
              <w:t xml:space="preserve">Can be specified as a range (ne, </w:t>
            </w:r>
            <w:proofErr w:type="spellStart"/>
            <w:r w:rsidRPr="0B23F7AE">
              <w:rPr>
                <w:rFonts w:ascii="Tahoma" w:hAnsi="Tahoma" w:eastAsia="Tahoma" w:cs="Tahoma"/>
                <w:color w:val="000000" w:themeColor="text1"/>
                <w:sz w:val="20"/>
                <w:szCs w:val="20"/>
                <w:lang w:val="en-US"/>
              </w:rPr>
              <w:t>lt</w:t>
            </w:r>
            <w:proofErr w:type="spellEnd"/>
            <w:r w:rsidRPr="0B23F7AE">
              <w:rPr>
                <w:rFonts w:ascii="Tahoma" w:hAnsi="Tahoma" w:eastAsia="Tahoma" w:cs="Tahoma"/>
                <w:color w:val="000000" w:themeColor="text1"/>
                <w:sz w:val="20"/>
                <w:szCs w:val="20"/>
                <w:lang w:val="en-US"/>
              </w:rPr>
              <w:t xml:space="preserve">, </w:t>
            </w:r>
            <w:proofErr w:type="spellStart"/>
            <w:r w:rsidRPr="0B23F7AE">
              <w:rPr>
                <w:rFonts w:ascii="Tahoma" w:hAnsi="Tahoma" w:eastAsia="Tahoma" w:cs="Tahoma"/>
                <w:color w:val="000000" w:themeColor="text1"/>
                <w:sz w:val="20"/>
                <w:szCs w:val="20"/>
                <w:lang w:val="en-US"/>
              </w:rPr>
              <w:t>lte</w:t>
            </w:r>
            <w:proofErr w:type="spellEnd"/>
            <w:r w:rsidRPr="0B23F7AE">
              <w:rPr>
                <w:rFonts w:ascii="Tahoma" w:hAnsi="Tahoma" w:eastAsia="Tahoma" w:cs="Tahoma"/>
                <w:color w:val="000000" w:themeColor="text1"/>
                <w:sz w:val="20"/>
                <w:szCs w:val="20"/>
                <w:lang w:val="en-US"/>
              </w:rPr>
              <w:t xml:space="preserve">, </w:t>
            </w:r>
            <w:proofErr w:type="spellStart"/>
            <w:r w:rsidRPr="0B23F7AE">
              <w:rPr>
                <w:rFonts w:ascii="Tahoma" w:hAnsi="Tahoma" w:eastAsia="Tahoma" w:cs="Tahoma"/>
                <w:color w:val="000000" w:themeColor="text1"/>
                <w:sz w:val="20"/>
                <w:szCs w:val="20"/>
                <w:lang w:val="en-US"/>
              </w:rPr>
              <w:t>gt</w:t>
            </w:r>
            <w:proofErr w:type="spellEnd"/>
            <w:r w:rsidRPr="0B23F7AE">
              <w:rPr>
                <w:rFonts w:ascii="Tahoma" w:hAnsi="Tahoma" w:eastAsia="Tahoma" w:cs="Tahoma"/>
                <w:color w:val="000000" w:themeColor="text1"/>
                <w:sz w:val="20"/>
                <w:szCs w:val="20"/>
                <w:lang w:val="en-US"/>
              </w:rPr>
              <w:t xml:space="preserve">, </w:t>
            </w:r>
            <w:proofErr w:type="spellStart"/>
            <w:r w:rsidRPr="0B23F7AE">
              <w:rPr>
                <w:rFonts w:ascii="Tahoma" w:hAnsi="Tahoma" w:eastAsia="Tahoma" w:cs="Tahoma"/>
                <w:color w:val="000000" w:themeColor="text1"/>
                <w:sz w:val="20"/>
                <w:szCs w:val="20"/>
                <w:lang w:val="en-US"/>
              </w:rPr>
              <w:t>gte</w:t>
            </w:r>
            <w:proofErr w:type="spellEnd"/>
            <w:r w:rsidRPr="0B23F7AE">
              <w:rPr>
                <w:rFonts w:ascii="Tahoma" w:hAnsi="Tahoma" w:eastAsia="Tahoma" w:cs="Tahoma"/>
                <w:color w:val="000000" w:themeColor="text1"/>
                <w:sz w:val="20"/>
                <w:szCs w:val="20"/>
                <w:lang w:val="en-US"/>
              </w:rPr>
              <w:t xml:space="preserve">). </w:t>
            </w:r>
            <w:r w:rsidR="73C221C5">
              <w:br/>
            </w:r>
            <w:r w:rsidRPr="0B23F7AE">
              <w:rPr>
                <w:rFonts w:ascii="Tahoma" w:hAnsi="Tahoma" w:eastAsia="Tahoma" w:cs="Tahoma"/>
                <w:b/>
                <w:bCs/>
                <w:color w:val="000000" w:themeColor="text1"/>
                <w:sz w:val="20"/>
                <w:szCs w:val="20"/>
                <w:lang w:val="en-US"/>
              </w:rPr>
              <w:t>Example:</w:t>
            </w:r>
            <w:r w:rsidRPr="0B23F7AE">
              <w:rPr>
                <w:rFonts w:ascii="Tahoma" w:hAnsi="Tahoma" w:eastAsia="Tahoma" w:cs="Tahoma"/>
                <w:color w:val="000000" w:themeColor="text1"/>
                <w:sz w:val="20"/>
                <w:szCs w:val="20"/>
                <w:lang w:val="en-US"/>
              </w:rPr>
              <w:t xml:space="preserve"> eSIMInstallTime.gt=2024-02-06T04:58:07Z</w:t>
            </w:r>
          </w:p>
          <w:p w:rsidR="73C221C5" w:rsidP="0B23F7AE" w:rsidRDefault="73C221C5" w14:paraId="1F2CB5B5" w14:textId="1D0BCFC2">
            <w:pPr>
              <w:spacing w:line="240" w:lineRule="auto"/>
              <w:rPr>
                <w:rFonts w:ascii="Tahoma" w:hAnsi="Tahoma" w:eastAsia="Tahoma" w:cs="Tahoma"/>
                <w:color w:val="000000" w:themeColor="text1"/>
                <w:sz w:val="20"/>
                <w:szCs w:val="20"/>
                <w:lang w:val="en-US"/>
              </w:rPr>
            </w:pPr>
          </w:p>
          <w:p w:rsidR="73C221C5" w:rsidP="0B23F7AE" w:rsidRDefault="08213D04" w14:paraId="545703E0" w14:textId="668714F6">
            <w:pPr>
              <w:spacing w:line="240" w:lineRule="auto"/>
              <w:rPr>
                <w:rFonts w:ascii="Tahoma" w:hAnsi="Tahoma" w:eastAsia="Tahoma" w:cs="Tahoma"/>
                <w:sz w:val="20"/>
                <w:szCs w:val="20"/>
                <w:lang w:val="en-US"/>
              </w:rPr>
            </w:pPr>
            <w:r w:rsidRPr="0B23F7AE">
              <w:rPr>
                <w:rFonts w:ascii="Tahoma" w:hAnsi="Tahoma" w:eastAsia="Tahoma" w:cs="Tahoma"/>
                <w:b/>
                <w:bCs/>
                <w:sz w:val="20"/>
                <w:szCs w:val="20"/>
                <w:lang w:val="en-US"/>
              </w:rPr>
              <w:t xml:space="preserve">Alternate name: </w:t>
            </w:r>
            <w:proofErr w:type="spellStart"/>
            <w:r w:rsidRPr="0B23F7AE">
              <w:rPr>
                <w:rFonts w:ascii="Tahoma" w:hAnsi="Tahoma" w:eastAsia="Tahoma" w:cs="Tahoma"/>
                <w:sz w:val="20"/>
                <w:szCs w:val="20"/>
                <w:lang w:val="en-US"/>
              </w:rPr>
              <w:t>downloaded_date</w:t>
            </w:r>
            <w:proofErr w:type="spellEnd"/>
          </w:p>
        </w:tc>
      </w:tr>
      <w:tr w:rsidR="32B8416E" w:rsidTr="0B23F7AE" w14:paraId="27D43E39"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297331" w:rsidP="32B8416E" w:rsidRDefault="32297331" w14:paraId="2F27FE19" w14:textId="36378E6D">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limit</w:t>
            </w:r>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218E0383" w14:textId="55297C21">
            <w:pPr>
              <w:jc w:val="center"/>
              <w:rPr>
                <w:rFonts w:ascii="Calibri" w:hAnsi="Calibri" w:eastAsia="Calibri" w:cs="Calibri"/>
                <w:color w:val="000000" w:themeColor="text1"/>
                <w:sz w:val="20"/>
                <w:szCs w:val="20"/>
              </w:rPr>
            </w:pPr>
            <w:r w:rsidRPr="32B8416E">
              <w:rPr>
                <w:rFonts w:ascii="Calibri" w:hAnsi="Calibri" w:eastAsia="Calibri" w:cs="Calibri"/>
                <w:color w:val="000000" w:themeColor="text1"/>
                <w:sz w:val="20"/>
                <w:szCs w:val="20"/>
                <w:lang w:val="en-US"/>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4DEAE58C" w14:textId="5E958C80">
            <w:pPr>
              <w:rPr>
                <w:rFonts w:ascii="Calibri" w:hAnsi="Calibri" w:eastAsia="Calibri" w:cs="Calibri"/>
                <w:color w:val="000000" w:themeColor="text1"/>
                <w:sz w:val="20"/>
                <w:szCs w:val="20"/>
              </w:rPr>
            </w:pPr>
            <w:r w:rsidRPr="32B8416E">
              <w:rPr>
                <w:rFonts w:ascii="Calibri" w:hAnsi="Calibri" w:eastAsia="Calibri" w:cs="Calibri"/>
                <w:color w:val="000000" w:themeColor="text1"/>
                <w:sz w:val="20"/>
                <w:szCs w:val="20"/>
                <w:lang w:val="en-US"/>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22FDCFBB" w:rsidP="32B8416E" w:rsidRDefault="22FDCFBB" w14:paraId="0400553D" w14:textId="2C6B4391">
            <w:pPr>
              <w:rPr>
                <w:rFonts w:ascii="Calibri" w:hAnsi="Calibri" w:eastAsia="Calibri" w:cs="Calibri"/>
                <w:color w:val="000000" w:themeColor="text1"/>
                <w:sz w:val="20"/>
                <w:szCs w:val="20"/>
                <w:lang w:val="en-US"/>
              </w:rPr>
            </w:pPr>
            <w:r w:rsidRPr="32B8416E">
              <w:rPr>
                <w:rFonts w:ascii="Calibri" w:hAnsi="Calibri" w:eastAsia="Calibri" w:cs="Calibri"/>
                <w:color w:val="000000" w:themeColor="text1"/>
                <w:sz w:val="20"/>
                <w:szCs w:val="20"/>
                <w:lang w:val="en-US"/>
              </w:rPr>
              <w:t>Requested number of resources to be provided in response requested by client. If limit isn’t specified, default is 100, and max is 500. Exceeding max will not result in error, but only a maximum of 500 will be returned.</w:t>
            </w:r>
          </w:p>
          <w:p w:rsidR="32B8416E" w:rsidP="32B8416E" w:rsidRDefault="32B8416E" w14:paraId="07FEA4C7" w14:textId="638CD24A">
            <w:pPr>
              <w:rPr>
                <w:rFonts w:ascii="Calibri" w:hAnsi="Calibri" w:eastAsia="Calibri" w:cs="Calibri"/>
                <w:color w:val="000000" w:themeColor="text1"/>
                <w:sz w:val="20"/>
                <w:szCs w:val="20"/>
                <w:lang w:val="en-US"/>
              </w:rPr>
            </w:pPr>
          </w:p>
          <w:p w:rsidR="22FDCFBB" w:rsidP="32B8416E" w:rsidRDefault="22FDCFBB" w14:paraId="5D5F8523" w14:textId="67D1BA94">
            <w:pPr>
              <w:rPr>
                <w:rFonts w:ascii="Calibri" w:hAnsi="Calibri" w:eastAsia="Calibri" w:cs="Calibri"/>
                <w:color w:val="000000" w:themeColor="text1"/>
                <w:sz w:val="20"/>
                <w:szCs w:val="20"/>
                <w:lang w:val="en-US"/>
              </w:rPr>
            </w:pPr>
            <w:r w:rsidRPr="32B8416E">
              <w:rPr>
                <w:rFonts w:ascii="Calibri" w:hAnsi="Calibri" w:eastAsia="Calibri" w:cs="Calibri"/>
                <w:b/>
                <w:bCs/>
                <w:color w:val="000000" w:themeColor="text1"/>
                <w:sz w:val="20"/>
                <w:szCs w:val="20"/>
                <w:lang w:val="en-US"/>
              </w:rPr>
              <w:t>Example</w:t>
            </w:r>
            <w:proofErr w:type="gramStart"/>
            <w:r w:rsidRPr="32B8416E">
              <w:rPr>
                <w:rFonts w:ascii="Calibri" w:hAnsi="Calibri" w:eastAsia="Calibri" w:cs="Calibri"/>
                <w:color w:val="000000" w:themeColor="text1"/>
                <w:sz w:val="20"/>
                <w:szCs w:val="20"/>
                <w:lang w:val="en-US"/>
              </w:rPr>
              <w:t>: ?limit</w:t>
            </w:r>
            <w:proofErr w:type="gramEnd"/>
            <w:r w:rsidRPr="32B8416E">
              <w:rPr>
                <w:rFonts w:ascii="Calibri" w:hAnsi="Calibri" w:eastAsia="Calibri" w:cs="Calibri"/>
                <w:color w:val="000000" w:themeColor="text1"/>
                <w:sz w:val="20"/>
                <w:szCs w:val="20"/>
                <w:lang w:val="en-US"/>
              </w:rPr>
              <w:t>=100</w:t>
            </w:r>
          </w:p>
        </w:tc>
      </w:tr>
      <w:tr w:rsidR="32B8416E" w:rsidTr="0B23F7AE" w14:paraId="21D3887D"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43810798" w14:textId="67E98A9A">
            <w:pPr>
              <w:rPr>
                <w:rFonts w:ascii="Calibri" w:hAnsi="Calibri" w:eastAsia="Calibri" w:cs="Calibri"/>
                <w:color w:val="000000" w:themeColor="text1"/>
                <w:sz w:val="20"/>
                <w:szCs w:val="20"/>
              </w:rPr>
            </w:pPr>
            <w:r w:rsidRPr="32B8416E">
              <w:rPr>
                <w:rFonts w:ascii="Calibri" w:hAnsi="Calibri" w:eastAsia="Calibri" w:cs="Calibri"/>
                <w:color w:val="000000" w:themeColor="text1"/>
                <w:sz w:val="20"/>
                <w:szCs w:val="20"/>
                <w:lang w:val="en-US"/>
              </w:rPr>
              <w:t>offset</w:t>
            </w:r>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4828A4E8" w14:textId="496D9978">
            <w:pPr>
              <w:jc w:val="center"/>
              <w:rPr>
                <w:rFonts w:ascii="Calibri" w:hAnsi="Calibri" w:eastAsia="Calibri" w:cs="Calibri"/>
                <w:color w:val="000000" w:themeColor="text1"/>
                <w:sz w:val="20"/>
                <w:szCs w:val="20"/>
              </w:rPr>
            </w:pPr>
            <w:r w:rsidRPr="32B8416E">
              <w:rPr>
                <w:rFonts w:ascii="Calibri" w:hAnsi="Calibri" w:eastAsia="Calibri" w:cs="Calibri"/>
                <w:color w:val="000000" w:themeColor="text1"/>
                <w:sz w:val="20"/>
                <w:szCs w:val="20"/>
                <w:lang w:val="en-US"/>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1C1CCFE6" w14:textId="37C3A1CF">
            <w:pPr>
              <w:rPr>
                <w:rFonts w:ascii="Calibri" w:hAnsi="Calibri" w:eastAsia="Calibri" w:cs="Calibri"/>
                <w:color w:val="000000" w:themeColor="text1"/>
                <w:sz w:val="20"/>
                <w:szCs w:val="20"/>
              </w:rPr>
            </w:pPr>
            <w:r w:rsidRPr="32B8416E">
              <w:rPr>
                <w:rFonts w:ascii="Calibri" w:hAnsi="Calibri" w:eastAsia="Calibri" w:cs="Calibri"/>
                <w:color w:val="000000" w:themeColor="text1"/>
                <w:sz w:val="20"/>
                <w:szCs w:val="20"/>
                <w:lang w:val="en-US"/>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02D09DD1" w14:textId="0F093192">
            <w:pPr>
              <w:rPr>
                <w:rFonts w:ascii="Calibri" w:hAnsi="Calibri" w:eastAsia="Calibri" w:cs="Calibri"/>
                <w:color w:val="000000" w:themeColor="text1"/>
                <w:sz w:val="20"/>
                <w:szCs w:val="20"/>
              </w:rPr>
            </w:pPr>
            <w:r w:rsidRPr="32B8416E">
              <w:rPr>
                <w:rFonts w:ascii="Calibri" w:hAnsi="Calibri" w:eastAsia="Calibri" w:cs="Calibri"/>
                <w:color w:val="000000" w:themeColor="text1"/>
                <w:sz w:val="20"/>
                <w:szCs w:val="20"/>
              </w:rPr>
              <w:t>Requested index for start of resources to be provided in response requested by client</w:t>
            </w:r>
          </w:p>
          <w:p w:rsidR="32B8416E" w:rsidP="32B8416E" w:rsidRDefault="32B8416E" w14:paraId="4467D789" w14:textId="0BCDB67C">
            <w:pPr>
              <w:rPr>
                <w:rFonts w:ascii="Calibri" w:hAnsi="Calibri" w:eastAsia="Calibri" w:cs="Calibri"/>
                <w:color w:val="000000" w:themeColor="text1"/>
                <w:sz w:val="20"/>
                <w:szCs w:val="20"/>
              </w:rPr>
            </w:pPr>
          </w:p>
          <w:p w:rsidR="32B8416E" w:rsidP="32B8416E" w:rsidRDefault="32B8416E" w14:paraId="5434AEAA" w14:textId="0CFBC1B5">
            <w:pPr>
              <w:rPr>
                <w:rFonts w:ascii="Calibri" w:hAnsi="Calibri" w:eastAsia="Calibri" w:cs="Calibri"/>
                <w:color w:val="000000" w:themeColor="text1"/>
                <w:sz w:val="20"/>
                <w:szCs w:val="20"/>
              </w:rPr>
            </w:pPr>
            <w:proofErr w:type="gramStart"/>
            <w:r w:rsidRPr="32B8416E">
              <w:rPr>
                <w:rFonts w:ascii="Calibri" w:hAnsi="Calibri" w:eastAsia="Calibri" w:cs="Calibri"/>
                <w:b/>
                <w:bCs/>
                <w:color w:val="000000" w:themeColor="text1"/>
                <w:sz w:val="20"/>
                <w:szCs w:val="20"/>
                <w:lang w:val="en-US"/>
              </w:rPr>
              <w:t xml:space="preserve">Example </w:t>
            </w:r>
            <w:r w:rsidRPr="32B8416E">
              <w:rPr>
                <w:rFonts w:ascii="Calibri" w:hAnsi="Calibri" w:eastAsia="Calibri" w:cs="Calibri"/>
                <w:color w:val="000000" w:themeColor="text1"/>
                <w:sz w:val="20"/>
                <w:szCs w:val="20"/>
                <w:lang w:val="en-US"/>
              </w:rPr>
              <w:t>?offset</w:t>
            </w:r>
            <w:proofErr w:type="gramEnd"/>
            <w:r w:rsidRPr="32B8416E">
              <w:rPr>
                <w:rFonts w:ascii="Calibri" w:hAnsi="Calibri" w:eastAsia="Calibri" w:cs="Calibri"/>
                <w:color w:val="000000" w:themeColor="text1"/>
                <w:sz w:val="20"/>
                <w:szCs w:val="20"/>
                <w:lang w:val="en-US"/>
              </w:rPr>
              <w:t xml:space="preserve">=10&amp;limit=20 </w:t>
            </w:r>
          </w:p>
          <w:p w:rsidR="32B8416E" w:rsidP="32B8416E" w:rsidRDefault="32B8416E" w14:paraId="0A5BDCC0" w14:textId="6CC367DB">
            <w:pPr>
              <w:rPr>
                <w:rFonts w:ascii="Calibri" w:hAnsi="Calibri" w:eastAsia="Calibri" w:cs="Calibri"/>
                <w:color w:val="000000" w:themeColor="text1"/>
                <w:sz w:val="20"/>
                <w:szCs w:val="20"/>
              </w:rPr>
            </w:pPr>
            <w:r w:rsidRPr="32B8416E">
              <w:rPr>
                <w:rFonts w:ascii="Calibri" w:hAnsi="Calibri" w:eastAsia="Calibri" w:cs="Calibri"/>
                <w:color w:val="000000" w:themeColor="text1"/>
                <w:sz w:val="20"/>
                <w:szCs w:val="20"/>
                <w:lang w:val="en-US"/>
              </w:rPr>
              <w:t>Gets 20 resources starting with the 10th</w:t>
            </w:r>
          </w:p>
        </w:tc>
      </w:tr>
      <w:tr w:rsidR="32B8416E" w:rsidTr="0B23F7AE" w14:paraId="0E341005"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2B8416E" w:rsidP="32B8416E" w:rsidRDefault="32B8416E" w14:paraId="3EC750F8" w14:textId="3277FB4B">
            <w:pPr>
              <w:spacing w:line="259" w:lineRule="auto"/>
              <w:rPr>
                <w:rFonts w:ascii="Calibri" w:hAnsi="Calibri" w:eastAsia="Calibri" w:cs="Calibri"/>
                <w:color w:val="000000" w:themeColor="text1"/>
                <w:sz w:val="20"/>
                <w:szCs w:val="20"/>
              </w:rPr>
            </w:pPr>
            <w:r w:rsidRPr="32B8416E">
              <w:rPr>
                <w:rFonts w:ascii="Calibri" w:hAnsi="Calibri" w:eastAsia="Calibri" w:cs="Calibri"/>
                <w:color w:val="000000" w:themeColor="text1"/>
                <w:sz w:val="20"/>
                <w:szCs w:val="20"/>
                <w:lang w:val="en-US"/>
              </w:rPr>
              <w:t>sort</w:t>
            </w:r>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DF5DC1B" w:rsidP="32B8416E" w:rsidRDefault="7DF5DC1B" w14:paraId="5DD21186" w14:textId="585E8715">
            <w:pPr>
              <w:jc w:val="center"/>
              <w:rPr>
                <w:rFonts w:ascii="Calibri" w:hAnsi="Calibri" w:eastAsia="Calibri" w:cs="Calibri"/>
                <w:color w:val="000000" w:themeColor="text1"/>
                <w:sz w:val="20"/>
                <w:szCs w:val="20"/>
              </w:rPr>
            </w:pPr>
            <w:r w:rsidRPr="32B8416E">
              <w:rPr>
                <w:rFonts w:ascii="Calibri" w:hAnsi="Calibri" w:eastAsia="Calibri" w:cs="Calibri"/>
                <w:color w:val="000000" w:themeColor="text1"/>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7DF5DC1B" w:rsidP="32B8416E" w:rsidRDefault="7DF5DC1B" w14:paraId="1C23F26B" w14:textId="67A0FD9D">
            <w:pPr>
              <w:rPr>
                <w:rFonts w:ascii="Calibri" w:hAnsi="Calibri" w:eastAsia="Calibri" w:cs="Calibri"/>
                <w:color w:val="000000" w:themeColor="text1"/>
                <w:sz w:val="20"/>
                <w:szCs w:val="20"/>
              </w:rPr>
            </w:pPr>
            <w:r w:rsidRPr="32B8416E">
              <w:rPr>
                <w:rFonts w:ascii="Calibri" w:hAnsi="Calibri" w:eastAsia="Calibri" w:cs="Calibri"/>
                <w:color w:val="000000" w:themeColor="text1"/>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2B8416E" w:rsidP="32B8416E" w:rsidRDefault="32B8416E" w14:paraId="5D61A876" w14:textId="5BA8DA38">
            <w:pPr>
              <w:spacing w:line="259" w:lineRule="auto"/>
              <w:rPr>
                <w:rFonts w:ascii="Calibri" w:hAnsi="Calibri" w:eastAsia="Calibri" w:cs="Calibri"/>
                <w:color w:val="000000" w:themeColor="text1"/>
                <w:sz w:val="20"/>
                <w:szCs w:val="20"/>
              </w:rPr>
            </w:pPr>
            <w:r w:rsidRPr="32B8416E">
              <w:rPr>
                <w:rFonts w:ascii="Calibri" w:hAnsi="Calibri" w:eastAsia="Calibri" w:cs="Calibri"/>
                <w:color w:val="000000" w:themeColor="text1"/>
                <w:sz w:val="20"/>
                <w:szCs w:val="20"/>
                <w:lang w:val="en-US"/>
              </w:rPr>
              <w:t xml:space="preserve">Sorts the results by a field. Supports JSON Path sorting for </w:t>
            </w:r>
            <w:proofErr w:type="spellStart"/>
            <w:r w:rsidRPr="32B8416E">
              <w:rPr>
                <w:rFonts w:ascii="Calibri" w:hAnsi="Calibri" w:eastAsia="Calibri" w:cs="Calibri"/>
                <w:color w:val="000000" w:themeColor="text1"/>
                <w:sz w:val="20"/>
                <w:szCs w:val="20"/>
                <w:lang w:val="en-US"/>
              </w:rPr>
              <w:t>characeristics</w:t>
            </w:r>
            <w:proofErr w:type="spellEnd"/>
          </w:p>
          <w:p w:rsidR="32B8416E" w:rsidP="32B8416E" w:rsidRDefault="32B8416E" w14:paraId="7E46E02B" w14:textId="120B9BD6">
            <w:pPr>
              <w:spacing w:line="259" w:lineRule="auto"/>
              <w:rPr>
                <w:rFonts w:ascii="Calibri" w:hAnsi="Calibri" w:eastAsia="Calibri" w:cs="Calibri"/>
                <w:color w:val="000000" w:themeColor="text1"/>
                <w:sz w:val="20"/>
                <w:szCs w:val="20"/>
              </w:rPr>
            </w:pPr>
          </w:p>
          <w:p w:rsidR="32B8416E" w:rsidP="32B8416E" w:rsidRDefault="32B8416E" w14:paraId="7EF4A9D3" w14:textId="413EB24B">
            <w:pPr>
              <w:spacing w:line="259" w:lineRule="auto"/>
              <w:rPr>
                <w:rFonts w:ascii="Calibri" w:hAnsi="Calibri" w:eastAsia="Calibri" w:cs="Calibri"/>
                <w:color w:val="000000" w:themeColor="text1"/>
                <w:sz w:val="20"/>
                <w:szCs w:val="20"/>
              </w:rPr>
            </w:pPr>
            <w:r w:rsidRPr="32B8416E">
              <w:rPr>
                <w:rFonts w:ascii="Calibri" w:hAnsi="Calibri" w:eastAsia="Calibri" w:cs="Calibri"/>
                <w:b/>
                <w:bCs/>
                <w:color w:val="000000" w:themeColor="text1"/>
                <w:sz w:val="20"/>
                <w:szCs w:val="20"/>
                <w:lang w:val="en-US"/>
              </w:rPr>
              <w:t>Example:</w:t>
            </w:r>
          </w:p>
          <w:p w:rsidR="32B8416E" w:rsidP="32B8416E" w:rsidRDefault="32B8416E" w14:paraId="5D777354" w14:textId="2A718DC6">
            <w:pPr>
              <w:spacing w:line="259" w:lineRule="auto"/>
              <w:rPr>
                <w:rFonts w:ascii="Calibri" w:hAnsi="Calibri" w:eastAsia="Calibri" w:cs="Calibri"/>
                <w:color w:val="000000" w:themeColor="text1"/>
                <w:sz w:val="20"/>
                <w:szCs w:val="20"/>
              </w:rPr>
            </w:pPr>
            <w:proofErr w:type="gramStart"/>
            <w:r w:rsidRPr="32B8416E">
              <w:rPr>
                <w:rFonts w:ascii="Calibri" w:hAnsi="Calibri" w:eastAsia="Calibri" w:cs="Calibri"/>
                <w:color w:val="000000" w:themeColor="text1"/>
                <w:sz w:val="20"/>
                <w:szCs w:val="20"/>
                <w:lang w:val="en-US"/>
              </w:rPr>
              <w:t>• ?sort</w:t>
            </w:r>
            <w:proofErr w:type="gramEnd"/>
            <w:r w:rsidRPr="32B8416E">
              <w:rPr>
                <w:rFonts w:ascii="Calibri" w:hAnsi="Calibri" w:eastAsia="Calibri" w:cs="Calibri"/>
                <w:color w:val="000000" w:themeColor="text1"/>
                <w:sz w:val="20"/>
                <w:szCs w:val="20"/>
                <w:lang w:val="en-US"/>
              </w:rPr>
              <w:t>=id (Sort the result set on id)</w:t>
            </w:r>
          </w:p>
          <w:p w:rsidR="32B8416E" w:rsidP="32B8416E" w:rsidRDefault="32B8416E" w14:paraId="2C0944EF" w14:textId="56D65703">
            <w:pPr>
              <w:spacing w:line="259" w:lineRule="auto"/>
              <w:rPr>
                <w:rFonts w:ascii="Calibri" w:hAnsi="Calibri" w:eastAsia="Calibri" w:cs="Calibri"/>
                <w:color w:val="000000" w:themeColor="text1"/>
                <w:sz w:val="20"/>
                <w:szCs w:val="20"/>
              </w:rPr>
            </w:pPr>
            <w:proofErr w:type="gramStart"/>
            <w:r w:rsidRPr="32B8416E">
              <w:rPr>
                <w:rFonts w:ascii="Calibri" w:hAnsi="Calibri" w:eastAsia="Calibri" w:cs="Calibri"/>
                <w:color w:val="000000" w:themeColor="text1"/>
                <w:sz w:val="20"/>
                <w:szCs w:val="20"/>
                <w:lang w:val="en-US"/>
              </w:rPr>
              <w:t>• ?sort</w:t>
            </w:r>
            <w:proofErr w:type="gramEnd"/>
            <w:r w:rsidRPr="32B8416E">
              <w:rPr>
                <w:rFonts w:ascii="Calibri" w:hAnsi="Calibri" w:eastAsia="Calibri" w:cs="Calibri"/>
                <w:color w:val="000000" w:themeColor="text1"/>
                <w:sz w:val="20"/>
                <w:szCs w:val="20"/>
                <w:lang w:val="en-US"/>
              </w:rPr>
              <w:t>=-id (Sort the result set on id in descending order)</w:t>
            </w:r>
          </w:p>
          <w:p w:rsidR="32B8416E" w:rsidP="44B55F75" w:rsidRDefault="32B8416E" w14:paraId="51E7AC44" w14:textId="73826B6D">
            <w:pPr>
              <w:spacing w:line="259" w:lineRule="auto"/>
              <w:rPr>
                <w:rFonts w:ascii="Calibri" w:hAnsi="Calibri" w:eastAsia="Calibri" w:cs="Calibri"/>
                <w:sz w:val="20"/>
                <w:szCs w:val="20"/>
                <w:lang w:val="en-US"/>
              </w:rPr>
            </w:pPr>
            <w:proofErr w:type="gramStart"/>
            <w:r w:rsidRPr="44B55F75">
              <w:rPr>
                <w:rFonts w:ascii="Calibri" w:hAnsi="Calibri" w:eastAsia="Calibri" w:cs="Calibri"/>
                <w:color w:val="000000" w:themeColor="text1"/>
                <w:sz w:val="20"/>
                <w:szCs w:val="20"/>
                <w:lang w:val="en-US"/>
              </w:rPr>
              <w:t xml:space="preserve">• </w:t>
            </w:r>
            <w:r w:rsidRPr="44B55F75">
              <w:rPr>
                <w:rFonts w:ascii="Calibri" w:hAnsi="Calibri" w:eastAsia="Calibri" w:cs="Calibri"/>
                <w:sz w:val="20"/>
                <w:szCs w:val="20"/>
                <w:lang w:val="en-US"/>
              </w:rPr>
              <w:t>?sort</w:t>
            </w:r>
            <w:proofErr w:type="gramEnd"/>
            <w:r w:rsidRPr="44B55F75">
              <w:rPr>
                <w:rFonts w:ascii="Calibri" w:hAnsi="Calibri" w:eastAsia="Calibri" w:cs="Calibri"/>
                <w:sz w:val="20"/>
                <w:szCs w:val="20"/>
                <w:lang w:val="en-US"/>
              </w:rPr>
              <w:t>=</w:t>
            </w:r>
            <w:proofErr w:type="spellStart"/>
            <w:proofErr w:type="gramStart"/>
            <w:r w:rsidRPr="44B55F75" w:rsidR="6AC75BAB">
              <w:rPr>
                <w:rFonts w:ascii="Calibri" w:hAnsi="Calibri" w:eastAsia="Calibri" w:cs="Calibri"/>
                <w:sz w:val="20"/>
                <w:szCs w:val="20"/>
                <w:lang w:val="en-US"/>
              </w:rPr>
              <w:t>createdDate,resourceId</w:t>
            </w:r>
            <w:proofErr w:type="spellEnd"/>
            <w:proofErr w:type="gramEnd"/>
          </w:p>
          <w:p w:rsidR="32B8416E" w:rsidP="32B8416E" w:rsidRDefault="32B8416E" w14:paraId="6AFDBBFF" w14:textId="3891B387">
            <w:pPr>
              <w:spacing w:line="259" w:lineRule="auto"/>
              <w:rPr>
                <w:rFonts w:ascii="Calibri" w:hAnsi="Calibri" w:eastAsia="Calibri" w:cs="Calibri"/>
                <w:color w:val="000000" w:themeColor="text1"/>
                <w:sz w:val="20"/>
                <w:szCs w:val="20"/>
              </w:rPr>
            </w:pPr>
          </w:p>
        </w:tc>
      </w:tr>
    </w:tbl>
    <w:p w:rsidR="00A670C6" w:rsidP="00A670C6" w:rsidRDefault="00A670C6" w14:paraId="061E0DBB" w14:textId="77777777">
      <w:pPr>
        <w:rPr>
          <w:b/>
        </w:rPr>
      </w:pPr>
    </w:p>
    <w:p w:rsidR="00A670C6" w:rsidP="00A670C6" w:rsidRDefault="00A670C6" w14:paraId="4A017721" w14:textId="77777777">
      <w:pPr>
        <w:pStyle w:val="Heading4"/>
      </w:pPr>
      <w:r w:rsidRPr="00FD59D8">
        <w:t>Response Example:</w:t>
      </w:r>
    </w:p>
    <w:p w:rsidRPr="003D2D21" w:rsidR="00A670C6" w:rsidP="00A670C6" w:rsidRDefault="00A670C6" w14:paraId="35440FAB" w14:textId="29CB8F02">
      <w:r>
        <w:t xml:space="preserve">Returns all fields specified in the </w:t>
      </w:r>
      <w:hyperlink w:history="1" w:anchor="_PGZINV_Resource_Entity">
        <w:r w:rsidRPr="00A670C6">
          <w:rPr>
            <w:rStyle w:val="Hyperlink"/>
          </w:rPr>
          <w:t>PGZINV Resource Entity</w:t>
        </w:r>
      </w:hyperlink>
      <w:r>
        <w:t xml:space="preserve"> definition if exists.</w:t>
      </w:r>
    </w:p>
    <w:p w:rsidR="00A670C6" w:rsidP="00A670C6" w:rsidRDefault="00A670C6" w14:paraId="0F19F56E" w14:textId="77777777">
      <w:pPr>
        <w:shd w:val="clear" w:color="auto" w:fill="E2DFCC"/>
        <w:rPr>
          <w:rFonts w:ascii="Calibri" w:hAnsi="Calibri" w:cs="Calibri"/>
          <w:color w:val="000000"/>
          <w:szCs w:val="20"/>
          <w:lang w:val="en-GB"/>
        </w:rPr>
      </w:pPr>
      <w:r>
        <w:rPr>
          <w:rFonts w:ascii="Calibri" w:hAnsi="Calibri" w:cs="Calibri"/>
          <w:color w:val="000000"/>
          <w:szCs w:val="20"/>
          <w:lang w:val="en-GB"/>
        </w:rPr>
        <w:t>[</w:t>
      </w:r>
    </w:p>
    <w:p w:rsidRPr="00674CE8" w:rsidR="00A670C6" w:rsidP="00A670C6" w:rsidRDefault="00A670C6" w14:paraId="71E93C6C" w14:textId="77777777">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674CE8">
        <w:rPr>
          <w:rFonts w:ascii="Calibri" w:hAnsi="Calibri" w:cs="Calibri"/>
          <w:color w:val="000000"/>
          <w:szCs w:val="20"/>
          <w:lang w:val="en-GB"/>
        </w:rPr>
        <w:t>{</w:t>
      </w:r>
    </w:p>
    <w:p w:rsidRPr="00674CE8" w:rsidR="00A670C6" w:rsidP="00A670C6" w:rsidRDefault="00A670C6" w14:paraId="1BBFF5AB"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resourceId</w:t>
      </w:r>
      <w:proofErr w:type="spellEnd"/>
      <w:r w:rsidRPr="00674CE8">
        <w:rPr>
          <w:rFonts w:ascii="Calibri" w:hAnsi="Calibri" w:cs="Calibri"/>
          <w:color w:val="000000"/>
          <w:szCs w:val="20"/>
          <w:lang w:val="en-GB"/>
        </w:rPr>
        <w:t>": "0000000000001",</w:t>
      </w:r>
    </w:p>
    <w:p w:rsidRPr="00674CE8" w:rsidR="00A670C6" w:rsidP="00A670C6" w:rsidRDefault="00A670C6" w14:paraId="2E407352"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simSerialNo</w:t>
      </w:r>
      <w:proofErr w:type="spellEnd"/>
      <w:r w:rsidRPr="00674CE8">
        <w:rPr>
          <w:rFonts w:ascii="Calibri" w:hAnsi="Calibri" w:cs="Calibri"/>
          <w:color w:val="000000"/>
          <w:szCs w:val="20"/>
          <w:lang w:val="en-GB"/>
        </w:rPr>
        <w:t>": "24102349111111",</w:t>
      </w:r>
    </w:p>
    <w:p w:rsidRPr="00674CE8" w:rsidR="00A670C6" w:rsidP="00A670C6" w:rsidRDefault="00A670C6" w14:paraId="7994CE3A"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assignedBy</w:t>
      </w:r>
      <w:proofErr w:type="spellEnd"/>
      <w:r w:rsidRPr="00674CE8">
        <w:rPr>
          <w:rFonts w:ascii="Calibri" w:hAnsi="Calibri" w:cs="Calibri"/>
          <w:color w:val="000000"/>
          <w:szCs w:val="20"/>
          <w:lang w:val="en-GB"/>
        </w:rPr>
        <w:t>": "</w:t>
      </w:r>
      <w:proofErr w:type="spellStart"/>
      <w:r w:rsidRPr="00674CE8">
        <w:rPr>
          <w:rFonts w:ascii="Calibri" w:hAnsi="Calibri" w:cs="Calibri"/>
          <w:color w:val="000000"/>
          <w:szCs w:val="20"/>
          <w:lang w:val="en-GB"/>
        </w:rPr>
        <w:t>phxhkuser</w:t>
      </w:r>
      <w:proofErr w:type="spellEnd"/>
      <w:r w:rsidRPr="00674CE8">
        <w:rPr>
          <w:rFonts w:ascii="Calibri" w:hAnsi="Calibri" w:cs="Calibri"/>
          <w:color w:val="000000"/>
          <w:szCs w:val="20"/>
          <w:lang w:val="en-GB"/>
        </w:rPr>
        <w:t>",</w:t>
      </w:r>
    </w:p>
    <w:p w:rsidRPr="00674CE8" w:rsidR="00A670C6" w:rsidP="00A670C6" w:rsidRDefault="00A670C6" w14:paraId="5CB8852C"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assignedDate</w:t>
      </w:r>
      <w:proofErr w:type="spellEnd"/>
      <w:r w:rsidRPr="00674CE8">
        <w:rPr>
          <w:rFonts w:ascii="Calibri" w:hAnsi="Calibri" w:cs="Calibri"/>
          <w:color w:val="000000"/>
          <w:szCs w:val="20"/>
          <w:lang w:val="en-GB"/>
        </w:rPr>
        <w:t>": "2020-06-18T17:24:53Z ",</w:t>
      </w:r>
    </w:p>
    <w:p w:rsidRPr="00674CE8" w:rsidR="00A670C6" w:rsidP="00A670C6" w:rsidRDefault="00A670C6" w14:paraId="2DD9DDCD"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assignSystem</w:t>
      </w:r>
      <w:proofErr w:type="spellEnd"/>
      <w:r w:rsidRPr="00674CE8">
        <w:rPr>
          <w:rFonts w:ascii="Calibri" w:hAnsi="Calibri" w:cs="Calibri"/>
          <w:color w:val="000000"/>
          <w:szCs w:val="20"/>
          <w:lang w:val="en-GB"/>
        </w:rPr>
        <w:t>": "</w:t>
      </w:r>
      <w:proofErr w:type="spellStart"/>
      <w:r w:rsidRPr="00674CE8">
        <w:rPr>
          <w:rFonts w:ascii="Calibri" w:hAnsi="Calibri" w:cs="Calibri"/>
          <w:color w:val="000000"/>
          <w:szCs w:val="20"/>
          <w:lang w:val="en-GB"/>
        </w:rPr>
        <w:t>phxhkuser</w:t>
      </w:r>
      <w:proofErr w:type="spellEnd"/>
      <w:r w:rsidRPr="00674CE8">
        <w:rPr>
          <w:rFonts w:ascii="Calibri" w:hAnsi="Calibri" w:cs="Calibri"/>
          <w:color w:val="000000"/>
          <w:szCs w:val="20"/>
          <w:lang w:val="en-GB"/>
        </w:rPr>
        <w:t>",</w:t>
      </w:r>
    </w:p>
    <w:p w:rsidRPr="00674CE8" w:rsidR="00A670C6" w:rsidP="00A670C6" w:rsidRDefault="00A670C6" w14:paraId="1A1EBBC5"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receivedBy</w:t>
      </w:r>
      <w:proofErr w:type="spellEnd"/>
      <w:r w:rsidRPr="00674CE8">
        <w:rPr>
          <w:rFonts w:ascii="Calibri" w:hAnsi="Calibri" w:cs="Calibri"/>
          <w:color w:val="000000"/>
          <w:szCs w:val="20"/>
          <w:lang w:val="en-GB"/>
        </w:rPr>
        <w:t>": "</w:t>
      </w:r>
      <w:proofErr w:type="spellStart"/>
      <w:r w:rsidRPr="00674CE8">
        <w:rPr>
          <w:rFonts w:ascii="Calibri" w:hAnsi="Calibri" w:cs="Calibri"/>
          <w:color w:val="000000"/>
          <w:szCs w:val="20"/>
          <w:lang w:val="en-GB"/>
        </w:rPr>
        <w:t>phxhkuser</w:t>
      </w:r>
      <w:proofErr w:type="spellEnd"/>
      <w:r w:rsidRPr="00674CE8">
        <w:rPr>
          <w:rFonts w:ascii="Calibri" w:hAnsi="Calibri" w:cs="Calibri"/>
          <w:color w:val="000000"/>
          <w:szCs w:val="20"/>
          <w:lang w:val="en-GB"/>
        </w:rPr>
        <w:t xml:space="preserve"> ",</w:t>
      </w:r>
    </w:p>
    <w:p w:rsidRPr="00674CE8" w:rsidR="00A670C6" w:rsidP="00A670C6" w:rsidRDefault="00A670C6" w14:paraId="2816342F"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receivedDate</w:t>
      </w:r>
      <w:proofErr w:type="spellEnd"/>
      <w:r w:rsidRPr="00674CE8">
        <w:rPr>
          <w:rFonts w:ascii="Calibri" w:hAnsi="Calibri" w:cs="Calibri"/>
          <w:color w:val="000000"/>
          <w:szCs w:val="20"/>
          <w:lang w:val="en-GB"/>
        </w:rPr>
        <w:t>": "2020-06-18T17:24:53Z ",</w:t>
      </w:r>
    </w:p>
    <w:p w:rsidRPr="00674CE8" w:rsidR="00A670C6" w:rsidP="00A670C6" w:rsidRDefault="00A670C6" w14:paraId="76DCAAB7"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locationCode</w:t>
      </w:r>
      <w:proofErr w:type="spellEnd"/>
      <w:r w:rsidRPr="00674CE8">
        <w:rPr>
          <w:rFonts w:ascii="Calibri" w:hAnsi="Calibri" w:cs="Calibri"/>
          <w:color w:val="000000"/>
          <w:szCs w:val="20"/>
          <w:lang w:val="en-GB"/>
        </w:rPr>
        <w:t>": "1004",</w:t>
      </w:r>
    </w:p>
    <w:p w:rsidR="00A670C6" w:rsidP="00A670C6" w:rsidRDefault="00A670C6" w14:paraId="0A8E1ECD"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subLocationName</w:t>
      </w:r>
      <w:proofErr w:type="spellEnd"/>
      <w:r w:rsidRPr="00674CE8">
        <w:rPr>
          <w:rFonts w:ascii="Calibri" w:hAnsi="Calibri" w:cs="Calibri"/>
          <w:color w:val="000000"/>
          <w:szCs w:val="20"/>
          <w:lang w:val="en-GB"/>
        </w:rPr>
        <w:t>": "AIS Shop 1",</w:t>
      </w:r>
    </w:p>
    <w:p w:rsidRPr="00197F0A" w:rsidR="00A670C6" w:rsidP="00A670C6" w:rsidRDefault="00A670C6" w14:paraId="63B52CEE"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sidRPr="00197F0A">
        <w:rPr>
          <w:rFonts w:ascii="Calibri" w:hAnsi="Calibri" w:cs="Calibri"/>
          <w:color w:val="000000"/>
          <w:szCs w:val="20"/>
          <w:lang w:val="en-GB"/>
        </w:rPr>
        <w:t>reportDate</w:t>
      </w:r>
      <w:proofErr w:type="spellEnd"/>
      <w:r w:rsidRPr="00197F0A">
        <w:rPr>
          <w:rFonts w:ascii="Calibri" w:hAnsi="Calibri" w:cs="Calibri"/>
          <w:color w:val="000000"/>
          <w:szCs w:val="20"/>
          <w:lang w:val="en-GB"/>
        </w:rPr>
        <w:t>": "2020-06-18T17:24:53Z",</w:t>
      </w:r>
    </w:p>
    <w:p w:rsidRPr="00197F0A" w:rsidR="00A670C6" w:rsidP="00A670C6" w:rsidRDefault="00A670C6" w14:paraId="38899A73"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sidRPr="00197F0A">
        <w:rPr>
          <w:rFonts w:ascii="Calibri" w:hAnsi="Calibri" w:cs="Calibri"/>
          <w:color w:val="000000"/>
          <w:szCs w:val="20"/>
          <w:lang w:val="en-GB"/>
        </w:rPr>
        <w:t>reportFlag</w:t>
      </w:r>
      <w:proofErr w:type="spellEnd"/>
      <w:r w:rsidRPr="00197F0A">
        <w:rPr>
          <w:rFonts w:ascii="Calibri" w:hAnsi="Calibri" w:cs="Calibri"/>
          <w:color w:val="000000"/>
          <w:szCs w:val="20"/>
          <w:lang w:val="en-GB"/>
        </w:rPr>
        <w:t>": "Y",</w:t>
      </w:r>
    </w:p>
    <w:p w:rsidRPr="00197F0A" w:rsidR="00A670C6" w:rsidP="00A670C6" w:rsidRDefault="00A670C6" w14:paraId="3C2B21ED"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sidRPr="00197F0A">
        <w:rPr>
          <w:rFonts w:ascii="Calibri" w:hAnsi="Calibri" w:cs="Calibri"/>
          <w:color w:val="000000"/>
          <w:szCs w:val="20"/>
          <w:lang w:val="en-GB"/>
        </w:rPr>
        <w:t>networkCode</w:t>
      </w:r>
      <w:proofErr w:type="spellEnd"/>
      <w:r w:rsidRPr="00197F0A">
        <w:rPr>
          <w:rFonts w:ascii="Calibri" w:hAnsi="Calibri" w:cs="Calibri"/>
          <w:color w:val="000000"/>
          <w:szCs w:val="20"/>
          <w:lang w:val="en-GB"/>
        </w:rPr>
        <w:t>": "03",</w:t>
      </w:r>
    </w:p>
    <w:p w:rsidRPr="00197F0A" w:rsidR="00A670C6" w:rsidP="74633B5D" w:rsidRDefault="199B57B6" w14:paraId="5DC16460" w14:textId="6D254F1F">
      <w:pPr>
        <w:shd w:val="clear" w:color="auto" w:fill="E2DFCC"/>
        <w:rPr>
          <w:rFonts w:ascii="Calibri" w:hAnsi="Calibri" w:cs="Calibri"/>
          <w:color w:val="000000"/>
          <w:lang w:val="en-GB"/>
        </w:rPr>
      </w:pPr>
      <w:r w:rsidRPr="74633B5D">
        <w:rPr>
          <w:rFonts w:ascii="Calibri" w:hAnsi="Calibri" w:cs="Calibri"/>
          <w:color w:val="000000" w:themeColor="text1"/>
          <w:lang w:val="en-GB"/>
        </w:rPr>
        <w:t xml:space="preserve">    "</w:t>
      </w:r>
      <w:proofErr w:type="spellStart"/>
      <w:r w:rsidRPr="74633B5D">
        <w:rPr>
          <w:rFonts w:ascii="Calibri" w:hAnsi="Calibri" w:cs="Calibri"/>
          <w:color w:val="000000" w:themeColor="text1"/>
          <w:lang w:val="en-GB"/>
        </w:rPr>
        <w:t>paymentType</w:t>
      </w:r>
      <w:proofErr w:type="spellEnd"/>
      <w:r w:rsidRPr="74633B5D">
        <w:rPr>
          <w:rFonts w:ascii="Calibri" w:hAnsi="Calibri" w:cs="Calibri"/>
          <w:color w:val="000000" w:themeColor="text1"/>
          <w:lang w:val="en-GB"/>
        </w:rPr>
        <w:t>": "</w:t>
      </w:r>
      <w:proofErr w:type="gramStart"/>
      <w:r w:rsidRPr="74633B5D">
        <w:rPr>
          <w:rFonts w:ascii="Calibri" w:hAnsi="Calibri" w:cs="Calibri"/>
          <w:color w:val="000000" w:themeColor="text1"/>
          <w:lang w:val="en-GB"/>
        </w:rPr>
        <w:t>Pre</w:t>
      </w:r>
      <w:r w:rsidRPr="74633B5D" w:rsidR="07155545">
        <w:rPr>
          <w:rFonts w:ascii="Calibri" w:hAnsi="Calibri" w:cs="Calibri"/>
          <w:color w:val="000000" w:themeColor="text1"/>
          <w:lang w:val="en-GB"/>
        </w:rPr>
        <w:t>-</w:t>
      </w:r>
      <w:r w:rsidRPr="74633B5D">
        <w:rPr>
          <w:rFonts w:ascii="Calibri" w:hAnsi="Calibri" w:cs="Calibri"/>
          <w:color w:val="000000" w:themeColor="text1"/>
          <w:lang w:val="en-GB"/>
        </w:rPr>
        <w:t>paid</w:t>
      </w:r>
      <w:proofErr w:type="gramEnd"/>
      <w:r w:rsidRPr="74633B5D">
        <w:rPr>
          <w:rFonts w:ascii="Calibri" w:hAnsi="Calibri" w:cs="Calibri"/>
          <w:color w:val="000000" w:themeColor="text1"/>
          <w:lang w:val="en-GB"/>
        </w:rPr>
        <w:t>",</w:t>
      </w:r>
    </w:p>
    <w:p w:rsidRPr="00197F0A" w:rsidR="00A670C6" w:rsidP="00A670C6" w:rsidRDefault="00A670C6" w14:paraId="5F34AA90"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"status": "Available",</w:t>
      </w:r>
    </w:p>
    <w:p w:rsidRPr="00197F0A" w:rsidR="00A670C6" w:rsidP="00A670C6" w:rsidRDefault="00A670C6" w14:paraId="0280418A"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sidRPr="00197F0A">
        <w:rPr>
          <w:rFonts w:ascii="Calibri" w:hAnsi="Calibri" w:cs="Calibri"/>
          <w:color w:val="000000"/>
          <w:szCs w:val="20"/>
          <w:lang w:val="en-GB"/>
        </w:rPr>
        <w:t>simType</w:t>
      </w:r>
      <w:proofErr w:type="spellEnd"/>
      <w:r w:rsidRPr="00197F0A">
        <w:rPr>
          <w:rFonts w:ascii="Calibri" w:hAnsi="Calibri" w:cs="Calibri"/>
          <w:color w:val="000000"/>
          <w:szCs w:val="20"/>
          <w:lang w:val="en-GB"/>
        </w:rPr>
        <w:t>": "Sales",</w:t>
      </w:r>
    </w:p>
    <w:p w:rsidRPr="00197F0A" w:rsidR="00A670C6" w:rsidP="00A670C6" w:rsidRDefault="00A670C6" w14:paraId="01A239E3"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createdBy</w:t>
      </w:r>
      <w:proofErr w:type="spellEnd"/>
      <w:r w:rsidRPr="00197F0A">
        <w:rPr>
          <w:rFonts w:ascii="Calibri" w:hAnsi="Calibri" w:cs="Calibri"/>
          <w:color w:val="000000"/>
          <w:szCs w:val="20"/>
          <w:lang w:val="en-GB"/>
        </w:rPr>
        <w:t>": "</w:t>
      </w:r>
      <w:proofErr w:type="spellStart"/>
      <w:r>
        <w:rPr>
          <w:rFonts w:ascii="Calibri" w:hAnsi="Calibri" w:cs="Calibri"/>
          <w:color w:val="000000"/>
          <w:szCs w:val="20"/>
          <w:lang w:val="en-GB"/>
        </w:rPr>
        <w:t>phx</w:t>
      </w:r>
      <w:proofErr w:type="spellEnd"/>
      <w:r w:rsidRPr="00197F0A">
        <w:rPr>
          <w:rFonts w:ascii="Calibri" w:hAnsi="Calibri" w:cs="Calibri"/>
          <w:color w:val="000000"/>
          <w:szCs w:val="20"/>
          <w:lang w:val="en-GB"/>
        </w:rPr>
        <w:t>",</w:t>
      </w:r>
    </w:p>
    <w:p w:rsidRPr="00197F0A" w:rsidR="00A670C6" w:rsidP="00A670C6" w:rsidRDefault="00A670C6" w14:paraId="47935809"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updateBy</w:t>
      </w:r>
      <w:proofErr w:type="spellEnd"/>
      <w:r w:rsidRPr="00197F0A">
        <w:rPr>
          <w:rFonts w:ascii="Calibri" w:hAnsi="Calibri" w:cs="Calibri"/>
          <w:color w:val="000000"/>
          <w:szCs w:val="20"/>
          <w:lang w:val="en-GB"/>
        </w:rPr>
        <w:t>": "</w:t>
      </w:r>
      <w:proofErr w:type="spellStart"/>
      <w:r>
        <w:rPr>
          <w:rFonts w:ascii="Calibri" w:hAnsi="Calibri" w:cs="Calibri"/>
          <w:color w:val="000000"/>
          <w:szCs w:val="20"/>
          <w:lang w:val="en-GB"/>
        </w:rPr>
        <w:t>phx</w:t>
      </w:r>
      <w:proofErr w:type="spellEnd"/>
      <w:r w:rsidRPr="00197F0A">
        <w:rPr>
          <w:rFonts w:ascii="Calibri" w:hAnsi="Calibri" w:cs="Calibri"/>
          <w:color w:val="000000"/>
          <w:szCs w:val="20"/>
          <w:lang w:val="en-GB"/>
        </w:rPr>
        <w:t>",</w:t>
      </w:r>
    </w:p>
    <w:p w:rsidRPr="00197F0A" w:rsidR="00A670C6" w:rsidP="00A670C6" w:rsidRDefault="00A670C6" w14:paraId="7AA52F4D" w14:textId="77777777">
      <w:pPr>
        <w:shd w:val="clear" w:color="auto" w:fill="E2DFCC"/>
        <w:rPr>
          <w:rFonts w:ascii="Calibri" w:hAnsi="Calibri" w:cs="Calibri"/>
          <w:color w:val="000000"/>
          <w:szCs w:val="20"/>
          <w:lang w:val="en-GB"/>
        </w:rPr>
      </w:pPr>
      <w:r w:rsidRPr="32B8416E">
        <w:rPr>
          <w:rFonts w:ascii="Calibri" w:hAnsi="Calibri" w:cs="Calibri"/>
          <w:color w:val="000000" w:themeColor="text1"/>
          <w:lang w:val="en-GB"/>
        </w:rPr>
        <w:t xml:space="preserve">    "</w:t>
      </w:r>
      <w:proofErr w:type="spellStart"/>
      <w:r w:rsidRPr="32B8416E">
        <w:rPr>
          <w:rFonts w:ascii="Calibri" w:hAnsi="Calibri" w:cs="Calibri"/>
          <w:color w:val="000000" w:themeColor="text1"/>
          <w:lang w:val="en-GB"/>
        </w:rPr>
        <w:t>updateDate</w:t>
      </w:r>
      <w:proofErr w:type="spellEnd"/>
      <w:r w:rsidRPr="32B8416E">
        <w:rPr>
          <w:rFonts w:ascii="Calibri" w:hAnsi="Calibri" w:cs="Calibri"/>
          <w:color w:val="000000" w:themeColor="text1"/>
          <w:lang w:val="en-GB"/>
        </w:rPr>
        <w:t>": "2020-06-18T17:24:53Z",</w:t>
      </w:r>
    </w:p>
    <w:p w:rsidRPr="00197F0A" w:rsidR="00A670C6" w:rsidP="00A670C6" w:rsidRDefault="00A670C6" w14:paraId="3DF2A7A5"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eSIMDownloadFlag</w:t>
      </w:r>
      <w:proofErr w:type="spellEnd"/>
      <w:r w:rsidRPr="00197F0A">
        <w:rPr>
          <w:rFonts w:ascii="Calibri" w:hAnsi="Calibri" w:cs="Calibri"/>
          <w:color w:val="000000"/>
          <w:szCs w:val="20"/>
          <w:lang w:val="en-GB"/>
        </w:rPr>
        <w:t>": "</w:t>
      </w:r>
      <w:r>
        <w:rPr>
          <w:rFonts w:ascii="Calibri" w:hAnsi="Calibri" w:cs="Calibri"/>
          <w:color w:val="000000"/>
          <w:szCs w:val="20"/>
          <w:lang w:val="en-GB"/>
        </w:rPr>
        <w:t>Y</w:t>
      </w:r>
      <w:r w:rsidRPr="00197F0A">
        <w:rPr>
          <w:rFonts w:ascii="Calibri" w:hAnsi="Calibri" w:cs="Calibri"/>
          <w:color w:val="000000"/>
          <w:szCs w:val="20"/>
          <w:lang w:val="en-GB"/>
        </w:rPr>
        <w:t>",</w:t>
      </w:r>
    </w:p>
    <w:p w:rsidRPr="00197F0A" w:rsidR="00A670C6" w:rsidP="00A670C6" w:rsidRDefault="00A670C6" w14:paraId="21163A23"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eSIMDownloadTime</w:t>
      </w:r>
      <w:proofErr w:type="spellEnd"/>
      <w:r w:rsidRPr="00197F0A">
        <w:rPr>
          <w:rFonts w:ascii="Calibri" w:hAnsi="Calibri" w:cs="Calibri"/>
          <w:color w:val="000000"/>
          <w:szCs w:val="20"/>
          <w:lang w:val="en-GB"/>
        </w:rPr>
        <w:t>": "</w:t>
      </w:r>
      <w:r w:rsidRPr="00674CE8">
        <w:rPr>
          <w:rFonts w:ascii="Calibri" w:hAnsi="Calibri" w:cs="Calibri"/>
          <w:color w:val="000000"/>
          <w:szCs w:val="20"/>
          <w:lang w:val="en-GB"/>
        </w:rPr>
        <w:t>2020-06-18T17:24:53Z</w:t>
      </w:r>
      <w:r w:rsidRPr="00197F0A">
        <w:rPr>
          <w:rFonts w:ascii="Calibri" w:hAnsi="Calibri" w:cs="Calibri"/>
          <w:color w:val="000000"/>
          <w:szCs w:val="20"/>
          <w:lang w:val="en-GB"/>
        </w:rPr>
        <w:t>",</w:t>
      </w:r>
    </w:p>
    <w:p w:rsidRPr="00197F0A" w:rsidR="00A670C6" w:rsidP="00A670C6" w:rsidRDefault="00A670C6" w14:paraId="6CC11858"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eSIMInstallFlag</w:t>
      </w:r>
      <w:proofErr w:type="spellEnd"/>
      <w:r w:rsidRPr="00197F0A">
        <w:rPr>
          <w:rFonts w:ascii="Calibri" w:hAnsi="Calibri" w:cs="Calibri"/>
          <w:color w:val="000000"/>
          <w:szCs w:val="20"/>
          <w:lang w:val="en-GB"/>
        </w:rPr>
        <w:t>": "</w:t>
      </w:r>
      <w:r>
        <w:rPr>
          <w:rFonts w:ascii="Calibri" w:hAnsi="Calibri" w:cs="Calibri"/>
          <w:color w:val="000000"/>
          <w:szCs w:val="20"/>
          <w:lang w:val="en-GB"/>
        </w:rPr>
        <w:t>Y</w:t>
      </w:r>
      <w:r w:rsidRPr="00197F0A">
        <w:rPr>
          <w:rFonts w:ascii="Calibri" w:hAnsi="Calibri" w:cs="Calibri"/>
          <w:color w:val="000000"/>
          <w:szCs w:val="20"/>
          <w:lang w:val="en-GB"/>
        </w:rPr>
        <w:t>",</w:t>
      </w:r>
    </w:p>
    <w:p w:rsidRPr="00197F0A" w:rsidR="00A670C6" w:rsidP="00A670C6" w:rsidRDefault="00A670C6" w14:paraId="46CFDAAF"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eSIMInstallTime</w:t>
      </w:r>
      <w:proofErr w:type="spellEnd"/>
      <w:r w:rsidRPr="00197F0A">
        <w:rPr>
          <w:rFonts w:ascii="Calibri" w:hAnsi="Calibri" w:cs="Calibri"/>
          <w:color w:val="000000"/>
          <w:szCs w:val="20"/>
          <w:lang w:val="en-GB"/>
        </w:rPr>
        <w:t>": "</w:t>
      </w:r>
      <w:r w:rsidRPr="00674CE8">
        <w:rPr>
          <w:rFonts w:ascii="Calibri" w:hAnsi="Calibri" w:cs="Calibri"/>
          <w:color w:val="000000"/>
          <w:szCs w:val="20"/>
          <w:lang w:val="en-GB"/>
        </w:rPr>
        <w:t>2020-06-18T17:24:53Z</w:t>
      </w:r>
      <w:r w:rsidRPr="00197F0A">
        <w:rPr>
          <w:rFonts w:ascii="Calibri" w:hAnsi="Calibri" w:cs="Calibri"/>
          <w:color w:val="000000"/>
          <w:szCs w:val="20"/>
          <w:lang w:val="en-GB"/>
        </w:rPr>
        <w:t>",</w:t>
      </w:r>
    </w:p>
    <w:p w:rsidRPr="00197F0A" w:rsidR="00A670C6" w:rsidP="00A670C6" w:rsidRDefault="00A670C6" w14:paraId="2F054903"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prevLocationCode</w:t>
      </w:r>
      <w:proofErr w:type="spellEnd"/>
      <w:r w:rsidRPr="00197F0A">
        <w:rPr>
          <w:rFonts w:ascii="Calibri" w:hAnsi="Calibri" w:cs="Calibri"/>
          <w:color w:val="000000"/>
          <w:szCs w:val="20"/>
          <w:lang w:val="en-GB"/>
        </w:rPr>
        <w:t>": "</w:t>
      </w:r>
      <w:r>
        <w:rPr>
          <w:rFonts w:ascii="Calibri" w:hAnsi="Calibri" w:cs="Calibri"/>
          <w:color w:val="000000"/>
          <w:szCs w:val="20"/>
          <w:lang w:val="en-GB"/>
        </w:rPr>
        <w:t>1004</w:t>
      </w:r>
      <w:r w:rsidRPr="00197F0A">
        <w:rPr>
          <w:rFonts w:ascii="Calibri" w:hAnsi="Calibri" w:cs="Calibri"/>
          <w:color w:val="000000"/>
          <w:szCs w:val="20"/>
          <w:lang w:val="en-GB"/>
        </w:rPr>
        <w:t>",</w:t>
      </w:r>
    </w:p>
    <w:p w:rsidRPr="00197F0A" w:rsidR="00A670C6" w:rsidP="00A670C6" w:rsidRDefault="00A670C6" w14:paraId="78CEBEF8"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prevStatus</w:t>
      </w:r>
      <w:proofErr w:type="spellEnd"/>
      <w:r w:rsidRPr="00197F0A">
        <w:rPr>
          <w:rFonts w:ascii="Calibri" w:hAnsi="Calibri" w:cs="Calibri"/>
          <w:color w:val="000000"/>
          <w:szCs w:val="20"/>
          <w:lang w:val="en-GB"/>
        </w:rPr>
        <w:t>": "</w:t>
      </w:r>
      <w:r>
        <w:rPr>
          <w:rFonts w:ascii="Calibri" w:hAnsi="Calibri" w:cs="Calibri"/>
          <w:color w:val="000000"/>
          <w:szCs w:val="20"/>
          <w:lang w:val="en-GB"/>
        </w:rPr>
        <w:t>Available</w:t>
      </w:r>
      <w:r w:rsidRPr="00197F0A">
        <w:rPr>
          <w:rFonts w:ascii="Calibri" w:hAnsi="Calibri" w:cs="Calibri"/>
          <w:color w:val="000000"/>
          <w:szCs w:val="20"/>
          <w:lang w:val="en-GB"/>
        </w:rPr>
        <w:t xml:space="preserve"> ",</w:t>
      </w:r>
    </w:p>
    <w:p w:rsidRPr="00674CE8" w:rsidR="00A670C6" w:rsidP="00A670C6" w:rsidRDefault="00A670C6" w14:paraId="09778B2E" w14:textId="4498354A">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statusDate</w:t>
      </w:r>
      <w:proofErr w:type="spellEnd"/>
      <w:r w:rsidRPr="00197F0A">
        <w:rPr>
          <w:rFonts w:ascii="Calibri" w:hAnsi="Calibri" w:cs="Calibri"/>
          <w:color w:val="000000"/>
          <w:szCs w:val="20"/>
          <w:lang w:val="en-GB"/>
        </w:rPr>
        <w:t>": "</w:t>
      </w:r>
      <w:r w:rsidRPr="00674CE8">
        <w:rPr>
          <w:rFonts w:ascii="Calibri" w:hAnsi="Calibri" w:cs="Calibri"/>
          <w:color w:val="000000"/>
          <w:szCs w:val="20"/>
          <w:lang w:val="en-GB"/>
        </w:rPr>
        <w:t>2020-06-18T17:24:53Z</w:t>
      </w:r>
      <w:r w:rsidRPr="00197F0A">
        <w:rPr>
          <w:rFonts w:ascii="Calibri" w:hAnsi="Calibri" w:cs="Calibri"/>
          <w:color w:val="000000"/>
          <w:szCs w:val="20"/>
          <w:lang w:val="en-GB"/>
        </w:rPr>
        <w:t>",</w:t>
      </w:r>
    </w:p>
    <w:p w:rsidR="00A670C6" w:rsidP="00A670C6" w:rsidRDefault="00A670C6" w14:paraId="09405CBE" w14:textId="77777777">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674CE8">
        <w:rPr>
          <w:rFonts w:ascii="Calibri" w:hAnsi="Calibri" w:cs="Calibri"/>
          <w:color w:val="000000"/>
          <w:szCs w:val="20"/>
          <w:lang w:val="en-GB"/>
        </w:rPr>
        <w:t>}</w:t>
      </w:r>
    </w:p>
    <w:p w:rsidRPr="00674CE8" w:rsidR="00A670C6" w:rsidP="00A670C6" w:rsidRDefault="00A670C6" w14:paraId="05329655" w14:textId="77777777">
      <w:pPr>
        <w:shd w:val="clear" w:color="auto" w:fill="E2DFCC"/>
        <w:rPr>
          <w:rFonts w:ascii="Calibri" w:hAnsi="Calibri" w:cs="Calibri"/>
          <w:color w:val="000000"/>
          <w:szCs w:val="20"/>
          <w:lang w:val="en-GB"/>
        </w:rPr>
      </w:pPr>
      <w:r>
        <w:rPr>
          <w:rFonts w:ascii="Calibri" w:hAnsi="Calibri" w:cs="Calibri"/>
          <w:color w:val="000000"/>
          <w:szCs w:val="20"/>
          <w:lang w:val="en-GB"/>
        </w:rPr>
        <w:t>]</w:t>
      </w:r>
    </w:p>
    <w:p w:rsidR="00A670C6" w:rsidP="00A670C6" w:rsidRDefault="00A670C6" w14:paraId="251B6249" w14:textId="0C9A2B37">
      <w:pPr>
        <w:rPr>
          <w:lang w:val="en-GB"/>
        </w:rPr>
      </w:pPr>
    </w:p>
    <w:p w:rsidR="00FF40BA" w:rsidP="00FF40BA" w:rsidRDefault="273B502D" w14:paraId="2C99FC6F" w14:textId="7505B0D9">
      <w:pPr>
        <w:pStyle w:val="Heading3"/>
      </w:pPr>
      <w:bookmarkStart w:name="_Toc2000623981" w:id="33"/>
      <w:r>
        <w:t>Update PGZINV Resource entity:</w:t>
      </w:r>
      <w:bookmarkEnd w:id="33"/>
    </w:p>
    <w:p w:rsidRPr="00941D1C" w:rsidR="00FF40BA" w:rsidP="00FF40BA" w:rsidRDefault="00FF40BA" w14:paraId="2A760026" w14:textId="585B2A1E">
      <w:pPr>
        <w:widowControl w:val="0"/>
        <w:rPr>
          <w:rFonts w:ascii="Calibri" w:hAnsi="Calibri" w:eastAsia="Tahoma" w:cs="Calibri"/>
          <w:color w:val="00B050"/>
          <w:szCs w:val="20"/>
        </w:rPr>
      </w:pPr>
      <w:r w:rsidRPr="00941D1C">
        <w:rPr>
          <w:rFonts w:ascii="Calibri" w:hAnsi="Calibri" w:eastAsia="Tahoma" w:cs="Calibri"/>
          <w:b/>
          <w:color w:val="000000"/>
          <w:szCs w:val="20"/>
        </w:rPr>
        <w:t>Description</w:t>
      </w:r>
      <w:r w:rsidRPr="00941D1C">
        <w:rPr>
          <w:rFonts w:ascii="Calibri" w:hAnsi="Calibri" w:eastAsia="Tahoma" w:cs="Calibri"/>
          <w:b/>
          <w:bCs/>
          <w:color w:val="000000"/>
          <w:szCs w:val="20"/>
          <w:cs/>
        </w:rPr>
        <w:t xml:space="preserve">: </w:t>
      </w:r>
      <w:r>
        <w:t>Update IMSI/MSISDN related fields</w:t>
      </w:r>
    </w:p>
    <w:p w:rsidRPr="00941D1C" w:rsidR="00FF40BA" w:rsidP="00FF40BA" w:rsidRDefault="00FF40BA" w14:paraId="0BF072C5" w14:textId="77777777">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Pr>
          <w:rFonts w:ascii="Calibri" w:hAnsi="Calibri" w:eastAsia="Tahoma" w:cs="Calibri"/>
          <w:szCs w:val="20"/>
        </w:rPr>
        <w:t>PATCH</w:t>
      </w:r>
    </w:p>
    <w:p w:rsidRPr="003D2D21" w:rsidR="00FF40BA" w:rsidP="00FF40BA" w:rsidRDefault="00FF40BA" w14:paraId="226FB58D" w14:textId="72FF63E3">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sim/resource</w:t>
      </w:r>
    </w:p>
    <w:p w:rsidR="00FF40BA" w:rsidP="00FF40BA" w:rsidRDefault="00FF40BA" w14:paraId="3294AEBA" w14:textId="77777777">
      <w:pPr>
        <w:rPr>
          <w:b/>
          <w:bCs/>
        </w:rPr>
      </w:pPr>
    </w:p>
    <w:p w:rsidR="00FF40BA" w:rsidP="00FF40BA" w:rsidRDefault="00FF40BA" w14:paraId="0CFFDA82" w14:textId="77777777">
      <w:pPr>
        <w:pStyle w:val="Heading4"/>
      </w:pPr>
      <w:r>
        <w:t xml:space="preserve">Request Body Parameters: </w:t>
      </w:r>
    </w:p>
    <w:tbl>
      <w:tblPr>
        <w:tblW w:w="0" w:type="auto"/>
        <w:tblInd w:w="93" w:type="dxa"/>
        <w:tblLook w:val="0400" w:firstRow="0" w:lastRow="0" w:firstColumn="0" w:lastColumn="0" w:noHBand="0" w:noVBand="1"/>
      </w:tblPr>
      <w:tblGrid>
        <w:gridCol w:w="3690"/>
        <w:gridCol w:w="1006"/>
        <w:gridCol w:w="2010"/>
        <w:gridCol w:w="8468"/>
      </w:tblGrid>
      <w:tr w:rsidR="00FF40BA" w:rsidTr="74633B5D" w14:paraId="550BAA2F"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FF40BA" w:rsidP="00D116FF" w:rsidRDefault="00FF40BA" w14:paraId="4E6E64E6" w14:textId="77777777">
            <w:pPr>
              <w:spacing w:line="240" w:lineRule="auto"/>
              <w:jc w:val="center"/>
              <w:rPr>
                <w:rFonts w:ascii="Tahoma" w:hAnsi="Tahoma" w:eastAsia="Tahoma" w:cs="Tahoma"/>
                <w:b/>
                <w:bCs/>
                <w:sz w:val="20"/>
                <w:szCs w:val="20"/>
              </w:rPr>
            </w:pPr>
            <w:r w:rsidRPr="7E3C46EE">
              <w:rPr>
                <w:rFonts w:ascii="Tahoma" w:hAnsi="Tahoma" w:eastAsia="Tahoma" w:cs="Tahoma"/>
                <w:b/>
                <w:bCs/>
                <w:sz w:val="20"/>
                <w:szCs w:val="20"/>
              </w:rPr>
              <w:t>Field</w:t>
            </w:r>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FF40BA" w:rsidP="00D116FF" w:rsidRDefault="00FF40BA" w14:paraId="7C21A3D1" w14:textId="77777777">
            <w:pPr>
              <w:spacing w:line="240" w:lineRule="auto"/>
              <w:jc w:val="center"/>
              <w:rPr>
                <w:rFonts w:ascii="Tahoma" w:hAnsi="Tahoma" w:eastAsia="Tahoma" w:cs="Tahoma"/>
                <w:b/>
                <w:bCs/>
                <w:sz w:val="20"/>
                <w:szCs w:val="20"/>
              </w:rPr>
            </w:pPr>
            <w:r w:rsidRPr="7E3C46EE">
              <w:rPr>
                <w:rFonts w:ascii="Tahoma" w:hAnsi="Tahoma" w:eastAsia="Tahoma" w:cs="Tahoma"/>
                <w:b/>
                <w:bCs/>
                <w:sz w:val="20"/>
                <w:szCs w:val="20"/>
              </w:rPr>
              <w:t>O/M</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FF40BA" w:rsidP="00D116FF" w:rsidRDefault="00FF40BA" w14:paraId="31968815" w14:textId="77777777">
            <w:pPr>
              <w:spacing w:line="240" w:lineRule="auto"/>
              <w:jc w:val="center"/>
              <w:rPr>
                <w:rFonts w:ascii="Tahoma" w:hAnsi="Tahoma" w:eastAsia="Tahoma" w:cs="Tahoma"/>
                <w:b/>
                <w:bCs/>
                <w:sz w:val="20"/>
                <w:szCs w:val="20"/>
              </w:rPr>
            </w:pPr>
            <w:r w:rsidRPr="7E3C46EE">
              <w:rPr>
                <w:rFonts w:ascii="Tahoma" w:hAnsi="Tahoma" w:eastAsia="Tahoma" w:cs="Tahoma"/>
                <w:b/>
                <w:bCs/>
                <w:sz w:val="20"/>
                <w:szCs w:val="20"/>
              </w:rPr>
              <w:t>Type</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FF40BA" w:rsidP="00D116FF" w:rsidRDefault="00FF40BA" w14:paraId="76EF4A8B" w14:textId="77777777">
            <w:pPr>
              <w:spacing w:line="240" w:lineRule="auto"/>
              <w:jc w:val="center"/>
              <w:rPr>
                <w:rFonts w:ascii="Tahoma" w:hAnsi="Tahoma" w:eastAsia="Tahoma" w:cs="Tahoma"/>
                <w:b/>
                <w:bCs/>
                <w:sz w:val="20"/>
                <w:szCs w:val="20"/>
              </w:rPr>
            </w:pPr>
            <w:r w:rsidRPr="7E3C46EE">
              <w:rPr>
                <w:rFonts w:ascii="Tahoma" w:hAnsi="Tahoma" w:eastAsia="Tahoma" w:cs="Tahoma"/>
                <w:b/>
                <w:bCs/>
                <w:sz w:val="20"/>
                <w:szCs w:val="20"/>
              </w:rPr>
              <w:t>Description</w:t>
            </w:r>
          </w:p>
        </w:tc>
      </w:tr>
      <w:tr w:rsidR="00FF40BA" w:rsidTr="74633B5D" w14:paraId="1953E759"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F40BA" w:rsidP="00D116FF" w:rsidRDefault="00FF40BA" w14:paraId="3B8CB84C" w14:textId="77777777">
            <w:pPr>
              <w:spacing w:line="240" w:lineRule="auto"/>
              <w:rPr>
                <w:rFonts w:ascii="Tahoma" w:hAnsi="Tahoma" w:eastAsia="Tahoma" w:cs="Tahoma"/>
                <w:sz w:val="20"/>
                <w:szCs w:val="20"/>
                <w:lang w:val="en-US"/>
              </w:rPr>
            </w:pPr>
            <w:proofErr w:type="spellStart"/>
            <w:r w:rsidRPr="7E3C46EE">
              <w:rPr>
                <w:rFonts w:ascii="Tahoma" w:hAnsi="Tahoma" w:eastAsia="Tahoma" w:cs="Tahoma"/>
                <w:sz w:val="20"/>
                <w:szCs w:val="20"/>
                <w:lang w:val="en-US"/>
              </w:rPr>
              <w:t>resourceId</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FF40BA" w:rsidP="00D116FF" w:rsidRDefault="00907ABF" w14:paraId="208712AE" w14:textId="3DC19894">
            <w:pPr>
              <w:spacing w:line="240" w:lineRule="auto"/>
              <w:jc w:val="center"/>
              <w:rPr>
                <w:rFonts w:ascii="Tahoma" w:hAnsi="Tahoma" w:eastAsia="Tahoma" w:cs="Tahoma"/>
                <w:sz w:val="20"/>
                <w:szCs w:val="20"/>
              </w:rPr>
            </w:pPr>
            <w:r w:rsidRPr="74633B5D">
              <w:rPr>
                <w:rFonts w:ascii="Tahoma" w:hAnsi="Tahoma" w:eastAsia="Tahoma" w:cs="Tahoma"/>
                <w:sz w:val="20"/>
                <w:szCs w:val="20"/>
              </w:rPr>
              <w:t>M</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FF40BA" w:rsidP="00D116FF" w:rsidRDefault="00FF40BA" w14:paraId="78E4533B" w14:textId="77777777">
            <w:pPr>
              <w:spacing w:line="240" w:lineRule="auto"/>
              <w:rPr>
                <w:rFonts w:ascii="Tahoma" w:hAnsi="Tahoma" w:eastAsia="Tahoma" w:cs="Tahoma"/>
                <w:sz w:val="20"/>
                <w:szCs w:val="20"/>
              </w:rPr>
            </w:pPr>
            <w:r w:rsidRPr="7E3C46E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FF40BA" w:rsidP="00D116FF" w:rsidRDefault="00FF40BA" w14:paraId="6A59FD36" w14:textId="77777777">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 xml:space="preserve">Indicates which SIM </w:t>
            </w:r>
            <w:r>
              <w:rPr>
                <w:rFonts w:ascii="Tahoma" w:hAnsi="Tahoma" w:eastAsia="Tahoma" w:cs="Tahoma"/>
                <w:sz w:val="20"/>
                <w:szCs w:val="20"/>
                <w:lang w:val="en-US"/>
              </w:rPr>
              <w:t xml:space="preserve">to modify by </w:t>
            </w:r>
            <w:r w:rsidRPr="7E3C46EE">
              <w:rPr>
                <w:rFonts w:ascii="Tahoma" w:hAnsi="Tahoma" w:eastAsia="Tahoma" w:cs="Tahoma"/>
                <w:sz w:val="20"/>
                <w:szCs w:val="20"/>
                <w:lang w:val="en-US"/>
              </w:rPr>
              <w:t xml:space="preserve">resource </w:t>
            </w:r>
            <w:r>
              <w:rPr>
                <w:rFonts w:ascii="Tahoma" w:hAnsi="Tahoma" w:eastAsia="Tahoma" w:cs="Tahoma"/>
                <w:sz w:val="20"/>
                <w:szCs w:val="20"/>
                <w:lang w:val="en-US"/>
              </w:rPr>
              <w:t>ID. This or sim serial number must exist to identify the SIM.</w:t>
            </w:r>
          </w:p>
        </w:tc>
      </w:tr>
      <w:tr w:rsidR="00FF40BA" w:rsidTr="74633B5D" w14:paraId="0C6067D6"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F40BA" w:rsidP="00D116FF" w:rsidRDefault="00FF40BA" w14:paraId="333C883D" w14:textId="3A0C5739">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accValue</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FF40BA" w:rsidP="00D116FF" w:rsidRDefault="00FF40BA" w14:paraId="344362C7" w14:textId="77777777">
            <w:pPr>
              <w:spacing w:line="240" w:lineRule="auto"/>
              <w:jc w:val="center"/>
              <w:rPr>
                <w:rFonts w:ascii="Tahoma" w:hAnsi="Tahoma" w:eastAsia="Tahoma" w:cs="Tahoma"/>
                <w:sz w:val="20"/>
                <w:szCs w:val="20"/>
              </w:rPr>
            </w:pPr>
            <w:r w:rsidRPr="7E3C46EE">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FF40BA" w:rsidP="00D116FF" w:rsidRDefault="00FF40BA" w14:paraId="1831453C" w14:textId="77777777">
            <w:pPr>
              <w:spacing w:line="240" w:lineRule="auto"/>
              <w:rPr>
                <w:rFonts w:ascii="Tahoma" w:hAnsi="Tahoma" w:eastAsia="Tahoma" w:cs="Tahoma"/>
                <w:sz w:val="20"/>
                <w:szCs w:val="20"/>
              </w:rPr>
            </w:pPr>
            <w:r w:rsidRPr="7E3C46E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81603F" w:rsidR="00FF40BA" w:rsidP="0886875D" w:rsidRDefault="64EAD6DD" w14:paraId="075CC0E3" w14:textId="2510DD73">
            <w:pPr>
              <w:spacing w:line="240" w:lineRule="auto"/>
              <w:rPr>
                <w:rFonts w:ascii="Tahoma" w:hAnsi="Tahoma" w:eastAsia="Tahoma" w:cs="Tahoma"/>
                <w:sz w:val="20"/>
                <w:szCs w:val="20"/>
                <w:lang w:val="en-US"/>
              </w:rPr>
            </w:pPr>
            <w:r w:rsidRPr="0886875D">
              <w:rPr>
                <w:rFonts w:ascii="Tahoma" w:hAnsi="Tahoma" w:eastAsia="Tahoma" w:cs="Tahoma"/>
                <w:sz w:val="20"/>
                <w:szCs w:val="20"/>
                <w:lang w:val="en-US"/>
              </w:rPr>
              <w:t>ACC number from SIM system</w:t>
            </w:r>
          </w:p>
        </w:tc>
      </w:tr>
      <w:tr w:rsidR="00FF40BA" w:rsidTr="74633B5D" w14:paraId="606E5895"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FF40BA" w:rsidP="00D116FF" w:rsidRDefault="00FF40BA" w14:paraId="04971EDD" w14:textId="6F567DB2">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regionCode</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FF40BA" w:rsidP="00D116FF" w:rsidRDefault="00FF40BA" w14:paraId="3487B716" w14:textId="373ABED5">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FF40BA" w:rsidP="00D116FF" w:rsidRDefault="00B06FA2" w14:paraId="5587A6AD" w14:textId="1539F4D7">
            <w:pPr>
              <w:spacing w:line="240" w:lineRule="auto"/>
              <w:rPr>
                <w:rFonts w:ascii="Tahoma" w:hAnsi="Tahoma" w:eastAsia="Tahoma" w:cs="Tahoma"/>
                <w:sz w:val="20"/>
                <w:szCs w:val="20"/>
              </w:rPr>
            </w:pPr>
            <w:r>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FF40BA" w:rsidP="00D116FF" w:rsidRDefault="00B06FA2" w14:paraId="501212F6" w14:textId="49F38195">
            <w:pPr>
              <w:spacing w:line="240" w:lineRule="auto"/>
              <w:rPr>
                <w:rFonts w:ascii="Tahoma" w:hAnsi="Tahoma" w:eastAsia="Tahoma" w:cs="Tahoma"/>
                <w:sz w:val="20"/>
                <w:szCs w:val="20"/>
              </w:rPr>
            </w:pPr>
            <w:r>
              <w:rPr>
                <w:rFonts w:ascii="Tahoma" w:hAnsi="Tahoma" w:eastAsia="Tahoma" w:cs="Tahoma"/>
                <w:sz w:val="20"/>
                <w:szCs w:val="20"/>
              </w:rPr>
              <w:t>The region code of the SIM after being tied to the IMSI</w:t>
            </w:r>
          </w:p>
        </w:tc>
      </w:tr>
      <w:tr w:rsidR="00B06FA2" w:rsidTr="74633B5D" w14:paraId="5022E0D6"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06FA2" w:rsidP="00B06FA2" w:rsidRDefault="00B06FA2" w14:paraId="5B87CFB2" w14:textId="3129D01E">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parentRegion</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B06FA2" w:rsidP="00B06FA2" w:rsidRDefault="00B06FA2" w14:paraId="0437D049" w14:textId="63B7B171">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B06FA2" w:rsidP="00B06FA2" w:rsidRDefault="00B06FA2" w14:paraId="6C3E3438" w14:textId="348911E1">
            <w:pPr>
              <w:spacing w:line="240" w:lineRule="auto"/>
              <w:rPr>
                <w:rFonts w:ascii="Tahoma" w:hAnsi="Tahoma" w:eastAsia="Tahoma" w:cs="Tahoma"/>
                <w:sz w:val="20"/>
                <w:szCs w:val="20"/>
              </w:rPr>
            </w:pPr>
            <w:r w:rsidRPr="00D17CE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B06FA2" w:rsidP="00B06FA2" w:rsidRDefault="00B06FA2" w14:paraId="29662EEC" w14:textId="654DFDA9">
            <w:pPr>
              <w:spacing w:line="240" w:lineRule="auto"/>
              <w:rPr>
                <w:rFonts w:ascii="Tahoma" w:hAnsi="Tahoma" w:eastAsia="Tahoma" w:cs="Tahoma"/>
                <w:sz w:val="20"/>
                <w:szCs w:val="20"/>
              </w:rPr>
            </w:pPr>
            <w:r>
              <w:rPr>
                <w:rFonts w:ascii="Tahoma" w:hAnsi="Tahoma" w:eastAsia="Tahoma" w:cs="Tahoma"/>
                <w:sz w:val="20"/>
                <w:szCs w:val="20"/>
              </w:rPr>
              <w:t>The region code of the IMSI itself</w:t>
            </w:r>
          </w:p>
        </w:tc>
      </w:tr>
      <w:tr w:rsidR="00B06FA2" w:rsidTr="74633B5D" w14:paraId="649AC04A"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06FA2" w:rsidP="00B06FA2" w:rsidRDefault="2D5F3AAE" w14:paraId="6DC97679" w14:textId="770FEB00">
            <w:pPr>
              <w:spacing w:line="240" w:lineRule="auto"/>
              <w:rPr>
                <w:rFonts w:ascii="Tahoma" w:hAnsi="Tahoma" w:eastAsia="Tahoma" w:cs="Tahoma"/>
                <w:sz w:val="20"/>
                <w:szCs w:val="20"/>
                <w:lang w:val="en-US"/>
              </w:rPr>
            </w:pPr>
            <w:proofErr w:type="spellStart"/>
            <w:r w:rsidRPr="6A482C62">
              <w:rPr>
                <w:rFonts w:ascii="Tahoma" w:hAnsi="Tahoma" w:eastAsia="Tahoma" w:cs="Tahoma"/>
                <w:sz w:val="20"/>
                <w:szCs w:val="20"/>
                <w:lang w:val="en-US"/>
              </w:rPr>
              <w:t>reserve</w:t>
            </w:r>
            <w:ins w:author="Phitchaya Charansathianchai" w:date="2024-12-11T06:06:00Z" w:id="34">
              <w:r w:rsidRPr="00721A88" w:rsidR="1BAEC327">
                <w:rPr>
                  <w:rFonts w:ascii="Tahoma" w:hAnsi="Tahoma" w:eastAsia="Tahoma" w:cs="Tahoma"/>
                  <w:color w:val="000000" w:themeColor="text1"/>
                  <w:sz w:val="20"/>
                  <w:szCs w:val="20"/>
                  <w:lang w:val="en-US"/>
                </w:rPr>
                <w:t>d</w:t>
              </w:r>
            </w:ins>
            <w:r w:rsidRPr="00721A88">
              <w:rPr>
                <w:rFonts w:ascii="Tahoma" w:hAnsi="Tahoma" w:eastAsia="Tahoma" w:cs="Tahoma"/>
                <w:color w:val="000000" w:themeColor="text1"/>
                <w:sz w:val="20"/>
                <w:szCs w:val="20"/>
                <w:lang w:val="en-US"/>
              </w:rPr>
              <w:t>E</w:t>
            </w:r>
            <w:r w:rsidRPr="6A482C62">
              <w:rPr>
                <w:rFonts w:ascii="Tahoma" w:hAnsi="Tahoma" w:eastAsia="Tahoma" w:cs="Tahoma"/>
                <w:sz w:val="20"/>
                <w:szCs w:val="20"/>
                <w:lang w:val="en-US"/>
              </w:rPr>
              <w:t>xpiryDate</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06FA2" w:rsidP="00B06FA2" w:rsidRDefault="00B06FA2" w14:paraId="64D2ECE7" w14:textId="6D97EFE4">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D17CEE" w:rsidR="00B06FA2" w:rsidP="00B06FA2" w:rsidRDefault="00B06FA2" w14:paraId="0AD737CF" w14:textId="560C7B98">
            <w:pPr>
              <w:spacing w:line="240" w:lineRule="auto"/>
              <w:rPr>
                <w:rFonts w:ascii="Tahoma" w:hAnsi="Tahoma" w:eastAsia="Tahoma" w:cs="Tahoma"/>
                <w:sz w:val="20"/>
                <w:szCs w:val="20"/>
              </w:rPr>
            </w:pPr>
            <w:r>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B06FA2" w:rsidP="0886875D" w:rsidRDefault="1BC18385" w14:paraId="7D84A429" w14:textId="505429C9">
            <w:pPr>
              <w:spacing w:line="240" w:lineRule="auto"/>
            </w:pPr>
            <w:r w:rsidRPr="0886875D">
              <w:rPr>
                <w:rFonts w:ascii="Aptos Narrow" w:hAnsi="Aptos Narrow" w:eastAsia="Aptos Narrow" w:cs="Aptos Narrow"/>
                <w:color w:val="242424"/>
                <w:lang w:val="en-US"/>
              </w:rPr>
              <w:t xml:space="preserve">After SIM has been marked as "Reserved" in Perso stage, the SIM has until this date to be </w:t>
            </w:r>
            <w:proofErr w:type="spellStart"/>
            <w:r w:rsidRPr="0886875D">
              <w:rPr>
                <w:rFonts w:ascii="Aptos Narrow" w:hAnsi="Aptos Narrow" w:eastAsia="Aptos Narrow" w:cs="Aptos Narrow"/>
                <w:color w:val="242424"/>
                <w:lang w:val="en-US"/>
              </w:rPr>
              <w:t>prematched</w:t>
            </w:r>
            <w:proofErr w:type="spellEnd"/>
            <w:r w:rsidRPr="0886875D">
              <w:rPr>
                <w:rFonts w:ascii="Aptos Narrow" w:hAnsi="Aptos Narrow" w:eastAsia="Aptos Narrow" w:cs="Aptos Narrow"/>
                <w:color w:val="242424"/>
                <w:lang w:val="en-US"/>
              </w:rPr>
              <w:t xml:space="preserve">. If it is not </w:t>
            </w:r>
            <w:proofErr w:type="spellStart"/>
            <w:r w:rsidRPr="0886875D">
              <w:rPr>
                <w:rFonts w:ascii="Aptos Narrow" w:hAnsi="Aptos Narrow" w:eastAsia="Aptos Narrow" w:cs="Aptos Narrow"/>
                <w:color w:val="242424"/>
                <w:lang w:val="en-US"/>
              </w:rPr>
              <w:t>prematched</w:t>
            </w:r>
            <w:proofErr w:type="spellEnd"/>
            <w:r w:rsidRPr="0886875D">
              <w:rPr>
                <w:rFonts w:ascii="Aptos Narrow" w:hAnsi="Aptos Narrow" w:eastAsia="Aptos Narrow" w:cs="Aptos Narrow"/>
                <w:color w:val="242424"/>
                <w:lang w:val="en-US"/>
              </w:rPr>
              <w:t xml:space="preserve"> then the SIM will return to an available state after this date.</w:t>
            </w:r>
          </w:p>
        </w:tc>
      </w:tr>
    </w:tbl>
    <w:p w:rsidR="00FF40BA" w:rsidP="00FF40BA" w:rsidRDefault="00FF40BA" w14:paraId="697C2607" w14:textId="77777777"/>
    <w:p w:rsidR="00FF40BA" w:rsidP="00FF40BA" w:rsidRDefault="00FF40BA" w14:paraId="5ACBB79A" w14:textId="77777777">
      <w:pPr>
        <w:pStyle w:val="Heading4"/>
      </w:pPr>
      <w:r>
        <w:t>Request Example:</w:t>
      </w:r>
    </w:p>
    <w:p w:rsidRPr="00674CE8" w:rsidR="00FF40BA" w:rsidP="00FF40BA" w:rsidRDefault="00FF40BA" w14:paraId="08E3511F"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w:t>
      </w:r>
    </w:p>
    <w:p w:rsidR="00FF40BA" w:rsidP="00FF40BA" w:rsidRDefault="00FF40BA" w14:paraId="13ABCA3C"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resourceId</w:t>
      </w:r>
      <w:proofErr w:type="spellEnd"/>
      <w:r w:rsidRPr="00674CE8">
        <w:rPr>
          <w:rFonts w:ascii="Calibri" w:hAnsi="Calibri" w:cs="Calibri"/>
          <w:color w:val="000000"/>
          <w:szCs w:val="20"/>
          <w:lang w:val="en-GB"/>
        </w:rPr>
        <w:t>": "0000000000001",</w:t>
      </w:r>
    </w:p>
    <w:p w:rsidR="00FF40BA" w:rsidP="00FF40BA" w:rsidRDefault="00FF40BA" w14:paraId="407A2D93"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locationCode</w:t>
      </w:r>
      <w:proofErr w:type="spellEnd"/>
      <w:r w:rsidRPr="00674CE8">
        <w:rPr>
          <w:rFonts w:ascii="Calibri" w:hAnsi="Calibri" w:cs="Calibri"/>
          <w:color w:val="000000"/>
          <w:szCs w:val="20"/>
          <w:lang w:val="en-GB"/>
        </w:rPr>
        <w:t>": "1004"</w:t>
      </w:r>
    </w:p>
    <w:p w:rsidRPr="00674CE8" w:rsidR="00FF40BA" w:rsidP="00FF40BA" w:rsidRDefault="00FF40BA" w14:paraId="2A3328B6"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w:t>
      </w:r>
    </w:p>
    <w:p w:rsidR="00FF40BA" w:rsidP="00FF40BA" w:rsidRDefault="00FF40BA" w14:paraId="07AD8C76" w14:textId="77777777"/>
    <w:p w:rsidR="00FF40BA" w:rsidP="00FF40BA" w:rsidRDefault="00FF40BA" w14:paraId="19191B5C" w14:textId="77777777">
      <w:pPr>
        <w:pStyle w:val="Heading4"/>
      </w:pPr>
      <w:r w:rsidRPr="00FD59D8">
        <w:t>Response Example:</w:t>
      </w:r>
    </w:p>
    <w:p w:rsidRPr="003D2D21" w:rsidR="00FF40BA" w:rsidP="00FF40BA" w:rsidRDefault="00FF40BA" w14:paraId="733B496C" w14:textId="77777777">
      <w:r>
        <w:t xml:space="preserve">Returns all fields specified in the </w:t>
      </w:r>
      <w:hyperlink w:history="1" w:anchor="_PGZINV_Resource_Entity">
        <w:r w:rsidRPr="00A670C6">
          <w:rPr>
            <w:rStyle w:val="Hyperlink"/>
          </w:rPr>
          <w:t>PGZINV Resource Entity</w:t>
        </w:r>
      </w:hyperlink>
      <w:r>
        <w:t xml:space="preserve"> definition if exists.</w:t>
      </w:r>
    </w:p>
    <w:p w:rsidR="00FF40BA" w:rsidP="00FF40BA" w:rsidRDefault="00FF40BA" w14:paraId="447CAC7F" w14:textId="77777777">
      <w:pPr>
        <w:shd w:val="clear" w:color="auto" w:fill="E2DFCC"/>
        <w:rPr>
          <w:rFonts w:ascii="Calibri" w:hAnsi="Calibri" w:cs="Calibri"/>
          <w:color w:val="000000"/>
          <w:szCs w:val="20"/>
          <w:lang w:val="en-GB"/>
        </w:rPr>
      </w:pPr>
      <w:r>
        <w:rPr>
          <w:rFonts w:ascii="Calibri" w:hAnsi="Calibri" w:cs="Calibri"/>
          <w:color w:val="000000"/>
          <w:szCs w:val="20"/>
          <w:lang w:val="en-GB"/>
        </w:rPr>
        <w:t>[</w:t>
      </w:r>
    </w:p>
    <w:p w:rsidRPr="00674CE8" w:rsidR="00FF40BA" w:rsidP="00FF40BA" w:rsidRDefault="00FF40BA" w14:paraId="7DF24C24" w14:textId="77777777">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674CE8">
        <w:rPr>
          <w:rFonts w:ascii="Calibri" w:hAnsi="Calibri" w:cs="Calibri"/>
          <w:color w:val="000000"/>
          <w:szCs w:val="20"/>
          <w:lang w:val="en-GB"/>
        </w:rPr>
        <w:t>{</w:t>
      </w:r>
    </w:p>
    <w:p w:rsidRPr="00674CE8" w:rsidR="00FF40BA" w:rsidP="00FF40BA" w:rsidRDefault="00FF40BA" w14:paraId="535FF045"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resourceId</w:t>
      </w:r>
      <w:proofErr w:type="spellEnd"/>
      <w:r w:rsidRPr="00674CE8">
        <w:rPr>
          <w:rFonts w:ascii="Calibri" w:hAnsi="Calibri" w:cs="Calibri"/>
          <w:color w:val="000000"/>
          <w:szCs w:val="20"/>
          <w:lang w:val="en-GB"/>
        </w:rPr>
        <w:t>": "0000000000001",</w:t>
      </w:r>
    </w:p>
    <w:p w:rsidRPr="00674CE8" w:rsidR="00FF40BA" w:rsidP="00FF40BA" w:rsidRDefault="00FF40BA" w14:paraId="22917630"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simSerialNo</w:t>
      </w:r>
      <w:proofErr w:type="spellEnd"/>
      <w:r w:rsidRPr="00674CE8">
        <w:rPr>
          <w:rFonts w:ascii="Calibri" w:hAnsi="Calibri" w:cs="Calibri"/>
          <w:color w:val="000000"/>
          <w:szCs w:val="20"/>
          <w:lang w:val="en-GB"/>
        </w:rPr>
        <w:t>": "24102349111111",</w:t>
      </w:r>
    </w:p>
    <w:p w:rsidRPr="00674CE8" w:rsidR="00FF40BA" w:rsidP="00FF40BA" w:rsidRDefault="00FF40BA" w14:paraId="416FD13A"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assignedBy</w:t>
      </w:r>
      <w:proofErr w:type="spellEnd"/>
      <w:r w:rsidRPr="00674CE8">
        <w:rPr>
          <w:rFonts w:ascii="Calibri" w:hAnsi="Calibri" w:cs="Calibri"/>
          <w:color w:val="000000"/>
          <w:szCs w:val="20"/>
          <w:lang w:val="en-GB"/>
        </w:rPr>
        <w:t>": "</w:t>
      </w:r>
      <w:proofErr w:type="spellStart"/>
      <w:r w:rsidRPr="00674CE8">
        <w:rPr>
          <w:rFonts w:ascii="Calibri" w:hAnsi="Calibri" w:cs="Calibri"/>
          <w:color w:val="000000"/>
          <w:szCs w:val="20"/>
          <w:lang w:val="en-GB"/>
        </w:rPr>
        <w:t>phxhkuser</w:t>
      </w:r>
      <w:proofErr w:type="spellEnd"/>
      <w:r w:rsidRPr="00674CE8">
        <w:rPr>
          <w:rFonts w:ascii="Calibri" w:hAnsi="Calibri" w:cs="Calibri"/>
          <w:color w:val="000000"/>
          <w:szCs w:val="20"/>
          <w:lang w:val="en-GB"/>
        </w:rPr>
        <w:t>",</w:t>
      </w:r>
    </w:p>
    <w:p w:rsidRPr="00674CE8" w:rsidR="00FF40BA" w:rsidP="00FF40BA" w:rsidRDefault="00FF40BA" w14:paraId="79BA63FA"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assignedDate</w:t>
      </w:r>
      <w:proofErr w:type="spellEnd"/>
      <w:r w:rsidRPr="00674CE8">
        <w:rPr>
          <w:rFonts w:ascii="Calibri" w:hAnsi="Calibri" w:cs="Calibri"/>
          <w:color w:val="000000"/>
          <w:szCs w:val="20"/>
          <w:lang w:val="en-GB"/>
        </w:rPr>
        <w:t>": "2020-06-18T17:24:53Z ",</w:t>
      </w:r>
    </w:p>
    <w:p w:rsidRPr="00674CE8" w:rsidR="00FF40BA" w:rsidP="00FF40BA" w:rsidRDefault="00FF40BA" w14:paraId="4FD6CC44" w14:textId="040459A1">
      <w:pPr>
        <w:shd w:val="clear" w:color="auto" w:fill="E2DFCC"/>
        <w:rPr>
          <w:rFonts w:ascii="Calibri" w:hAnsi="Calibri" w:cs="Calibri"/>
          <w:color w:val="000000"/>
          <w:szCs w:val="20"/>
          <w:lang w:val="en-GB"/>
        </w:rPr>
      </w:pPr>
      <w:r>
        <w:rPr>
          <w:rFonts w:ascii="Calibri" w:hAnsi="Calibri" w:cs="Calibri"/>
          <w:color w:val="000000"/>
          <w:szCs w:val="20"/>
          <w:lang w:val="en-GB"/>
        </w:rPr>
        <w:t xml:space="preserve">     …continued…</w:t>
      </w:r>
    </w:p>
    <w:p w:rsidR="00FF40BA" w:rsidP="00FF40BA" w:rsidRDefault="00FF40BA" w14:paraId="7E672A83" w14:textId="77777777">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674CE8">
        <w:rPr>
          <w:rFonts w:ascii="Calibri" w:hAnsi="Calibri" w:cs="Calibri"/>
          <w:color w:val="000000"/>
          <w:szCs w:val="20"/>
          <w:lang w:val="en-GB"/>
        </w:rPr>
        <w:t>}</w:t>
      </w:r>
    </w:p>
    <w:p w:rsidRPr="00674CE8" w:rsidR="00FF40BA" w:rsidP="00FF40BA" w:rsidRDefault="00FF40BA" w14:paraId="56D6CD50" w14:textId="77777777">
      <w:pPr>
        <w:shd w:val="clear" w:color="auto" w:fill="E2DFCC"/>
        <w:rPr>
          <w:rFonts w:ascii="Calibri" w:hAnsi="Calibri" w:cs="Calibri"/>
          <w:color w:val="000000"/>
          <w:szCs w:val="20"/>
          <w:lang w:val="en-GB"/>
        </w:rPr>
      </w:pPr>
      <w:r>
        <w:rPr>
          <w:rFonts w:ascii="Calibri" w:hAnsi="Calibri" w:cs="Calibri"/>
          <w:color w:val="000000"/>
          <w:szCs w:val="20"/>
          <w:lang w:val="en-GB"/>
        </w:rPr>
        <w:t>]</w:t>
      </w:r>
    </w:p>
    <w:p w:rsidR="00FF40BA" w:rsidP="00FF40BA" w:rsidRDefault="00FF40BA" w14:paraId="26C8C7AE" w14:textId="77777777">
      <w:pPr>
        <w:shd w:val="clear" w:color="auto" w:fill="FFFFFE"/>
        <w:spacing w:line="325" w:lineRule="auto"/>
      </w:pPr>
    </w:p>
    <w:p w:rsidR="74633B5D" w:rsidP="74633B5D" w:rsidRDefault="74633B5D" w14:paraId="7C809C16" w14:textId="364CDCBD">
      <w:pPr>
        <w:shd w:val="clear" w:color="auto" w:fill="FFFFFE"/>
        <w:spacing w:line="325" w:lineRule="auto"/>
      </w:pPr>
    </w:p>
    <w:p w:rsidR="74633B5D" w:rsidP="74633B5D" w:rsidRDefault="74633B5D" w14:paraId="3678F588" w14:textId="33D988AB">
      <w:pPr>
        <w:shd w:val="clear" w:color="auto" w:fill="FFFFFE"/>
        <w:spacing w:line="325" w:lineRule="auto"/>
      </w:pPr>
    </w:p>
    <w:p w:rsidR="74633B5D" w:rsidP="74633B5D" w:rsidRDefault="74633B5D" w14:paraId="70E6BF07" w14:textId="6CAEFE66">
      <w:pPr>
        <w:shd w:val="clear" w:color="auto" w:fill="FFFFFE"/>
        <w:spacing w:line="325" w:lineRule="auto"/>
      </w:pPr>
    </w:p>
    <w:p w:rsidR="74633B5D" w:rsidP="74633B5D" w:rsidRDefault="74633B5D" w14:paraId="73EF9D92" w14:textId="456FDBEA">
      <w:pPr>
        <w:shd w:val="clear" w:color="auto" w:fill="FFFFFE"/>
        <w:spacing w:line="325" w:lineRule="auto"/>
      </w:pPr>
    </w:p>
    <w:p w:rsidR="74633B5D" w:rsidP="74633B5D" w:rsidRDefault="74633B5D" w14:paraId="635B6D8D" w14:textId="73EDBA39">
      <w:pPr>
        <w:shd w:val="clear" w:color="auto" w:fill="FFFFFE"/>
        <w:spacing w:line="325" w:lineRule="auto"/>
      </w:pPr>
    </w:p>
    <w:p w:rsidR="74633B5D" w:rsidP="74633B5D" w:rsidRDefault="74633B5D" w14:paraId="5ED2D151" w14:textId="57D9BFC6">
      <w:pPr>
        <w:shd w:val="clear" w:color="auto" w:fill="FFFFFE"/>
        <w:spacing w:line="325" w:lineRule="auto"/>
      </w:pPr>
    </w:p>
    <w:p w:rsidR="00695958" w:rsidP="00695958" w:rsidRDefault="2CFA0420" w14:paraId="104D95D8" w14:textId="6D9E5AA3">
      <w:pPr>
        <w:pStyle w:val="Heading3"/>
      </w:pPr>
      <w:bookmarkStart w:name="_Toc2025613263" w:id="35"/>
      <w:r>
        <w:t>Reserve SIM:</w:t>
      </w:r>
      <w:bookmarkEnd w:id="35"/>
    </w:p>
    <w:p w:rsidR="00695958" w:rsidP="00695958" w:rsidRDefault="00695958" w14:paraId="70426B6B" w14:textId="02DA431E">
      <w:pPr>
        <w:widowControl w:val="0"/>
        <w:rPr>
          <w:lang w:val="en-US"/>
        </w:rPr>
      </w:pPr>
      <w:r w:rsidRPr="7F98CED1">
        <w:rPr>
          <w:rFonts w:ascii="Calibri" w:hAnsi="Calibri" w:eastAsia="Tahoma" w:cs="Calibri"/>
          <w:b/>
          <w:bCs/>
          <w:color w:val="000000"/>
          <w:lang w:val="en-US"/>
        </w:rPr>
        <w:t>Description</w:t>
      </w:r>
      <w:r w:rsidRPr="7F98CED1">
        <w:rPr>
          <w:rFonts w:ascii="Calibri" w:hAnsi="Calibri" w:eastAsia="Tahoma" w:cs="Calibri"/>
          <w:b/>
          <w:bCs/>
          <w:color w:val="000000"/>
          <w:cs/>
          <w:lang w:val="en-US"/>
        </w:rPr>
        <w:t xml:space="preserve">: </w:t>
      </w:r>
      <w:r w:rsidRPr="7F98CED1">
        <w:rPr>
          <w:lang w:val="en-US"/>
        </w:rPr>
        <w:t xml:space="preserve">A PGZINV custom function that queries </w:t>
      </w:r>
      <w:r>
        <w:rPr>
          <w:lang w:val="en-US"/>
        </w:rPr>
        <w:t>SIMs by SIM and Resource Pool criteria</w:t>
      </w:r>
      <w:r w:rsidRPr="7F98CED1">
        <w:rPr>
          <w:lang w:val="en-US"/>
        </w:rPr>
        <w:t xml:space="preserve">. </w:t>
      </w:r>
      <w:r>
        <w:rPr>
          <w:lang w:val="en-US"/>
        </w:rPr>
        <w:t>This API</w:t>
      </w:r>
      <w:r w:rsidRPr="7F98CED1">
        <w:rPr>
          <w:lang w:val="en-US"/>
        </w:rPr>
        <w:t xml:space="preserve"> will </w:t>
      </w:r>
      <w:r>
        <w:rPr>
          <w:lang w:val="en-US"/>
        </w:rPr>
        <w:t xml:space="preserve">then </w:t>
      </w:r>
      <w:r w:rsidRPr="7F98CED1">
        <w:rPr>
          <w:lang w:val="en-US"/>
        </w:rPr>
        <w:t>set the status of the found SIM to “</w:t>
      </w:r>
      <w:proofErr w:type="spellStart"/>
      <w:r w:rsidRPr="7F98CED1">
        <w:rPr>
          <w:lang w:val="en-US"/>
        </w:rPr>
        <w:t>PendingPerso</w:t>
      </w:r>
      <w:proofErr w:type="spellEnd"/>
      <w:r w:rsidRPr="7F98CED1">
        <w:rPr>
          <w:lang w:val="en-US"/>
        </w:rPr>
        <w:t>”.</w:t>
      </w:r>
    </w:p>
    <w:p w:rsidRPr="00941D1C" w:rsidR="00695958" w:rsidP="00695958" w:rsidRDefault="00695958" w14:paraId="3F1FDB90" w14:textId="77777777">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Pr>
          <w:rFonts w:ascii="Calibri" w:hAnsi="Calibri" w:eastAsia="Tahoma" w:cs="Calibri"/>
          <w:szCs w:val="20"/>
        </w:rPr>
        <w:t>POST</w:t>
      </w:r>
    </w:p>
    <w:p w:rsidRPr="00197F0A" w:rsidR="00695958" w:rsidP="00695958" w:rsidRDefault="00695958" w14:paraId="4436E82C" w14:textId="2E35DCE6">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sim/resource/reserve</w:t>
      </w:r>
    </w:p>
    <w:p w:rsidR="00695958" w:rsidP="00695958" w:rsidRDefault="00695958" w14:paraId="0975B70E" w14:textId="77777777">
      <w:pPr>
        <w:rPr>
          <w:b/>
        </w:rPr>
      </w:pPr>
    </w:p>
    <w:p w:rsidRPr="00FD59D8" w:rsidR="00695958" w:rsidP="00695958" w:rsidRDefault="00695958" w14:paraId="03FC4A1D" w14:textId="77777777">
      <w:pPr>
        <w:pStyle w:val="Heading4"/>
      </w:pPr>
      <w:r>
        <w:t>Request Body</w:t>
      </w:r>
      <w:r w:rsidRPr="00FD59D8">
        <w:t xml:space="preserve"> </w:t>
      </w:r>
      <w:r>
        <w:t>Parameters</w:t>
      </w:r>
      <w:r w:rsidRPr="00FD59D8">
        <w:t xml:space="preserve">: </w:t>
      </w:r>
    </w:p>
    <w:tbl>
      <w:tblPr>
        <w:tblW w:w="15165" w:type="dxa"/>
        <w:tblInd w:w="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690"/>
        <w:gridCol w:w="1005"/>
        <w:gridCol w:w="2010"/>
        <w:gridCol w:w="8460"/>
      </w:tblGrid>
      <w:tr w:rsidRPr="006E5181" w:rsidR="00695958" w:rsidTr="7DCD0C83" w14:paraId="25A61449"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6A6A6" w:themeFill="background1" w:themeFillShade="A6"/>
            <w:hideMark/>
          </w:tcPr>
          <w:p w:rsidRPr="006E5181" w:rsidR="00695958" w:rsidP="009B796C" w:rsidRDefault="00695958" w14:paraId="00B3EC97" w14:textId="77777777">
            <w:pPr>
              <w:jc w:val="center"/>
              <w:rPr>
                <w:rFonts w:eastAsia="Tahoma"/>
                <w:lang w:val="en-GB"/>
              </w:rPr>
            </w:pPr>
            <w:r w:rsidRPr="006E5181">
              <w:rPr>
                <w:rFonts w:eastAsia="Tahoma"/>
                <w:b/>
                <w:bCs/>
              </w:rPr>
              <w:t>Field</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695958" w:rsidP="009B796C" w:rsidRDefault="00695958" w14:paraId="11881D39" w14:textId="77777777">
            <w:pPr>
              <w:jc w:val="center"/>
              <w:rPr>
                <w:rFonts w:eastAsia="Tahoma"/>
                <w:lang w:val="en-GB"/>
              </w:rPr>
            </w:pPr>
            <w:r w:rsidRPr="006E5181">
              <w:rPr>
                <w:rFonts w:eastAsia="Tahoma"/>
                <w:b/>
                <w:bCs/>
              </w:rPr>
              <w:t>O/M</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695958" w:rsidP="009B796C" w:rsidRDefault="00695958" w14:paraId="2DD5C84F" w14:textId="77777777">
            <w:pPr>
              <w:jc w:val="center"/>
              <w:rPr>
                <w:rFonts w:eastAsia="Tahoma"/>
                <w:lang w:val="en-GB"/>
              </w:rPr>
            </w:pPr>
            <w:r w:rsidRPr="006E5181">
              <w:rPr>
                <w:rFonts w:eastAsia="Tahoma"/>
                <w:b/>
                <w:bCs/>
              </w:rPr>
              <w:t>Type</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695958" w:rsidP="009B796C" w:rsidRDefault="00695958" w14:paraId="7D72514E" w14:textId="77777777">
            <w:pPr>
              <w:jc w:val="center"/>
              <w:rPr>
                <w:rFonts w:eastAsia="Tahoma"/>
                <w:lang w:val="en-GB"/>
              </w:rPr>
            </w:pPr>
            <w:r w:rsidRPr="006E5181">
              <w:rPr>
                <w:rFonts w:eastAsia="Tahoma"/>
                <w:b/>
                <w:bCs/>
              </w:rPr>
              <w:t>Description</w:t>
            </w:r>
          </w:p>
        </w:tc>
      </w:tr>
      <w:tr w:rsidRPr="006E5181" w:rsidR="00695958" w:rsidTr="7DCD0C83" w14:paraId="656E7919"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197F0A" w:rsidR="00695958" w:rsidP="009B796C" w:rsidRDefault="00695958" w14:paraId="6F6508D0" w14:textId="77777777">
            <w:pPr>
              <w:rPr>
                <w:rFonts w:ascii="Tahoma" w:hAnsi="Tahoma" w:eastAsia="Tahoma" w:cs="Tahoma"/>
                <w:sz w:val="20"/>
                <w:szCs w:val="20"/>
              </w:rPr>
            </w:pPr>
            <w:r>
              <w:rPr>
                <w:rFonts w:ascii="Tahoma" w:hAnsi="Tahoma" w:eastAsia="Tahoma" w:cs="Tahoma"/>
                <w:sz w:val="20"/>
                <w:szCs w:val="20"/>
              </w:rPr>
              <w:t>limit</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695958" w:rsidP="009B796C" w:rsidRDefault="00695958" w14:paraId="120FFAAB" w14:textId="77777777">
            <w:pPr>
              <w:jc w:val="center"/>
              <w:rPr>
                <w:rFonts w:ascii="Tahoma" w:hAnsi="Tahoma" w:eastAsia="Tahoma" w:cs="Tahoma"/>
                <w:sz w:val="20"/>
                <w:szCs w:val="20"/>
              </w:rPr>
            </w:pPr>
            <w:r>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695958" w:rsidP="009B796C" w:rsidRDefault="00695958" w14:paraId="0A102334" w14:textId="77777777">
            <w:pPr>
              <w:jc w:val="center"/>
              <w:rPr>
                <w:rFonts w:ascii="Tahoma" w:hAnsi="Tahoma" w:eastAsia="Tahoma" w:cs="Tahoma"/>
                <w:sz w:val="20"/>
                <w:szCs w:val="20"/>
              </w:rPr>
            </w:pPr>
            <w:r>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695958" w:rsidP="009B796C" w:rsidRDefault="2CFA0420" w14:paraId="28233465" w14:textId="35EBC36C">
            <w:pPr>
              <w:rPr>
                <w:rFonts w:ascii="Tahoma" w:hAnsi="Tahoma" w:eastAsia="Tahoma" w:cs="Tahoma"/>
                <w:sz w:val="20"/>
                <w:szCs w:val="20"/>
              </w:rPr>
            </w:pPr>
            <w:r w:rsidRPr="74633B5D">
              <w:rPr>
                <w:rFonts w:ascii="Tahoma" w:hAnsi="Tahoma" w:eastAsia="Tahoma" w:cs="Tahoma"/>
                <w:sz w:val="20"/>
                <w:szCs w:val="20"/>
              </w:rPr>
              <w:t>The number of matching items to reserve. If not provided, the default limit is 1.</w:t>
            </w:r>
          </w:p>
          <w:p w:rsidRPr="009D4640" w:rsidR="00695958" w:rsidP="009B796C" w:rsidRDefault="00695958" w14:paraId="699DCA80" w14:textId="77777777">
            <w:pPr>
              <w:rPr>
                <w:rFonts w:ascii="Tahoma" w:hAnsi="Tahoma" w:eastAsia="Tahoma" w:cs="Tahoma"/>
                <w:b/>
                <w:bCs/>
                <w:sz w:val="20"/>
                <w:szCs w:val="20"/>
              </w:rPr>
            </w:pPr>
            <w:r>
              <w:rPr>
                <w:rFonts w:ascii="Tahoma" w:hAnsi="Tahoma" w:eastAsia="Tahoma" w:cs="Tahoma"/>
                <w:b/>
                <w:bCs/>
                <w:sz w:val="20"/>
                <w:szCs w:val="20"/>
              </w:rPr>
              <w:t xml:space="preserve">Example: </w:t>
            </w:r>
            <w:r w:rsidRPr="009D4640">
              <w:rPr>
                <w:rFonts w:ascii="Tahoma" w:hAnsi="Tahoma" w:eastAsia="Tahoma" w:cs="Tahoma"/>
                <w:sz w:val="20"/>
                <w:szCs w:val="20"/>
              </w:rPr>
              <w:t>1</w:t>
            </w:r>
          </w:p>
        </w:tc>
      </w:tr>
      <w:tr w:rsidR="74633B5D" w:rsidTr="7DCD0C83" w14:paraId="75B75391"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17426223" w:rsidP="74633B5D" w:rsidRDefault="17426223" w14:paraId="5DDE15AE" w14:textId="13C23323">
            <w:pPr>
              <w:rPr>
                <w:rFonts w:ascii="Tahoma" w:hAnsi="Tahoma" w:eastAsia="Tahoma" w:cs="Tahoma"/>
                <w:sz w:val="20"/>
                <w:szCs w:val="20"/>
              </w:rPr>
            </w:pPr>
            <w:r w:rsidRPr="74633B5D">
              <w:rPr>
                <w:rFonts w:ascii="Tahoma" w:hAnsi="Tahoma" w:eastAsia="Tahoma" w:cs="Tahoma"/>
                <w:sz w:val="20"/>
                <w:szCs w:val="20"/>
              </w:rPr>
              <w:t>offset</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tcPr>
          <w:p w:rsidR="17426223" w:rsidP="74633B5D" w:rsidRDefault="17426223" w14:paraId="3B6293EC" w14:textId="76903C30">
            <w:pPr>
              <w:jc w:val="center"/>
              <w:rPr>
                <w:rFonts w:ascii="Tahoma" w:hAnsi="Tahoma" w:eastAsia="Tahoma" w:cs="Tahoma"/>
                <w:sz w:val="20"/>
                <w:szCs w:val="20"/>
              </w:rPr>
            </w:pPr>
            <w:r w:rsidRPr="74633B5D">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17426223" w:rsidP="74633B5D" w:rsidRDefault="17426223" w14:paraId="1BBA9A4C" w14:textId="1DEB0689">
            <w:pPr>
              <w:jc w:val="center"/>
              <w:rPr>
                <w:rFonts w:ascii="Tahoma" w:hAnsi="Tahoma" w:eastAsia="Tahoma" w:cs="Tahoma"/>
                <w:sz w:val="20"/>
                <w:szCs w:val="20"/>
              </w:rPr>
            </w:pPr>
            <w:r w:rsidRPr="74633B5D">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17426223" w:rsidP="74633B5D" w:rsidRDefault="17426223" w14:paraId="068B602C" w14:textId="76BD05B4">
            <w:pPr>
              <w:rPr>
                <w:rFonts w:ascii="Tahoma" w:hAnsi="Tahoma" w:eastAsia="Tahoma" w:cs="Tahoma"/>
                <w:sz w:val="20"/>
                <w:szCs w:val="20"/>
              </w:rPr>
            </w:pPr>
            <w:r w:rsidRPr="74633B5D">
              <w:rPr>
                <w:rFonts w:ascii="Tahoma" w:hAnsi="Tahoma" w:eastAsia="Tahoma" w:cs="Tahoma"/>
                <w:sz w:val="20"/>
                <w:szCs w:val="20"/>
              </w:rPr>
              <w:t>The starting offset to reserve by</w:t>
            </w:r>
          </w:p>
          <w:p w:rsidR="17426223" w:rsidP="74633B5D" w:rsidRDefault="17426223" w14:paraId="520AE951" w14:textId="4600A0F6">
            <w:pPr>
              <w:rPr>
                <w:rFonts w:ascii="Tahoma" w:hAnsi="Tahoma" w:eastAsia="Tahoma" w:cs="Tahoma"/>
                <w:b/>
                <w:bCs/>
                <w:sz w:val="20"/>
                <w:szCs w:val="20"/>
              </w:rPr>
            </w:pPr>
            <w:r w:rsidRPr="74633B5D">
              <w:rPr>
                <w:rFonts w:ascii="Tahoma" w:hAnsi="Tahoma" w:eastAsia="Tahoma" w:cs="Tahoma"/>
                <w:b/>
                <w:bCs/>
                <w:sz w:val="20"/>
                <w:szCs w:val="20"/>
              </w:rPr>
              <w:t xml:space="preserve">Example: </w:t>
            </w:r>
            <w:r w:rsidRPr="74633B5D">
              <w:rPr>
                <w:rFonts w:ascii="Tahoma" w:hAnsi="Tahoma" w:eastAsia="Tahoma" w:cs="Tahoma"/>
                <w:sz w:val="20"/>
                <w:szCs w:val="20"/>
              </w:rPr>
              <w:t>200</w:t>
            </w:r>
          </w:p>
        </w:tc>
      </w:tr>
      <w:tr w:rsidRPr="006E5181" w:rsidR="00695958" w:rsidTr="7DCD0C83" w14:paraId="142CF92C"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197F0A" w:rsidR="00695958" w:rsidP="7DCD0C83" w:rsidRDefault="00695958" w14:paraId="5A28A3CD" w14:textId="77777777">
            <w:pPr>
              <w:rPr>
                <w:rFonts w:ascii="Tahoma" w:hAnsi="Tahoma" w:eastAsia="Tahoma" w:cs="Tahoma"/>
                <w:sz w:val="20"/>
                <w:szCs w:val="20"/>
                <w:lang w:val="en-US"/>
              </w:rPr>
            </w:pPr>
            <w:proofErr w:type="spellStart"/>
            <w:r w:rsidRPr="7DCD0C83">
              <w:rPr>
                <w:rFonts w:ascii="Tahoma" w:hAnsi="Tahoma" w:eastAsia="Tahoma" w:cs="Tahoma"/>
                <w:sz w:val="20"/>
                <w:szCs w:val="20"/>
                <w:lang w:val="en-US"/>
              </w:rPr>
              <w:t>networkCode</w:t>
            </w:r>
            <w:proofErr w:type="spellEnd"/>
            <w:r w:rsidRPr="7DCD0C83">
              <w:rPr>
                <w:rFonts w:ascii="Tahoma" w:hAnsi="Tahoma" w:eastAsia="Tahoma" w:cs="Tahoma"/>
                <w:sz w:val="20"/>
                <w:szCs w:val="20"/>
                <w:lang w:val="en-US"/>
              </w:rPr>
              <w:t> </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197F0A" w:rsidR="00695958" w:rsidP="009B796C" w:rsidRDefault="00695958" w14:paraId="6420C2A4" w14:textId="77777777">
            <w:pPr>
              <w:jc w:val="center"/>
              <w:rPr>
                <w:rFonts w:ascii="Tahoma" w:hAnsi="Tahoma" w:eastAsia="Tahoma" w:cs="Tahoma"/>
                <w:sz w:val="20"/>
                <w:szCs w:val="20"/>
                <w:lang w:val="en-GB"/>
              </w:rPr>
            </w:pPr>
            <w:r w:rsidRPr="00197F0A">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197F0A" w:rsidR="00695958" w:rsidP="009B796C" w:rsidRDefault="00695958" w14:paraId="57D7FF3E" w14:textId="77777777">
            <w:pPr>
              <w:jc w:val="center"/>
              <w:rPr>
                <w:rFonts w:ascii="Tahoma" w:hAnsi="Tahoma" w:eastAsia="Tahoma" w:cs="Tahoma"/>
                <w:sz w:val="20"/>
                <w:szCs w:val="20"/>
                <w:lang w:val="en-GB"/>
              </w:rPr>
            </w:pPr>
            <w:r w:rsidRPr="00197F0A">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197F0A" w:rsidR="00695958" w:rsidP="009B796C" w:rsidRDefault="00695958" w14:paraId="1467DC6C" w14:textId="77777777">
            <w:pPr>
              <w:rPr>
                <w:rFonts w:ascii="Tahoma" w:hAnsi="Tahoma" w:eastAsia="Tahoma" w:cs="Tahoma"/>
                <w:sz w:val="20"/>
                <w:szCs w:val="20"/>
                <w:lang w:val="en-GB"/>
              </w:rPr>
            </w:pPr>
            <w:r w:rsidRPr="00197F0A">
              <w:rPr>
                <w:rFonts w:ascii="Tahoma" w:hAnsi="Tahoma" w:eastAsia="Tahoma" w:cs="Tahoma"/>
                <w:sz w:val="20"/>
                <w:szCs w:val="20"/>
              </w:rPr>
              <w:t>The requested network code</w:t>
            </w:r>
          </w:p>
          <w:p w:rsidRPr="00197F0A" w:rsidR="00695958" w:rsidP="009B796C" w:rsidRDefault="00695958" w14:paraId="6F7FC81D" w14:textId="77777777">
            <w:pPr>
              <w:rPr>
                <w:rFonts w:ascii="Tahoma" w:hAnsi="Tahoma" w:eastAsia="Tahoma" w:cs="Tahoma"/>
                <w:sz w:val="20"/>
                <w:szCs w:val="20"/>
                <w:lang w:val="en-GB"/>
              </w:rPr>
            </w:pPr>
            <w:r w:rsidRPr="00197F0A">
              <w:rPr>
                <w:rFonts w:ascii="Tahoma" w:hAnsi="Tahoma" w:eastAsia="Tahoma" w:cs="Tahoma"/>
                <w:b/>
                <w:bCs/>
                <w:sz w:val="20"/>
                <w:szCs w:val="20"/>
                <w:lang w:val="en-GB"/>
              </w:rPr>
              <w:t>Example</w:t>
            </w:r>
            <w:r w:rsidRPr="00197F0A">
              <w:rPr>
                <w:rFonts w:ascii="Tahoma" w:hAnsi="Tahoma" w:eastAsia="Tahoma" w:cs="Tahoma"/>
                <w:sz w:val="20"/>
                <w:szCs w:val="20"/>
                <w:lang w:val="en-GB"/>
              </w:rPr>
              <w:t>: 03</w:t>
            </w:r>
          </w:p>
        </w:tc>
      </w:tr>
      <w:tr w:rsidRPr="006E5181" w:rsidR="00695958" w:rsidTr="7DCD0C83" w14:paraId="1F0609B6"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197F0A" w:rsidR="00695958" w:rsidP="009B796C" w:rsidRDefault="00695958" w14:paraId="1C5FD165"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paymentType</w:t>
            </w:r>
            <w:proofErr w:type="spellEnd"/>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695958" w:rsidP="009B796C" w:rsidRDefault="00695958" w14:paraId="22F0E350" w14:textId="77777777">
            <w:pPr>
              <w:jc w:val="center"/>
              <w:rPr>
                <w:rFonts w:ascii="Tahoma" w:hAnsi="Tahoma" w:eastAsia="Tahoma" w:cs="Tahoma"/>
                <w:sz w:val="20"/>
                <w:szCs w:val="20"/>
              </w:rPr>
            </w:pPr>
            <w:r w:rsidRPr="00197F0A">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695958" w:rsidP="009B796C" w:rsidRDefault="00695958" w14:paraId="0E4D42D1" w14:textId="77777777">
            <w:pPr>
              <w:jc w:val="center"/>
              <w:rPr>
                <w:rFonts w:ascii="Tahoma" w:hAnsi="Tahoma" w:eastAsia="Tahoma" w:cs="Tahoma"/>
                <w:sz w:val="20"/>
                <w:szCs w:val="20"/>
              </w:rPr>
            </w:pPr>
            <w:r w:rsidRPr="00197F0A">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695958" w:rsidP="009B796C" w:rsidRDefault="00695958" w14:paraId="4508FBBB" w14:textId="77777777">
            <w:pPr>
              <w:rPr>
                <w:rFonts w:ascii="Tahoma" w:hAnsi="Tahoma" w:eastAsia="Tahoma" w:cs="Tahoma"/>
                <w:sz w:val="20"/>
                <w:szCs w:val="20"/>
              </w:rPr>
            </w:pPr>
            <w:r w:rsidRPr="00197F0A">
              <w:rPr>
                <w:rFonts w:ascii="Tahoma" w:hAnsi="Tahoma" w:eastAsia="Tahoma" w:cs="Tahoma"/>
                <w:sz w:val="20"/>
                <w:szCs w:val="20"/>
              </w:rPr>
              <w:t>The requested payment type</w:t>
            </w:r>
          </w:p>
          <w:p w:rsidRPr="00197F0A" w:rsidR="00695958" w:rsidP="009B796C" w:rsidRDefault="00695958" w14:paraId="04AE0A6E" w14:textId="77777777">
            <w:pPr>
              <w:rPr>
                <w:rFonts w:ascii="Tahoma" w:hAnsi="Tahoma" w:eastAsia="Tahoma" w:cs="Tahoma"/>
                <w:sz w:val="20"/>
                <w:szCs w:val="20"/>
              </w:rPr>
            </w:pPr>
            <w:r w:rsidRPr="00197F0A">
              <w:rPr>
                <w:rFonts w:ascii="Tahoma" w:hAnsi="Tahoma" w:eastAsia="Tahoma" w:cs="Tahoma"/>
                <w:b/>
                <w:bCs/>
                <w:sz w:val="20"/>
                <w:szCs w:val="20"/>
              </w:rPr>
              <w:t>Example:</w:t>
            </w:r>
            <w:r w:rsidRPr="00197F0A">
              <w:rPr>
                <w:rFonts w:ascii="Tahoma" w:hAnsi="Tahoma" w:eastAsia="Tahoma" w:cs="Tahoma"/>
                <w:sz w:val="20"/>
                <w:szCs w:val="20"/>
              </w:rPr>
              <w:t xml:space="preserve"> </w:t>
            </w:r>
          </w:p>
          <w:p w:rsidRPr="00197F0A" w:rsidR="00695958" w:rsidP="009B796C" w:rsidRDefault="2CFA0420" w14:paraId="23D2DB1B" w14:textId="39E48A28">
            <w:pPr>
              <w:rPr>
                <w:rFonts w:ascii="Tahoma" w:hAnsi="Tahoma" w:eastAsia="Tahoma" w:cs="Tahoma"/>
                <w:sz w:val="20"/>
                <w:szCs w:val="20"/>
              </w:rPr>
            </w:pPr>
            <w:r w:rsidRPr="74633B5D">
              <w:rPr>
                <w:rFonts w:ascii="Tahoma" w:hAnsi="Tahoma" w:eastAsia="Tahoma" w:cs="Tahoma"/>
                <w:sz w:val="20"/>
                <w:szCs w:val="20"/>
              </w:rPr>
              <w:t xml:space="preserve">• </w:t>
            </w:r>
            <w:r w:rsidRPr="74633B5D" w:rsidR="4490CE12">
              <w:rPr>
                <w:rFonts w:ascii="Tahoma" w:hAnsi="Tahoma" w:eastAsia="Tahoma" w:cs="Tahoma"/>
                <w:sz w:val="20"/>
                <w:szCs w:val="20"/>
              </w:rPr>
              <w:t>Pre-paid</w:t>
            </w:r>
          </w:p>
          <w:p w:rsidRPr="00197F0A" w:rsidR="00695958" w:rsidP="009B796C" w:rsidRDefault="2CFA0420" w14:paraId="6B2C56AD" w14:textId="7BC29A11">
            <w:pPr>
              <w:rPr>
                <w:rFonts w:ascii="Tahoma" w:hAnsi="Tahoma" w:eastAsia="Tahoma" w:cs="Tahoma"/>
                <w:sz w:val="20"/>
                <w:szCs w:val="20"/>
              </w:rPr>
            </w:pPr>
            <w:r w:rsidRPr="74633B5D">
              <w:rPr>
                <w:rFonts w:ascii="Tahoma" w:hAnsi="Tahoma" w:eastAsia="Tahoma" w:cs="Tahoma"/>
                <w:sz w:val="20"/>
                <w:szCs w:val="20"/>
              </w:rPr>
              <w:t xml:space="preserve">• </w:t>
            </w:r>
            <w:r w:rsidRPr="74633B5D" w:rsidR="1876CB83">
              <w:rPr>
                <w:rFonts w:ascii="Tahoma" w:hAnsi="Tahoma" w:eastAsia="Tahoma" w:cs="Tahoma"/>
                <w:sz w:val="20"/>
                <w:szCs w:val="20"/>
              </w:rPr>
              <w:t>Post-paid</w:t>
            </w:r>
          </w:p>
        </w:tc>
      </w:tr>
      <w:tr w:rsidRPr="006E5181" w:rsidR="00695958" w:rsidTr="7DCD0C83" w14:paraId="6B5D31AC"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197F0A" w:rsidR="00695958" w:rsidP="009B796C" w:rsidRDefault="00695958" w14:paraId="45AF3CF2" w14:textId="77777777">
            <w:pPr>
              <w:rPr>
                <w:rFonts w:ascii="Tahoma" w:hAnsi="Tahoma" w:eastAsia="Tahoma" w:cs="Tahoma"/>
                <w:sz w:val="20"/>
                <w:szCs w:val="20"/>
              </w:rPr>
            </w:pPr>
            <w:r w:rsidRPr="00197F0A">
              <w:rPr>
                <w:rFonts w:ascii="Tahoma" w:hAnsi="Tahoma" w:eastAsia="Tahoma" w:cs="Tahoma"/>
                <w:sz w:val="20"/>
                <w:szCs w:val="20"/>
              </w:rPr>
              <w:t>status</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695958" w:rsidP="009B796C" w:rsidRDefault="00695958" w14:paraId="6EC1E1BC" w14:textId="77777777">
            <w:pPr>
              <w:jc w:val="center"/>
              <w:rPr>
                <w:rFonts w:ascii="Tahoma" w:hAnsi="Tahoma" w:eastAsia="Tahoma" w:cs="Tahoma"/>
                <w:sz w:val="20"/>
                <w:szCs w:val="20"/>
              </w:rPr>
            </w:pPr>
            <w:r w:rsidRPr="00197F0A">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695958" w:rsidP="009B796C" w:rsidRDefault="00695958" w14:paraId="1EFDD0A0" w14:textId="77777777">
            <w:pPr>
              <w:jc w:val="center"/>
              <w:rPr>
                <w:rFonts w:ascii="Tahoma" w:hAnsi="Tahoma" w:eastAsia="Tahoma" w:cs="Tahoma"/>
                <w:sz w:val="20"/>
                <w:szCs w:val="20"/>
              </w:rPr>
            </w:pPr>
            <w:r w:rsidRPr="00197F0A">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695958" w:rsidP="009B796C" w:rsidRDefault="00695958" w14:paraId="0A395030" w14:textId="77777777">
            <w:pPr>
              <w:rPr>
                <w:rFonts w:ascii="Tahoma" w:hAnsi="Tahoma" w:eastAsia="Tahoma" w:cs="Tahoma"/>
                <w:sz w:val="20"/>
                <w:szCs w:val="20"/>
              </w:rPr>
            </w:pPr>
            <w:r w:rsidRPr="00197F0A">
              <w:rPr>
                <w:rFonts w:ascii="Tahoma" w:hAnsi="Tahoma" w:eastAsia="Tahoma" w:cs="Tahoma"/>
                <w:sz w:val="20"/>
                <w:szCs w:val="20"/>
              </w:rPr>
              <w:t>The requested status</w:t>
            </w:r>
          </w:p>
          <w:p w:rsidRPr="00197F0A" w:rsidR="00695958" w:rsidP="009B796C" w:rsidRDefault="00695958" w14:paraId="53C5EE8B" w14:textId="77777777">
            <w:pPr>
              <w:rPr>
                <w:rFonts w:ascii="Tahoma" w:hAnsi="Tahoma" w:eastAsia="Tahoma" w:cs="Tahoma"/>
                <w:sz w:val="20"/>
                <w:szCs w:val="20"/>
              </w:rPr>
            </w:pPr>
            <w:r w:rsidRPr="00197F0A">
              <w:rPr>
                <w:rFonts w:ascii="Tahoma" w:hAnsi="Tahoma" w:eastAsia="Tahoma" w:cs="Tahoma"/>
                <w:b/>
                <w:bCs/>
                <w:sz w:val="20"/>
                <w:szCs w:val="20"/>
              </w:rPr>
              <w:t xml:space="preserve">Example: </w:t>
            </w:r>
            <w:r w:rsidRPr="00197F0A">
              <w:rPr>
                <w:rFonts w:ascii="Tahoma" w:hAnsi="Tahoma" w:eastAsia="Tahoma" w:cs="Tahoma"/>
                <w:sz w:val="20"/>
                <w:szCs w:val="20"/>
              </w:rPr>
              <w:t>Available</w:t>
            </w:r>
          </w:p>
        </w:tc>
      </w:tr>
      <w:tr w:rsidRPr="006E5181" w:rsidR="00695958" w:rsidTr="7DCD0C83" w14:paraId="4F2B396E"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197F0A" w:rsidR="00695958" w:rsidP="009B796C" w:rsidRDefault="00695958" w14:paraId="714771E4"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simType</w:t>
            </w:r>
            <w:proofErr w:type="spellEnd"/>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695958" w:rsidP="009B796C" w:rsidRDefault="00695958" w14:paraId="5CE932EF" w14:textId="77777777">
            <w:pPr>
              <w:jc w:val="center"/>
              <w:rPr>
                <w:rFonts w:ascii="Tahoma" w:hAnsi="Tahoma" w:eastAsia="Tahoma" w:cs="Tahoma"/>
                <w:sz w:val="20"/>
                <w:szCs w:val="20"/>
              </w:rPr>
            </w:pPr>
            <w:r w:rsidRPr="00197F0A">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695958" w:rsidP="009B796C" w:rsidRDefault="00695958" w14:paraId="7953E572" w14:textId="77777777">
            <w:pPr>
              <w:jc w:val="center"/>
              <w:rPr>
                <w:rFonts w:ascii="Tahoma" w:hAnsi="Tahoma" w:eastAsia="Tahoma" w:cs="Tahoma"/>
                <w:sz w:val="20"/>
                <w:szCs w:val="20"/>
              </w:rPr>
            </w:pPr>
            <w:r w:rsidRPr="00197F0A">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695958" w:rsidP="009B796C" w:rsidRDefault="00695958" w14:paraId="22963276" w14:textId="77777777">
            <w:pPr>
              <w:rPr>
                <w:rFonts w:ascii="Tahoma" w:hAnsi="Tahoma" w:eastAsia="Tahoma" w:cs="Tahoma"/>
                <w:sz w:val="20"/>
                <w:szCs w:val="20"/>
                <w:lang w:val="en-US"/>
              </w:rPr>
            </w:pPr>
            <w:r w:rsidRPr="7F98CED1">
              <w:rPr>
                <w:rFonts w:ascii="Tahoma" w:hAnsi="Tahoma" w:eastAsia="Tahoma" w:cs="Tahoma"/>
                <w:sz w:val="20"/>
                <w:szCs w:val="20"/>
                <w:lang w:val="en-US"/>
              </w:rPr>
              <w:t xml:space="preserve">The requested </w:t>
            </w:r>
            <w:proofErr w:type="spellStart"/>
            <w:r w:rsidRPr="7F98CED1">
              <w:rPr>
                <w:rFonts w:ascii="Tahoma" w:hAnsi="Tahoma" w:eastAsia="Tahoma" w:cs="Tahoma"/>
                <w:sz w:val="20"/>
                <w:szCs w:val="20"/>
                <w:lang w:val="en-US"/>
              </w:rPr>
              <w:t>simType</w:t>
            </w:r>
            <w:proofErr w:type="spellEnd"/>
          </w:p>
          <w:p w:rsidRPr="00197F0A" w:rsidR="00695958" w:rsidP="009B796C" w:rsidRDefault="00695958" w14:paraId="771AAFDB" w14:textId="77777777">
            <w:pPr>
              <w:rPr>
                <w:rFonts w:ascii="Tahoma" w:hAnsi="Tahoma" w:eastAsia="Tahoma" w:cs="Tahoma"/>
                <w:b/>
                <w:bCs/>
                <w:sz w:val="20"/>
                <w:szCs w:val="20"/>
              </w:rPr>
            </w:pPr>
            <w:r w:rsidRPr="00197F0A">
              <w:rPr>
                <w:rFonts w:ascii="Tahoma" w:hAnsi="Tahoma" w:eastAsia="Tahoma" w:cs="Tahoma"/>
                <w:b/>
                <w:bCs/>
                <w:sz w:val="20"/>
                <w:szCs w:val="20"/>
              </w:rPr>
              <w:t xml:space="preserve">Example: </w:t>
            </w:r>
          </w:p>
          <w:p w:rsidRPr="00197F0A" w:rsidR="00695958" w:rsidP="009B796C" w:rsidRDefault="00695958" w14:paraId="55D96057" w14:textId="77777777">
            <w:pPr>
              <w:rPr>
                <w:rFonts w:ascii="Tahoma" w:hAnsi="Tahoma" w:eastAsia="Tahoma" w:cs="Tahoma"/>
                <w:sz w:val="20"/>
                <w:szCs w:val="20"/>
              </w:rPr>
            </w:pPr>
            <w:r w:rsidRPr="00197F0A">
              <w:rPr>
                <w:rFonts w:ascii="Tahoma" w:hAnsi="Tahoma" w:eastAsia="Tahoma" w:cs="Tahoma"/>
                <w:sz w:val="20"/>
                <w:szCs w:val="20"/>
              </w:rPr>
              <w:t>• Service</w:t>
            </w:r>
          </w:p>
          <w:p w:rsidRPr="00197F0A" w:rsidR="00695958" w:rsidP="009B796C" w:rsidRDefault="00695958" w14:paraId="0F51C625" w14:textId="77777777">
            <w:pPr>
              <w:rPr>
                <w:rFonts w:ascii="Tahoma" w:hAnsi="Tahoma" w:eastAsia="Tahoma" w:cs="Tahoma"/>
                <w:sz w:val="20"/>
                <w:szCs w:val="20"/>
              </w:rPr>
            </w:pPr>
            <w:r w:rsidRPr="00197F0A">
              <w:rPr>
                <w:rFonts w:ascii="Tahoma" w:hAnsi="Tahoma" w:eastAsia="Tahoma" w:cs="Tahoma"/>
                <w:sz w:val="20"/>
                <w:szCs w:val="20"/>
              </w:rPr>
              <w:t>• Sales</w:t>
            </w:r>
          </w:p>
        </w:tc>
      </w:tr>
    </w:tbl>
    <w:p w:rsidR="00695958" w:rsidP="00695958" w:rsidRDefault="00695958" w14:paraId="48470F72" w14:textId="77777777">
      <w:pPr>
        <w:rPr>
          <w:b/>
        </w:rPr>
      </w:pPr>
    </w:p>
    <w:p w:rsidR="00695958" w:rsidP="00695958" w:rsidRDefault="00695958" w14:paraId="69286420" w14:textId="77777777">
      <w:pPr>
        <w:pStyle w:val="Heading4"/>
      </w:pPr>
      <w:r w:rsidRPr="00FD59D8">
        <w:t>Response Example:</w:t>
      </w:r>
    </w:p>
    <w:p w:rsidRPr="00695958" w:rsidR="00695958" w:rsidP="00695958" w:rsidRDefault="00695958" w14:paraId="1C8A2DB0" w14:textId="5C846C30">
      <w:r>
        <w:t xml:space="preserve">Returns all fields specified in the </w:t>
      </w:r>
      <w:hyperlink w:history="1" w:anchor="_PGZINV_Resource_Entity">
        <w:r w:rsidRPr="00A670C6">
          <w:rPr>
            <w:rStyle w:val="Hyperlink"/>
          </w:rPr>
          <w:t>PGZINV Resource Entity</w:t>
        </w:r>
      </w:hyperlink>
      <w:r>
        <w:t xml:space="preserve"> definition if exists.</w:t>
      </w:r>
    </w:p>
    <w:p w:rsidRPr="00674CE8" w:rsidR="00695958" w:rsidP="00695958" w:rsidRDefault="00695958" w14:paraId="7C076AE9" w14:textId="77777777">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674CE8">
        <w:rPr>
          <w:rFonts w:ascii="Calibri" w:hAnsi="Calibri" w:cs="Calibri"/>
          <w:color w:val="000000"/>
          <w:szCs w:val="20"/>
          <w:lang w:val="en-GB"/>
        </w:rPr>
        <w:t>{</w:t>
      </w:r>
    </w:p>
    <w:p w:rsidRPr="00674CE8" w:rsidR="00695958" w:rsidP="00695958" w:rsidRDefault="00695958" w14:paraId="439D72C4"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resourceId</w:t>
      </w:r>
      <w:proofErr w:type="spellEnd"/>
      <w:r w:rsidRPr="00674CE8">
        <w:rPr>
          <w:rFonts w:ascii="Calibri" w:hAnsi="Calibri" w:cs="Calibri"/>
          <w:color w:val="000000"/>
          <w:szCs w:val="20"/>
          <w:lang w:val="en-GB"/>
        </w:rPr>
        <w:t>": "0000000000001",</w:t>
      </w:r>
    </w:p>
    <w:p w:rsidRPr="00674CE8" w:rsidR="00695958" w:rsidP="00695958" w:rsidRDefault="00695958" w14:paraId="0A48A84A"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simSerialNo</w:t>
      </w:r>
      <w:proofErr w:type="spellEnd"/>
      <w:r w:rsidRPr="00674CE8">
        <w:rPr>
          <w:rFonts w:ascii="Calibri" w:hAnsi="Calibri" w:cs="Calibri"/>
          <w:color w:val="000000"/>
          <w:szCs w:val="20"/>
          <w:lang w:val="en-GB"/>
        </w:rPr>
        <w:t>": "24102349111111",</w:t>
      </w:r>
    </w:p>
    <w:p w:rsidRPr="00674CE8" w:rsidR="00695958" w:rsidP="00695958" w:rsidRDefault="00695958" w14:paraId="206CE59E"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assignedBy</w:t>
      </w:r>
      <w:proofErr w:type="spellEnd"/>
      <w:r w:rsidRPr="00674CE8">
        <w:rPr>
          <w:rFonts w:ascii="Calibri" w:hAnsi="Calibri" w:cs="Calibri"/>
          <w:color w:val="000000"/>
          <w:szCs w:val="20"/>
          <w:lang w:val="en-GB"/>
        </w:rPr>
        <w:t>": "</w:t>
      </w:r>
      <w:proofErr w:type="spellStart"/>
      <w:r w:rsidRPr="00674CE8">
        <w:rPr>
          <w:rFonts w:ascii="Calibri" w:hAnsi="Calibri" w:cs="Calibri"/>
          <w:color w:val="000000"/>
          <w:szCs w:val="20"/>
          <w:lang w:val="en-GB"/>
        </w:rPr>
        <w:t>phxhkuser</w:t>
      </w:r>
      <w:proofErr w:type="spellEnd"/>
      <w:r w:rsidRPr="00674CE8">
        <w:rPr>
          <w:rFonts w:ascii="Calibri" w:hAnsi="Calibri" w:cs="Calibri"/>
          <w:color w:val="000000"/>
          <w:szCs w:val="20"/>
          <w:lang w:val="en-GB"/>
        </w:rPr>
        <w:t>",</w:t>
      </w:r>
    </w:p>
    <w:p w:rsidRPr="00674CE8" w:rsidR="00695958" w:rsidP="00695958" w:rsidRDefault="00695958" w14:paraId="0CB1A3DC"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assignedDate</w:t>
      </w:r>
      <w:proofErr w:type="spellEnd"/>
      <w:r w:rsidRPr="00674CE8">
        <w:rPr>
          <w:rFonts w:ascii="Calibri" w:hAnsi="Calibri" w:cs="Calibri"/>
          <w:color w:val="000000"/>
          <w:szCs w:val="20"/>
          <w:lang w:val="en-GB"/>
        </w:rPr>
        <w:t>": "2020-06-18T17:24:53Z ",</w:t>
      </w:r>
    </w:p>
    <w:p w:rsidRPr="00674CE8" w:rsidR="00695958" w:rsidP="00695958" w:rsidRDefault="00695958" w14:paraId="15E7F103" w14:textId="77777777">
      <w:pPr>
        <w:shd w:val="clear" w:color="auto" w:fill="E2DFCC"/>
        <w:rPr>
          <w:rFonts w:ascii="Calibri" w:hAnsi="Calibri" w:cs="Calibri"/>
          <w:color w:val="000000"/>
          <w:szCs w:val="20"/>
          <w:lang w:val="en-GB"/>
        </w:rPr>
      </w:pPr>
      <w:r>
        <w:rPr>
          <w:rFonts w:ascii="Calibri" w:hAnsi="Calibri" w:cs="Calibri"/>
          <w:color w:val="000000"/>
          <w:szCs w:val="20"/>
          <w:lang w:val="en-GB"/>
        </w:rPr>
        <w:t xml:space="preserve">     …continued…</w:t>
      </w:r>
    </w:p>
    <w:p w:rsidRPr="00674CE8" w:rsidR="00695958" w:rsidP="00695958" w:rsidRDefault="00695958" w14:paraId="22C745A4" w14:textId="6AC6D1A6">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674CE8">
        <w:rPr>
          <w:rFonts w:ascii="Calibri" w:hAnsi="Calibri" w:cs="Calibri"/>
          <w:color w:val="000000"/>
          <w:szCs w:val="20"/>
          <w:lang w:val="en-GB"/>
        </w:rPr>
        <w:t>}</w:t>
      </w:r>
    </w:p>
    <w:p w:rsidR="00FF40BA" w:rsidRDefault="00FF40BA" w14:paraId="72121590" w14:textId="77777777">
      <w:pPr>
        <w:rPr>
          <w:rFonts w:ascii="Tahoma" w:hAnsi="Tahoma" w:eastAsia="Tahoma" w:cs="Tahoma"/>
          <w:b/>
          <w:bCs/>
          <w:color w:val="000000" w:themeColor="text1"/>
          <w:sz w:val="26"/>
          <w:szCs w:val="26"/>
          <w:lang w:val="en-US"/>
        </w:rPr>
      </w:pPr>
      <w:r>
        <w:br w:type="page"/>
      </w:r>
    </w:p>
    <w:p w:rsidR="00761B70" w:rsidP="00761B70" w:rsidRDefault="64645F67" w14:paraId="5A389F71" w14:textId="09388E7B">
      <w:pPr>
        <w:pStyle w:val="Heading2"/>
      </w:pPr>
      <w:bookmarkStart w:name="_Toc172095062" w:id="36"/>
      <w:r>
        <w:t>Resource Order Operations</w:t>
      </w:r>
      <w:bookmarkEnd w:id="36"/>
    </w:p>
    <w:p w:rsidR="007B6CBC" w:rsidP="007B6CBC" w:rsidRDefault="45C8F4FD" w14:paraId="1353E951" w14:textId="10DF1BC2">
      <w:pPr>
        <w:pStyle w:val="Heading3"/>
      </w:pPr>
      <w:bookmarkStart w:name="_Toc319776716" w:id="37"/>
      <w:r>
        <w:t>Query Resource Order entity:</w:t>
      </w:r>
      <w:bookmarkEnd w:id="37"/>
    </w:p>
    <w:p w:rsidR="00674CE8" w:rsidP="00674CE8" w:rsidRDefault="00674CE8" w14:paraId="29D512E8" w14:textId="77777777">
      <w:pPr>
        <w:widowControl w:val="0"/>
      </w:pPr>
      <w:r w:rsidRPr="00941D1C">
        <w:rPr>
          <w:rFonts w:ascii="Calibri" w:hAnsi="Calibri" w:eastAsia="Tahoma" w:cs="Calibri"/>
          <w:b/>
          <w:color w:val="000000"/>
          <w:szCs w:val="20"/>
        </w:rPr>
        <w:t>Description</w:t>
      </w:r>
      <w:r w:rsidRPr="00941D1C">
        <w:rPr>
          <w:rFonts w:ascii="Calibri" w:hAnsi="Calibri" w:eastAsia="Tahoma" w:cs="Calibri"/>
          <w:b/>
          <w:bCs/>
          <w:color w:val="000000"/>
          <w:szCs w:val="20"/>
          <w:cs/>
        </w:rPr>
        <w:t xml:space="preserve">: </w:t>
      </w:r>
      <w:r w:rsidRPr="00674CE8">
        <w:t xml:space="preserve">Fetch sim details related to resource ordering </w:t>
      </w:r>
    </w:p>
    <w:p w:rsidRPr="00941D1C" w:rsidR="00674CE8" w:rsidP="00674CE8" w:rsidRDefault="00674CE8" w14:paraId="0AE3FE74" w14:textId="7E29EF7A">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sidRPr="00941D1C">
        <w:rPr>
          <w:rFonts w:ascii="Calibri" w:hAnsi="Calibri" w:eastAsia="Tahoma" w:cs="Calibri"/>
          <w:szCs w:val="20"/>
        </w:rPr>
        <w:t>GET</w:t>
      </w:r>
    </w:p>
    <w:p w:rsidRPr="003D2D21" w:rsidR="00674CE8" w:rsidP="00674CE8" w:rsidRDefault="00674CE8" w14:paraId="67A55086" w14:textId="5F321B86">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w:t>
      </w:r>
      <w:proofErr w:type="spellStart"/>
      <w:r>
        <w:rPr>
          <w:lang w:val="en-US"/>
        </w:rPr>
        <w:t>resourceOrder</w:t>
      </w:r>
      <w:proofErr w:type="spellEnd"/>
    </w:p>
    <w:p w:rsidR="00674CE8" w:rsidP="00674CE8" w:rsidRDefault="00674CE8" w14:paraId="4C0F2136" w14:textId="77777777">
      <w:pPr>
        <w:rPr>
          <w:b/>
        </w:rPr>
      </w:pPr>
    </w:p>
    <w:p w:rsidR="00674CE8" w:rsidP="00674CE8" w:rsidRDefault="00674CE8" w14:paraId="7B79EA1B" w14:textId="77777777">
      <w:pPr>
        <w:pStyle w:val="Heading4"/>
      </w:pPr>
      <w:r>
        <w:t>Query</w:t>
      </w:r>
      <w:r w:rsidRPr="00FD59D8">
        <w:t xml:space="preserve"> </w:t>
      </w:r>
      <w:r>
        <w:t>Parameters</w:t>
      </w:r>
      <w:r w:rsidRPr="00FD59D8">
        <w:t xml:space="preserve">: </w:t>
      </w:r>
    </w:p>
    <w:p w:rsidRPr="003D2D21" w:rsidR="00674CE8" w:rsidP="00674CE8" w:rsidRDefault="00674CE8" w14:paraId="0F1717AE" w14:textId="77777777">
      <w:r>
        <w:t>The supported query parameters. A subset of the entity definition.</w:t>
      </w:r>
    </w:p>
    <w:tbl>
      <w:tblPr>
        <w:tblW w:w="15174" w:type="dxa"/>
        <w:tblInd w:w="93" w:type="dxa"/>
        <w:tblLayout w:type="fixed"/>
        <w:tblCellMar>
          <w:left w:w="115" w:type="dxa"/>
          <w:right w:w="115" w:type="dxa"/>
        </w:tblCellMar>
        <w:tblLook w:val="0400" w:firstRow="0" w:lastRow="0" w:firstColumn="0" w:lastColumn="0" w:noHBand="0" w:noVBand="1"/>
      </w:tblPr>
      <w:tblGrid>
        <w:gridCol w:w="3690"/>
        <w:gridCol w:w="1006"/>
        <w:gridCol w:w="2010"/>
        <w:gridCol w:w="8468"/>
      </w:tblGrid>
      <w:tr w:rsidR="00674CE8" w:rsidTr="00D116FF" w14:paraId="088FD8B7" w14:textId="77777777">
        <w:trPr>
          <w:trHeight w:val="91"/>
          <w:tblHeader/>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674CE8" w:rsidP="00D116FF" w:rsidRDefault="00674CE8" w14:paraId="03F42A15" w14:textId="77777777">
            <w:pPr>
              <w:spacing w:line="240" w:lineRule="auto"/>
              <w:jc w:val="center"/>
              <w:rPr>
                <w:rFonts w:ascii="Tahoma" w:hAnsi="Tahoma" w:eastAsia="Tahoma" w:cs="Tahoma"/>
                <w:b/>
                <w:sz w:val="20"/>
                <w:szCs w:val="20"/>
              </w:rPr>
            </w:pPr>
            <w:r>
              <w:rPr>
                <w:rFonts w:ascii="Tahoma" w:hAnsi="Tahoma" w:eastAsia="Tahoma" w:cs="Tahoma"/>
                <w:b/>
                <w:sz w:val="20"/>
                <w:szCs w:val="20"/>
              </w:rPr>
              <w:t>Field</w:t>
            </w:r>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674CE8" w:rsidP="00D116FF" w:rsidRDefault="00674CE8" w14:paraId="48FF2020" w14:textId="77777777">
            <w:pPr>
              <w:spacing w:line="240" w:lineRule="auto"/>
              <w:jc w:val="center"/>
              <w:rPr>
                <w:rFonts w:ascii="Tahoma" w:hAnsi="Tahoma" w:eastAsia="Tahoma" w:cs="Tahoma"/>
                <w:b/>
                <w:sz w:val="20"/>
                <w:szCs w:val="20"/>
              </w:rPr>
            </w:pPr>
            <w:r>
              <w:rPr>
                <w:rFonts w:ascii="Tahoma" w:hAnsi="Tahoma" w:eastAsia="Tahoma" w:cs="Tahoma"/>
                <w:b/>
                <w:sz w:val="20"/>
                <w:szCs w:val="20"/>
              </w:rPr>
              <w:t>O/M</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674CE8" w:rsidP="00D116FF" w:rsidRDefault="00674CE8" w14:paraId="7E8043D0" w14:textId="77777777">
            <w:pPr>
              <w:spacing w:line="240" w:lineRule="auto"/>
              <w:jc w:val="center"/>
              <w:rPr>
                <w:rFonts w:ascii="Tahoma" w:hAnsi="Tahoma" w:eastAsia="Tahoma" w:cs="Tahoma"/>
                <w:b/>
                <w:sz w:val="20"/>
                <w:szCs w:val="20"/>
              </w:rPr>
            </w:pPr>
            <w:r>
              <w:rPr>
                <w:rFonts w:ascii="Tahoma" w:hAnsi="Tahoma" w:eastAsia="Tahoma" w:cs="Tahoma"/>
                <w:b/>
                <w:sz w:val="20"/>
                <w:szCs w:val="20"/>
              </w:rPr>
              <w:t>Type</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674CE8" w:rsidP="00D116FF" w:rsidRDefault="00674CE8" w14:paraId="19B67AC0"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r>
      <w:tr w:rsidR="00674CE8" w:rsidTr="00D116FF" w14:paraId="270CBCDC" w14:textId="77777777">
        <w:trPr>
          <w:trHeight w:val="82"/>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674CE8" w:rsidP="00D116FF" w:rsidRDefault="00674CE8" w14:paraId="1179AA77"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resourceId</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674CE8" w:rsidP="00D116FF" w:rsidRDefault="00674CE8" w14:paraId="038D63BC" w14:textId="5477AF5D">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674CE8" w:rsidP="00D116FF" w:rsidRDefault="00674CE8" w14:paraId="6237E83B"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674CE8" w:rsidP="00D116FF" w:rsidRDefault="00197F0A" w14:paraId="0C0F534F" w14:textId="77777777">
            <w:pPr>
              <w:spacing w:line="240" w:lineRule="auto"/>
              <w:rPr>
                <w:rFonts w:ascii="Tahoma" w:hAnsi="Tahoma" w:eastAsia="Tahoma" w:cs="Tahoma"/>
                <w:sz w:val="20"/>
                <w:szCs w:val="20"/>
                <w:lang w:val="en-US"/>
              </w:rPr>
            </w:pPr>
            <w:r>
              <w:rPr>
                <w:rFonts w:ascii="Tahoma" w:hAnsi="Tahoma" w:eastAsia="Tahoma" w:cs="Tahoma"/>
                <w:sz w:val="20"/>
                <w:szCs w:val="20"/>
                <w:lang w:val="en-US"/>
              </w:rPr>
              <w:t>The</w:t>
            </w:r>
            <w:r w:rsidRPr="7E3C46EE" w:rsidR="00674CE8">
              <w:rPr>
                <w:rFonts w:ascii="Tahoma" w:hAnsi="Tahoma" w:eastAsia="Tahoma" w:cs="Tahoma"/>
                <w:sz w:val="20"/>
                <w:szCs w:val="20"/>
                <w:lang w:val="en-US"/>
              </w:rPr>
              <w:t xml:space="preserve"> res</w:t>
            </w:r>
            <w:r w:rsidR="00674CE8">
              <w:rPr>
                <w:rFonts w:ascii="Tahoma" w:hAnsi="Tahoma" w:eastAsia="Tahoma" w:cs="Tahoma"/>
                <w:sz w:val="20"/>
                <w:szCs w:val="20"/>
                <w:lang w:val="en-US"/>
              </w:rPr>
              <w:t>o</w:t>
            </w:r>
            <w:r w:rsidRPr="7E3C46EE" w:rsidR="00674CE8">
              <w:rPr>
                <w:rFonts w:ascii="Tahoma" w:hAnsi="Tahoma" w:eastAsia="Tahoma" w:cs="Tahoma"/>
                <w:sz w:val="20"/>
                <w:szCs w:val="20"/>
                <w:lang w:val="en-US"/>
              </w:rPr>
              <w:t xml:space="preserve">urce IDs to query by. </w:t>
            </w:r>
            <w:r w:rsidR="00D86D73">
              <w:rPr>
                <w:rFonts w:ascii="Tahoma" w:hAnsi="Tahoma" w:eastAsia="Tahoma" w:cs="Tahoma"/>
                <w:sz w:val="20"/>
                <w:szCs w:val="20"/>
                <w:lang w:val="en-US"/>
              </w:rPr>
              <w:t>This may be a list</w:t>
            </w:r>
          </w:p>
          <w:p w:rsidR="00D86D73" w:rsidP="00D116FF" w:rsidRDefault="00D86D73" w14:paraId="15D4FD79" w14:textId="3D24DEC0">
            <w:pPr>
              <w:spacing w:line="240" w:lineRule="auto"/>
              <w:rPr>
                <w:rFonts w:ascii="Tahoma" w:hAnsi="Tahoma" w:eastAsia="Tahoma" w:cs="Tahoma"/>
                <w:sz w:val="20"/>
                <w:szCs w:val="20"/>
                <w:lang w:val="en-US"/>
              </w:rPr>
            </w:pPr>
            <w:r w:rsidRPr="00D86D73">
              <w:rPr>
                <w:rFonts w:ascii="Tahoma" w:hAnsi="Tahoma" w:eastAsia="Tahoma" w:cs="Tahoma"/>
                <w:b/>
                <w:bCs/>
                <w:sz w:val="20"/>
                <w:szCs w:val="20"/>
                <w:lang w:val="en-US"/>
              </w:rPr>
              <w:t>List example</w:t>
            </w:r>
            <w:proofErr w:type="gramStart"/>
            <w:r w:rsidRPr="00D86D73">
              <w:rPr>
                <w:rFonts w:ascii="Tahoma" w:hAnsi="Tahoma" w:eastAsia="Tahoma" w:cs="Tahoma"/>
                <w:b/>
                <w:bCs/>
                <w:sz w:val="20"/>
                <w:szCs w:val="20"/>
                <w:lang w:val="en-US"/>
              </w:rPr>
              <w:t>:</w:t>
            </w:r>
            <w:r>
              <w:rPr>
                <w:rFonts w:ascii="Tahoma" w:hAnsi="Tahoma" w:eastAsia="Tahoma" w:cs="Tahoma"/>
                <w:sz w:val="20"/>
                <w:szCs w:val="20"/>
                <w:lang w:val="en-US"/>
              </w:rPr>
              <w:t xml:space="preserve"> ?</w:t>
            </w:r>
            <w:proofErr w:type="spellStart"/>
            <w:r>
              <w:rPr>
                <w:rFonts w:ascii="Tahoma" w:hAnsi="Tahoma" w:eastAsia="Tahoma" w:cs="Tahoma"/>
                <w:sz w:val="20"/>
                <w:szCs w:val="20"/>
                <w:lang w:val="en-US"/>
              </w:rPr>
              <w:t>resourceId</w:t>
            </w:r>
            <w:proofErr w:type="spellEnd"/>
            <w:proofErr w:type="gramEnd"/>
            <w:r>
              <w:rPr>
                <w:rFonts w:ascii="Tahoma" w:hAnsi="Tahoma" w:eastAsia="Tahoma" w:cs="Tahoma"/>
                <w:sz w:val="20"/>
                <w:szCs w:val="20"/>
                <w:lang w:val="en-US"/>
              </w:rPr>
              <w:t>=1,2,3,4</w:t>
            </w:r>
          </w:p>
        </w:tc>
      </w:tr>
      <w:tr w:rsidR="00674CE8" w:rsidTr="00D116FF" w14:paraId="2D52763D" w14:textId="77777777">
        <w:trPr>
          <w:trHeight w:val="82"/>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674CE8" w:rsidP="00D116FF" w:rsidRDefault="00674CE8" w14:paraId="21C30DD8"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locationCode</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674CE8" w:rsidP="00D116FF" w:rsidRDefault="00674CE8" w14:paraId="52F6DE20"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674CE8" w:rsidP="00D116FF" w:rsidRDefault="00674CE8" w14:paraId="63B4567A"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674CE8" w:rsidP="00D116FF" w:rsidRDefault="00674CE8" w14:paraId="186672E5" w14:textId="77777777">
            <w:pPr>
              <w:spacing w:line="240" w:lineRule="auto"/>
              <w:rPr>
                <w:rFonts w:ascii="Tahoma" w:hAnsi="Tahoma" w:eastAsia="Tahoma" w:cs="Tahoma"/>
                <w:sz w:val="20"/>
                <w:szCs w:val="20"/>
                <w:lang w:val="en-US"/>
              </w:rPr>
            </w:pPr>
            <w:r>
              <w:rPr>
                <w:rFonts w:ascii="Tahoma" w:hAnsi="Tahoma" w:eastAsia="Tahoma" w:cs="Tahoma"/>
                <w:sz w:val="20"/>
                <w:szCs w:val="20"/>
                <w:lang w:val="en-US"/>
              </w:rPr>
              <w:t>Specifies the location code to query by</w:t>
            </w:r>
          </w:p>
        </w:tc>
      </w:tr>
      <w:tr w:rsidR="00674CE8" w:rsidTr="00D116FF" w14:paraId="0F8462DE" w14:textId="77777777">
        <w:trPr>
          <w:trHeight w:val="82"/>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674CE8" w:rsidP="00D116FF" w:rsidRDefault="00212F64" w14:paraId="4F8EBABB" w14:textId="3C9E2E67">
            <w:pPr>
              <w:spacing w:line="240" w:lineRule="auto"/>
              <w:rPr>
                <w:rFonts w:ascii="Tahoma" w:hAnsi="Tahoma" w:eastAsia="Tahoma" w:cs="Tahoma"/>
                <w:sz w:val="20"/>
                <w:szCs w:val="20"/>
                <w:lang w:val="en-US"/>
              </w:rPr>
            </w:pPr>
            <w:r>
              <w:rPr>
                <w:rFonts w:ascii="Tahoma" w:hAnsi="Tahoma" w:eastAsia="Tahoma" w:cs="Tahoma"/>
                <w:sz w:val="20"/>
                <w:szCs w:val="20"/>
                <w:lang w:val="en-US"/>
              </w:rPr>
              <w:t>reason</w:t>
            </w:r>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674CE8" w:rsidP="00D116FF" w:rsidRDefault="00674CE8" w14:paraId="319E7718"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674CE8" w:rsidP="00D116FF" w:rsidRDefault="00674CE8" w14:paraId="274BA16C"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674CE8" w:rsidP="00D116FF" w:rsidRDefault="00674CE8" w14:paraId="1B7C6D93" w14:textId="77777777">
            <w:pPr>
              <w:spacing w:line="240" w:lineRule="auto"/>
              <w:rPr>
                <w:rFonts w:ascii="Tahoma" w:hAnsi="Tahoma" w:eastAsia="Tahoma" w:cs="Tahoma"/>
                <w:sz w:val="20"/>
                <w:szCs w:val="20"/>
                <w:lang w:val="en-US"/>
              </w:rPr>
            </w:pPr>
            <w:r>
              <w:rPr>
                <w:rFonts w:ascii="Tahoma" w:hAnsi="Tahoma" w:eastAsia="Tahoma" w:cs="Tahoma"/>
                <w:sz w:val="20"/>
                <w:szCs w:val="20"/>
                <w:lang w:val="en-US"/>
              </w:rPr>
              <w:t>Specifies the change region to query by</w:t>
            </w:r>
          </w:p>
        </w:tc>
      </w:tr>
    </w:tbl>
    <w:p w:rsidR="00674CE8" w:rsidP="00674CE8" w:rsidRDefault="00674CE8" w14:paraId="64D1968B" w14:textId="77777777">
      <w:pPr>
        <w:rPr>
          <w:b/>
        </w:rPr>
      </w:pPr>
    </w:p>
    <w:p w:rsidR="00674CE8" w:rsidP="00674CE8" w:rsidRDefault="00674CE8" w14:paraId="57893FAA" w14:textId="77777777">
      <w:pPr>
        <w:pStyle w:val="Heading4"/>
      </w:pPr>
      <w:r w:rsidRPr="00FD59D8">
        <w:t>Response Example:</w:t>
      </w:r>
    </w:p>
    <w:p w:rsidRPr="003D2D21" w:rsidR="00655A85" w:rsidP="00655A85" w:rsidRDefault="00655A85" w14:paraId="6A86E920" w14:textId="540C5550">
      <w:r>
        <w:t xml:space="preserve">Returns all fields from </w:t>
      </w:r>
      <w:hyperlink w:history="1" w:anchor="_Resource_Order_Entity">
        <w:r w:rsidRPr="006B6BEA">
          <w:rPr>
            <w:rStyle w:val="Hyperlink"/>
          </w:rPr>
          <w:t>Resource Order Entity</w:t>
        </w:r>
      </w:hyperlink>
      <w:r>
        <w:t xml:space="preserve"> </w:t>
      </w:r>
      <w:proofErr w:type="spellStart"/>
      <w:r>
        <w:t>entity</w:t>
      </w:r>
      <w:proofErr w:type="spellEnd"/>
      <w:r>
        <w:t xml:space="preserve"> definition.</w:t>
      </w:r>
    </w:p>
    <w:p w:rsidR="007B0B9B" w:rsidP="007B0B9B" w:rsidRDefault="00D0722E" w14:paraId="62E7C813" w14:textId="1047691A">
      <w:pPr>
        <w:shd w:val="clear" w:color="auto" w:fill="E2DFCC"/>
        <w:rPr>
          <w:rFonts w:ascii="Calibri" w:hAnsi="Calibri" w:cs="Calibri"/>
          <w:color w:val="000000"/>
          <w:szCs w:val="20"/>
          <w:lang w:val="en-GB"/>
        </w:rPr>
      </w:pPr>
      <w:r>
        <w:rPr>
          <w:rFonts w:ascii="Calibri" w:hAnsi="Calibri" w:cs="Calibri"/>
          <w:color w:val="000000"/>
          <w:szCs w:val="20"/>
          <w:lang w:val="en-GB"/>
        </w:rPr>
        <w:t>[</w:t>
      </w:r>
      <w:r w:rsidRPr="007B0B9B" w:rsidR="007B0B9B">
        <w:rPr>
          <w:rFonts w:ascii="Calibri" w:hAnsi="Calibri" w:cs="Calibri"/>
          <w:color w:val="000000"/>
          <w:szCs w:val="20"/>
          <w:lang w:val="en-GB"/>
        </w:rPr>
        <w:t>{</w:t>
      </w:r>
    </w:p>
    <w:p w:rsidRPr="007B0B9B" w:rsidR="00A207E5" w:rsidP="007B0B9B" w:rsidRDefault="00A207E5" w14:paraId="06E8C192" w14:textId="0BED959D">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7B0B9B">
        <w:rPr>
          <w:rFonts w:ascii="Calibri" w:hAnsi="Calibri" w:cs="Calibri"/>
          <w:color w:val="000000"/>
          <w:szCs w:val="20"/>
          <w:lang w:val="en-GB"/>
        </w:rPr>
        <w:t>"</w:t>
      </w:r>
      <w:proofErr w:type="spellStart"/>
      <w:r w:rsidRPr="007B0B9B">
        <w:rPr>
          <w:rFonts w:ascii="Calibri" w:hAnsi="Calibri" w:cs="Calibri"/>
          <w:color w:val="000000"/>
          <w:szCs w:val="20"/>
          <w:lang w:val="en-GB"/>
        </w:rPr>
        <w:t>resourceId</w:t>
      </w:r>
      <w:proofErr w:type="spellEnd"/>
      <w:r w:rsidRPr="007B0B9B">
        <w:rPr>
          <w:rFonts w:ascii="Calibri" w:hAnsi="Calibri" w:cs="Calibri"/>
          <w:color w:val="000000"/>
          <w:szCs w:val="20"/>
          <w:lang w:val="en-GB"/>
        </w:rPr>
        <w:t>": "d10ee4b1-6668-49db-900d-fd3c97bf7c3c",</w:t>
      </w:r>
    </w:p>
    <w:p w:rsidRPr="007B0B9B" w:rsidR="007B0B9B" w:rsidP="007B0B9B" w:rsidRDefault="007B0B9B" w14:paraId="70F37530"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assignSystem</w:t>
      </w:r>
      <w:proofErr w:type="spellEnd"/>
      <w:r w:rsidRPr="007B0B9B">
        <w:rPr>
          <w:rFonts w:ascii="Calibri" w:hAnsi="Calibri" w:cs="Calibri"/>
          <w:color w:val="000000"/>
          <w:szCs w:val="20"/>
          <w:lang w:val="en-GB"/>
        </w:rPr>
        <w:t>": "</w:t>
      </w:r>
      <w:proofErr w:type="spellStart"/>
      <w:r w:rsidRPr="007B0B9B">
        <w:rPr>
          <w:rFonts w:ascii="Calibri" w:hAnsi="Calibri" w:cs="Calibri"/>
          <w:color w:val="000000"/>
          <w:szCs w:val="20"/>
          <w:lang w:val="en-GB"/>
        </w:rPr>
        <w:t>phx</w:t>
      </w:r>
      <w:proofErr w:type="spellEnd"/>
      <w:r w:rsidRPr="007B0B9B">
        <w:rPr>
          <w:rFonts w:ascii="Calibri" w:hAnsi="Calibri" w:cs="Calibri"/>
          <w:color w:val="000000"/>
          <w:szCs w:val="20"/>
          <w:lang w:val="en-GB"/>
        </w:rPr>
        <w:t>",</w:t>
      </w:r>
    </w:p>
    <w:p w:rsidRPr="007B0B9B" w:rsidR="007B0B9B" w:rsidP="007B0B9B" w:rsidRDefault="007B0B9B" w14:paraId="46E3AF0B"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assignedBy</w:t>
      </w:r>
      <w:proofErr w:type="spellEnd"/>
      <w:r w:rsidRPr="007B0B9B">
        <w:rPr>
          <w:rFonts w:ascii="Calibri" w:hAnsi="Calibri" w:cs="Calibri"/>
          <w:color w:val="000000"/>
          <w:szCs w:val="20"/>
          <w:lang w:val="en-GB"/>
        </w:rPr>
        <w:t>": "user",</w:t>
      </w:r>
    </w:p>
    <w:p w:rsidRPr="007B0B9B" w:rsidR="007B0B9B" w:rsidP="007B0B9B" w:rsidRDefault="007B0B9B" w14:paraId="27BF1589"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assignedDate</w:t>
      </w:r>
      <w:proofErr w:type="spellEnd"/>
      <w:r w:rsidRPr="007B0B9B">
        <w:rPr>
          <w:rFonts w:ascii="Calibri" w:hAnsi="Calibri" w:cs="Calibri"/>
          <w:color w:val="000000"/>
          <w:szCs w:val="20"/>
          <w:lang w:val="en-GB"/>
        </w:rPr>
        <w:t>": "2024-05-04T14:51:06Z",</w:t>
      </w:r>
    </w:p>
    <w:p w:rsidRPr="007B0B9B" w:rsidR="007B0B9B" w:rsidP="007B0B9B" w:rsidRDefault="007B0B9B" w14:paraId="68A9E8C2" w14:textId="08C6386C">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r w:rsidRPr="00212F64" w:rsidR="00212F64">
        <w:rPr>
          <w:rFonts w:ascii="Tahoma" w:hAnsi="Tahoma" w:eastAsia="Tahoma" w:cs="Tahoma"/>
          <w:sz w:val="20"/>
          <w:szCs w:val="20"/>
          <w:lang w:val="en-US"/>
        </w:rPr>
        <w:t xml:space="preserve"> </w:t>
      </w:r>
      <w:r w:rsidR="00212F64">
        <w:rPr>
          <w:rFonts w:ascii="Tahoma" w:hAnsi="Tahoma" w:eastAsia="Tahoma" w:cs="Tahoma"/>
          <w:sz w:val="20"/>
          <w:szCs w:val="20"/>
          <w:lang w:val="en-US"/>
        </w:rPr>
        <w:t>reason</w:t>
      </w:r>
      <w:r w:rsidRPr="007B0B9B" w:rsidR="00212F64">
        <w:rPr>
          <w:rFonts w:ascii="Calibri" w:hAnsi="Calibri" w:cs="Calibri"/>
          <w:color w:val="000000"/>
          <w:szCs w:val="20"/>
          <w:lang w:val="en-GB"/>
        </w:rPr>
        <w:t xml:space="preserve"> </w:t>
      </w:r>
      <w:r w:rsidRPr="007B0B9B">
        <w:rPr>
          <w:rFonts w:ascii="Calibri" w:hAnsi="Calibri" w:cs="Calibri"/>
          <w:color w:val="000000"/>
          <w:szCs w:val="20"/>
          <w:lang w:val="en-GB"/>
        </w:rPr>
        <w:t>": "100test8",</w:t>
      </w:r>
    </w:p>
    <w:p w:rsidRPr="007B0B9B" w:rsidR="007B0B9B" w:rsidP="007B0B9B" w:rsidRDefault="007B0B9B" w14:paraId="595338F6"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locationCode</w:t>
      </w:r>
      <w:proofErr w:type="spellEnd"/>
      <w:r w:rsidRPr="007B0B9B">
        <w:rPr>
          <w:rFonts w:ascii="Calibri" w:hAnsi="Calibri" w:cs="Calibri"/>
          <w:color w:val="000000"/>
          <w:szCs w:val="20"/>
          <w:lang w:val="en-GB"/>
        </w:rPr>
        <w:t>": "1008",</w:t>
      </w:r>
    </w:p>
    <w:p w:rsidRPr="007B0B9B" w:rsidR="007B0B9B" w:rsidP="007B0B9B" w:rsidRDefault="007B0B9B" w14:paraId="68BD1114"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prevLocationCode</w:t>
      </w:r>
      <w:proofErr w:type="spellEnd"/>
      <w:r w:rsidRPr="007B0B9B">
        <w:rPr>
          <w:rFonts w:ascii="Calibri" w:hAnsi="Calibri" w:cs="Calibri"/>
          <w:color w:val="000000"/>
          <w:szCs w:val="20"/>
          <w:lang w:val="en-GB"/>
        </w:rPr>
        <w:t>": "1008",</w:t>
      </w:r>
    </w:p>
    <w:p w:rsidRPr="007B0B9B" w:rsidR="007B0B9B" w:rsidP="007B0B9B" w:rsidRDefault="007B0B9B" w14:paraId="384512B2"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receivedBy</w:t>
      </w:r>
      <w:proofErr w:type="spellEnd"/>
      <w:r w:rsidRPr="007B0B9B">
        <w:rPr>
          <w:rFonts w:ascii="Calibri" w:hAnsi="Calibri" w:cs="Calibri"/>
          <w:color w:val="000000"/>
          <w:szCs w:val="20"/>
          <w:lang w:val="en-GB"/>
        </w:rPr>
        <w:t>": "user",</w:t>
      </w:r>
    </w:p>
    <w:p w:rsidRPr="007B0B9B" w:rsidR="007B0B9B" w:rsidP="007B0B9B" w:rsidRDefault="007B0B9B" w14:paraId="4CEAF5C1"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receivedDate</w:t>
      </w:r>
      <w:proofErr w:type="spellEnd"/>
      <w:r w:rsidRPr="007B0B9B">
        <w:rPr>
          <w:rFonts w:ascii="Calibri" w:hAnsi="Calibri" w:cs="Calibri"/>
          <w:color w:val="000000"/>
          <w:szCs w:val="20"/>
          <w:lang w:val="en-GB"/>
        </w:rPr>
        <w:t>": "2024-05-04T14:51:06Z",</w:t>
      </w:r>
    </w:p>
    <w:p w:rsidRPr="007B0B9B" w:rsidR="007B0B9B" w:rsidP="007B0B9B" w:rsidRDefault="007B0B9B" w14:paraId="6CE2C4B4"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rejectedBy</w:t>
      </w:r>
      <w:proofErr w:type="spellEnd"/>
      <w:r w:rsidRPr="007B0B9B">
        <w:rPr>
          <w:rFonts w:ascii="Calibri" w:hAnsi="Calibri" w:cs="Calibri"/>
          <w:color w:val="000000"/>
          <w:szCs w:val="20"/>
          <w:lang w:val="en-GB"/>
        </w:rPr>
        <w:t>": "user",</w:t>
      </w:r>
    </w:p>
    <w:p w:rsidRPr="007B0B9B" w:rsidR="007B0B9B" w:rsidP="007B0B9B" w:rsidRDefault="007B0B9B" w14:paraId="52A11431"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rejectedDate</w:t>
      </w:r>
      <w:proofErr w:type="spellEnd"/>
      <w:r w:rsidRPr="007B0B9B">
        <w:rPr>
          <w:rFonts w:ascii="Calibri" w:hAnsi="Calibri" w:cs="Calibri"/>
          <w:color w:val="000000"/>
          <w:szCs w:val="20"/>
          <w:lang w:val="en-GB"/>
        </w:rPr>
        <w:t>": "2024-05-04T14:51:06Z",</w:t>
      </w:r>
    </w:p>
    <w:p w:rsidRPr="007B0B9B" w:rsidR="007B0B9B" w:rsidP="007B0B9B" w:rsidRDefault="007B0B9B" w14:paraId="08907DBC"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resetBy</w:t>
      </w:r>
      <w:proofErr w:type="spellEnd"/>
      <w:r w:rsidRPr="007B0B9B">
        <w:rPr>
          <w:rFonts w:ascii="Calibri" w:hAnsi="Calibri" w:cs="Calibri"/>
          <w:color w:val="000000"/>
          <w:szCs w:val="20"/>
          <w:lang w:val="en-GB"/>
        </w:rPr>
        <w:t>": "",</w:t>
      </w:r>
    </w:p>
    <w:p w:rsidRPr="007B0B9B" w:rsidR="007B0B9B" w:rsidP="007B0B9B" w:rsidRDefault="007B0B9B" w14:paraId="2A345849"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resetDate</w:t>
      </w:r>
      <w:proofErr w:type="spellEnd"/>
      <w:r w:rsidRPr="007B0B9B">
        <w:rPr>
          <w:rFonts w:ascii="Calibri" w:hAnsi="Calibri" w:cs="Calibri"/>
          <w:color w:val="000000"/>
          <w:szCs w:val="20"/>
          <w:lang w:val="en-GB"/>
        </w:rPr>
        <w:t>": "2024-05-04T14:51:06Z",</w:t>
      </w:r>
    </w:p>
    <w:p w:rsidRPr="007B0B9B" w:rsidR="007B0B9B" w:rsidP="007B0B9B" w:rsidRDefault="007B0B9B" w14:paraId="67457DB3" w14:textId="2D0B5BCB">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resetReason</w:t>
      </w:r>
      <w:proofErr w:type="spellEnd"/>
      <w:r w:rsidRPr="007B0B9B">
        <w:rPr>
          <w:rFonts w:ascii="Calibri" w:hAnsi="Calibri" w:cs="Calibri"/>
          <w:color w:val="000000"/>
          <w:szCs w:val="20"/>
          <w:lang w:val="en-GB"/>
        </w:rPr>
        <w:t>": "reason",</w:t>
      </w:r>
    </w:p>
    <w:p w:rsidRPr="007B0B9B" w:rsidR="007B0B9B" w:rsidP="007B0B9B" w:rsidRDefault="007B0B9B" w14:paraId="6FF43170"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subLocationName</w:t>
      </w:r>
      <w:proofErr w:type="spellEnd"/>
      <w:r w:rsidRPr="007B0B9B">
        <w:rPr>
          <w:rFonts w:ascii="Calibri" w:hAnsi="Calibri" w:cs="Calibri"/>
          <w:color w:val="000000"/>
          <w:szCs w:val="20"/>
          <w:lang w:val="en-GB"/>
        </w:rPr>
        <w:t>": "CX",</w:t>
      </w:r>
    </w:p>
    <w:p w:rsidRPr="007B0B9B" w:rsidR="007B0B9B" w:rsidP="007B0B9B" w:rsidRDefault="007B0B9B" w14:paraId="061987BB"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transferBy</w:t>
      </w:r>
      <w:proofErr w:type="spellEnd"/>
      <w:r w:rsidRPr="007B0B9B">
        <w:rPr>
          <w:rFonts w:ascii="Calibri" w:hAnsi="Calibri" w:cs="Calibri"/>
          <w:color w:val="000000"/>
          <w:szCs w:val="20"/>
          <w:lang w:val="en-GB"/>
        </w:rPr>
        <w:t>": "user",</w:t>
      </w:r>
    </w:p>
    <w:p w:rsidRPr="007B0B9B" w:rsidR="007B0B9B" w:rsidP="007B0B9B" w:rsidRDefault="007B0B9B" w14:paraId="1C78D5F2"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transferDate</w:t>
      </w:r>
      <w:proofErr w:type="spellEnd"/>
      <w:r w:rsidRPr="007B0B9B">
        <w:rPr>
          <w:rFonts w:ascii="Calibri" w:hAnsi="Calibri" w:cs="Calibri"/>
          <w:color w:val="000000"/>
          <w:szCs w:val="20"/>
          <w:lang w:val="en-GB"/>
        </w:rPr>
        <w:t>": "",</w:t>
      </w:r>
    </w:p>
    <w:p w:rsidRPr="007B0B9B" w:rsidR="007B0B9B" w:rsidP="007B0B9B" w:rsidRDefault="007B0B9B" w14:paraId="62B4638D"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transferStatus</w:t>
      </w:r>
      <w:proofErr w:type="spellEnd"/>
      <w:r w:rsidRPr="007B0B9B">
        <w:rPr>
          <w:rFonts w:ascii="Calibri" w:hAnsi="Calibri" w:cs="Calibri"/>
          <w:color w:val="000000"/>
          <w:szCs w:val="20"/>
          <w:lang w:val="en-GB"/>
        </w:rPr>
        <w:t>": "Transferred"</w:t>
      </w:r>
    </w:p>
    <w:p w:rsidRPr="00674CE8" w:rsidR="00D0722E" w:rsidP="007B0B9B" w:rsidRDefault="007B0B9B" w14:paraId="62C9E0E3" w14:textId="3D5C12BB">
      <w:pPr>
        <w:shd w:val="clear" w:color="auto" w:fill="E2DFCC"/>
        <w:rPr>
          <w:rFonts w:ascii="Calibri" w:hAnsi="Calibri" w:cs="Calibri"/>
          <w:color w:val="000000"/>
          <w:szCs w:val="20"/>
          <w:lang w:val="en-GB"/>
        </w:rPr>
      </w:pPr>
      <w:r w:rsidRPr="007B0B9B">
        <w:rPr>
          <w:rFonts w:ascii="Calibri" w:hAnsi="Calibri" w:cs="Calibri"/>
          <w:color w:val="000000"/>
          <w:szCs w:val="20"/>
          <w:lang w:val="en-GB"/>
        </w:rPr>
        <w:t>}</w:t>
      </w:r>
      <w:r w:rsidR="00D0722E">
        <w:rPr>
          <w:rFonts w:ascii="Calibri" w:hAnsi="Calibri" w:cs="Calibri"/>
          <w:color w:val="000000"/>
          <w:szCs w:val="20"/>
          <w:lang w:val="en-GB"/>
        </w:rPr>
        <w:t>]</w:t>
      </w:r>
    </w:p>
    <w:p w:rsidR="00761B70" w:rsidP="00761B70" w:rsidRDefault="00761B70" w14:paraId="59F57F64" w14:textId="77777777">
      <w:pPr>
        <w:shd w:val="clear" w:color="auto" w:fill="FFFFFE"/>
        <w:spacing w:line="325" w:lineRule="auto"/>
      </w:pPr>
    </w:p>
    <w:p w:rsidR="00761B70" w:rsidP="00761B70" w:rsidRDefault="64645F67" w14:paraId="3A2505E8" w14:textId="27EBB21A">
      <w:pPr>
        <w:pStyle w:val="Heading3"/>
      </w:pPr>
      <w:bookmarkStart w:name="_Toc2102076723" w:id="38"/>
      <w:r>
        <w:t>Create Resource Order entity:</w:t>
      </w:r>
      <w:bookmarkEnd w:id="38"/>
    </w:p>
    <w:p w:rsidRPr="00941D1C" w:rsidR="00761B70" w:rsidP="35AF67DE" w:rsidRDefault="00761B70" w14:paraId="3960624F" w14:textId="55964A67">
      <w:pPr>
        <w:widowControl w:val="0"/>
        <w:rPr>
          <w:rFonts w:ascii="Calibri" w:hAnsi="Calibri" w:eastAsia="Tahoma" w:cs="Calibri"/>
          <w:color w:val="00B050"/>
          <w:lang w:val="en-US"/>
        </w:rPr>
      </w:pPr>
      <w:r w:rsidRPr="35AF67DE">
        <w:rPr>
          <w:rFonts w:ascii="Calibri" w:hAnsi="Calibri" w:eastAsia="Tahoma" w:cs="Calibri"/>
          <w:b/>
          <w:bCs/>
          <w:color w:val="000000"/>
          <w:lang w:val="en-US"/>
        </w:rPr>
        <w:t>Description</w:t>
      </w:r>
      <w:r w:rsidRPr="35AF67DE">
        <w:rPr>
          <w:rFonts w:ascii="Calibri" w:hAnsi="Calibri" w:eastAsia="Tahoma" w:cs="Calibri"/>
          <w:b/>
          <w:bCs/>
          <w:color w:val="000000"/>
          <w:cs/>
          <w:lang w:val="en-US"/>
        </w:rPr>
        <w:t xml:space="preserve">: </w:t>
      </w:r>
      <w:r w:rsidRPr="35AF67DE">
        <w:rPr>
          <w:lang w:val="en-US"/>
        </w:rPr>
        <w:t xml:space="preserve">Creates resource ordering related fields and ties is to a given </w:t>
      </w:r>
      <w:proofErr w:type="spellStart"/>
      <w:r w:rsidRPr="35AF67DE">
        <w:rPr>
          <w:lang w:val="en-US"/>
        </w:rPr>
        <w:t>resourceId</w:t>
      </w:r>
      <w:proofErr w:type="spellEnd"/>
    </w:p>
    <w:p w:rsidRPr="00941D1C" w:rsidR="00761B70" w:rsidP="00761B70" w:rsidRDefault="00761B70" w14:paraId="41A8400C" w14:textId="699D4A81">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Pr>
          <w:rFonts w:ascii="Calibri" w:hAnsi="Calibri" w:eastAsia="Tahoma" w:cs="Calibri"/>
          <w:szCs w:val="20"/>
        </w:rPr>
        <w:t>POST</w:t>
      </w:r>
    </w:p>
    <w:p w:rsidRPr="003D2D21" w:rsidR="00761B70" w:rsidP="00761B70" w:rsidRDefault="00761B70" w14:paraId="6EADF3E8" w14:textId="77777777">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w:t>
      </w:r>
      <w:proofErr w:type="spellStart"/>
      <w:r>
        <w:rPr>
          <w:lang w:val="en-US"/>
        </w:rPr>
        <w:t>resourceOrder</w:t>
      </w:r>
      <w:proofErr w:type="spellEnd"/>
    </w:p>
    <w:p w:rsidR="00761B70" w:rsidP="00761B70" w:rsidRDefault="00761B70" w14:paraId="22730C89" w14:textId="77777777">
      <w:pPr>
        <w:rPr>
          <w:b/>
          <w:bCs/>
        </w:rPr>
      </w:pPr>
    </w:p>
    <w:p w:rsidR="00761B70" w:rsidP="00761B70" w:rsidRDefault="00761B70" w14:paraId="32B4A3FC" w14:textId="77777777">
      <w:pPr>
        <w:pStyle w:val="Heading4"/>
      </w:pPr>
      <w:r>
        <w:t xml:space="preserve">Request Body Parameters: </w:t>
      </w:r>
    </w:p>
    <w:tbl>
      <w:tblPr>
        <w:tblW w:w="14644" w:type="dxa"/>
        <w:tblInd w:w="93" w:type="dxa"/>
        <w:tblLayout w:type="fixed"/>
        <w:tblCellMar>
          <w:left w:w="115" w:type="dxa"/>
          <w:right w:w="115" w:type="dxa"/>
        </w:tblCellMar>
        <w:tblLook w:val="0400" w:firstRow="0" w:lastRow="0" w:firstColumn="0" w:lastColumn="0" w:noHBand="0" w:noVBand="1"/>
      </w:tblPr>
      <w:tblGrid>
        <w:gridCol w:w="2312"/>
        <w:gridCol w:w="992"/>
        <w:gridCol w:w="1418"/>
        <w:gridCol w:w="8221"/>
        <w:gridCol w:w="1701"/>
      </w:tblGrid>
      <w:tr w:rsidR="00EE0808" w:rsidTr="00A1708A" w14:paraId="275CE001" w14:textId="77777777">
        <w:trPr>
          <w:trHeight w:val="91"/>
          <w:tblHeader/>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EE0808" w:rsidP="00A1708A" w:rsidRDefault="00EE0808" w14:paraId="52543147" w14:textId="77777777">
            <w:pPr>
              <w:spacing w:line="240" w:lineRule="auto"/>
              <w:jc w:val="center"/>
              <w:rPr>
                <w:rFonts w:ascii="Tahoma" w:hAnsi="Tahoma" w:eastAsia="Tahoma" w:cs="Tahoma"/>
                <w:b/>
                <w:sz w:val="20"/>
                <w:szCs w:val="20"/>
              </w:rPr>
            </w:pPr>
            <w:r>
              <w:rPr>
                <w:rFonts w:ascii="Tahoma" w:hAnsi="Tahoma" w:eastAsia="Tahoma" w:cs="Tahoma"/>
                <w:b/>
                <w:sz w:val="20"/>
                <w:szCs w:val="20"/>
              </w:rPr>
              <w:t>Field</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EE0808" w:rsidP="00A1708A" w:rsidRDefault="00EE0808" w14:paraId="02F35A39" w14:textId="77777777">
            <w:pPr>
              <w:spacing w:line="240" w:lineRule="auto"/>
              <w:jc w:val="center"/>
              <w:rPr>
                <w:rFonts w:ascii="Tahoma" w:hAnsi="Tahoma" w:eastAsia="Tahoma" w:cs="Tahoma"/>
                <w:b/>
                <w:sz w:val="20"/>
                <w:szCs w:val="20"/>
              </w:rPr>
            </w:pPr>
            <w:r>
              <w:rPr>
                <w:rFonts w:ascii="Tahoma" w:hAnsi="Tahoma" w:eastAsia="Tahoma" w:cs="Tahoma"/>
                <w:b/>
                <w:sz w:val="20"/>
                <w:szCs w:val="20"/>
              </w:rPr>
              <w:t>O/M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EE0808" w:rsidP="00A1708A" w:rsidRDefault="00EE0808" w14:paraId="4CD8DFA0" w14:textId="77777777">
            <w:pPr>
              <w:spacing w:line="240" w:lineRule="auto"/>
              <w:jc w:val="center"/>
              <w:rPr>
                <w:rFonts w:ascii="Tahoma" w:hAnsi="Tahoma" w:eastAsia="Tahoma" w:cs="Tahoma"/>
                <w:b/>
                <w:sz w:val="20"/>
                <w:szCs w:val="20"/>
              </w:rPr>
            </w:pPr>
            <w:r>
              <w:rPr>
                <w:rFonts w:ascii="Tahoma" w:hAnsi="Tahoma" w:eastAsia="Tahoma" w:cs="Tahoma"/>
                <w:b/>
                <w:sz w:val="20"/>
                <w:szCs w:val="20"/>
              </w:rPr>
              <w:t>Type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EE0808" w:rsidP="00A1708A" w:rsidRDefault="00EE0808" w14:paraId="3707C955"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c>
          <w:tcPr>
            <w:tcW w:w="170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tcPr>
          <w:p w:rsidR="00EE0808" w:rsidP="00A1708A" w:rsidRDefault="00EE0808" w14:paraId="40C381F1" w14:textId="77777777">
            <w:pPr>
              <w:spacing w:line="240" w:lineRule="auto"/>
              <w:jc w:val="center"/>
              <w:rPr>
                <w:rFonts w:ascii="Tahoma" w:hAnsi="Tahoma" w:eastAsia="Tahoma" w:cs="Tahoma"/>
                <w:b/>
                <w:sz w:val="20"/>
                <w:szCs w:val="20"/>
              </w:rPr>
            </w:pPr>
            <w:r>
              <w:rPr>
                <w:rFonts w:ascii="Tahoma" w:hAnsi="Tahoma" w:eastAsia="Tahoma" w:cs="Tahoma"/>
                <w:b/>
                <w:sz w:val="20"/>
                <w:szCs w:val="20"/>
              </w:rPr>
              <w:t>Sample Value</w:t>
            </w:r>
          </w:p>
        </w:tc>
      </w:tr>
      <w:tr w:rsidR="00EE0808" w:rsidTr="00A1708A" w14:paraId="07A93526"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65E278E4" w14:textId="77777777">
            <w:pPr>
              <w:spacing w:line="240" w:lineRule="auto"/>
              <w:rPr>
                <w:rFonts w:ascii="Tahoma" w:hAnsi="Tahoma" w:eastAsia="Tahoma" w:cs="Tahoma"/>
                <w:sz w:val="20"/>
                <w:szCs w:val="20"/>
                <w:lang w:val="en-US"/>
              </w:rPr>
            </w:pPr>
            <w:proofErr w:type="spellStart"/>
            <w:r w:rsidRPr="7E3C46EE">
              <w:rPr>
                <w:rFonts w:ascii="Tahoma" w:hAnsi="Tahoma" w:eastAsia="Tahoma" w:cs="Tahoma"/>
                <w:sz w:val="20"/>
                <w:szCs w:val="20"/>
                <w:lang w:val="en-US"/>
              </w:rPr>
              <w:t>assignedBy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3C44B159"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32547A1A"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6DDCF7F5" w14:textId="77777777">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The user which assigned the SIM to a shop (for restocking and other general purposes). After assigning, this SIM will be shipped to the assigned shop.</w:t>
            </w:r>
          </w:p>
        </w:tc>
        <w:tc>
          <w:tcPr>
            <w:tcW w:w="1701" w:type="dxa"/>
            <w:tcBorders>
              <w:top w:val="single" w:color="000000" w:themeColor="text1" w:sz="4" w:space="0"/>
              <w:left w:val="nil"/>
              <w:bottom w:val="single" w:color="000000" w:themeColor="text1" w:sz="4" w:space="0"/>
              <w:right w:val="single" w:color="000000" w:themeColor="text1" w:sz="4" w:space="0"/>
            </w:tcBorders>
          </w:tcPr>
          <w:p w:rsidRPr="7E3C46EE" w:rsidR="00EE0808" w:rsidP="00A1708A" w:rsidRDefault="00EE0808" w14:paraId="51215AE7"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phxusr</w:t>
            </w:r>
            <w:proofErr w:type="spellEnd"/>
          </w:p>
        </w:tc>
      </w:tr>
      <w:tr w:rsidR="00EE0808" w:rsidTr="00A1708A" w14:paraId="5A9A51E2"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0168B57F"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assignSystem</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29076F94"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1D503B37"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29FC5FAC" w14:textId="77777777">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The system (e.g. MO/PHX) that assigned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Pr="7E3C46EE" w:rsidR="00EE0808" w:rsidP="00A1708A" w:rsidRDefault="00EE0808" w14:paraId="51EF0B88"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phx</w:t>
            </w:r>
            <w:proofErr w:type="spellEnd"/>
          </w:p>
        </w:tc>
      </w:tr>
      <w:tr w:rsidR="00EE0808" w:rsidTr="00A1708A" w14:paraId="20598A77"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6D443BCB"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assignedDate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6DB6BBC7"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164EA3D4" w14:textId="77777777">
            <w:pPr>
              <w:spacing w:line="240" w:lineRule="auto"/>
              <w:rPr>
                <w:rFonts w:ascii="Tahoma" w:hAnsi="Tahoma" w:eastAsia="Tahoma" w:cs="Tahoma"/>
                <w:sz w:val="20"/>
                <w:szCs w:val="20"/>
              </w:rPr>
            </w:pPr>
            <w:r>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61EFAA18" w14:textId="77777777">
            <w:pPr>
              <w:spacing w:line="240" w:lineRule="auto"/>
              <w:rPr>
                <w:rFonts w:ascii="Tahoma" w:hAnsi="Tahoma" w:eastAsia="Tahoma" w:cs="Tahoma"/>
                <w:sz w:val="20"/>
                <w:szCs w:val="20"/>
              </w:rPr>
            </w:pPr>
            <w:r>
              <w:rPr>
                <w:rFonts w:ascii="Tahoma" w:hAnsi="Tahoma" w:eastAsia="Tahoma" w:cs="Tahoma"/>
                <w:sz w:val="20"/>
                <w:szCs w:val="20"/>
              </w:rPr>
              <w:t xml:space="preserve">The date that the SIM was assigned to the shop/location. </w:t>
            </w:r>
          </w:p>
          <w:p w:rsidR="00EE0808" w:rsidP="00A1708A" w:rsidRDefault="00EE0808" w14:paraId="425D4FC2" w14:textId="77777777">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EE0808" w:rsidP="00A1708A" w:rsidRDefault="00EE0808" w14:paraId="10C994AE" w14:textId="77777777">
            <w:pPr>
              <w:spacing w:line="240" w:lineRule="auto"/>
              <w:rPr>
                <w:rFonts w:ascii="Tahoma" w:hAnsi="Tahoma" w:eastAsia="Tahoma" w:cs="Tahoma"/>
                <w:sz w:val="20"/>
                <w:szCs w:val="20"/>
              </w:rPr>
            </w:pPr>
            <w:r w:rsidRPr="00674CE8">
              <w:rPr>
                <w:rFonts w:ascii="Calibri" w:hAnsi="Calibri" w:cs="Calibri"/>
                <w:color w:val="000000"/>
                <w:szCs w:val="20"/>
                <w:lang w:val="en-GB"/>
              </w:rPr>
              <w:t>2020-06-18T17:24:53Z</w:t>
            </w:r>
          </w:p>
        </w:tc>
      </w:tr>
      <w:tr w:rsidR="00EE0808" w:rsidTr="00A1708A" w14:paraId="5FBB9CBB"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212F64" w14:paraId="2621B400" w14:textId="3EE783EA">
            <w:pPr>
              <w:spacing w:line="240" w:lineRule="auto"/>
              <w:rPr>
                <w:rFonts w:ascii="Tahoma" w:hAnsi="Tahoma" w:eastAsia="Tahoma" w:cs="Tahoma"/>
                <w:sz w:val="20"/>
                <w:szCs w:val="20"/>
                <w:lang w:val="en-US"/>
              </w:rPr>
            </w:pPr>
            <w:r>
              <w:rPr>
                <w:rFonts w:ascii="Tahoma" w:hAnsi="Tahoma" w:eastAsia="Tahoma" w:cs="Tahoma"/>
                <w:sz w:val="20"/>
                <w:szCs w:val="20"/>
                <w:lang w:val="en-US"/>
              </w:rPr>
              <w:t>reason</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76032363"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EE0808" w:rsidP="00A1708A" w:rsidRDefault="00EE0808" w14:paraId="7171806D"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2A58D25B" w14:textId="77777777">
            <w:pPr>
              <w:spacing w:line="240" w:lineRule="auto"/>
              <w:rPr>
                <w:rFonts w:ascii="Tahoma" w:hAnsi="Tahoma" w:eastAsia="Tahoma" w:cs="Tahoma"/>
                <w:sz w:val="20"/>
                <w:szCs w:val="20"/>
              </w:rPr>
            </w:pPr>
            <w:r>
              <w:rPr>
                <w:rFonts w:ascii="Tahoma" w:hAnsi="Tahoma" w:eastAsia="Tahoma" w:cs="Tahoma"/>
                <w:sz w:val="20"/>
                <w:szCs w:val="20"/>
              </w:rPr>
              <w:t>The reason noted by a user for each change</w:t>
            </w:r>
          </w:p>
        </w:tc>
        <w:tc>
          <w:tcPr>
            <w:tcW w:w="1701" w:type="dxa"/>
            <w:tcBorders>
              <w:top w:val="single" w:color="000000" w:themeColor="text1" w:sz="4" w:space="0"/>
              <w:left w:val="nil"/>
              <w:bottom w:val="single" w:color="000000" w:themeColor="text1" w:sz="4" w:space="0"/>
              <w:right w:val="single" w:color="000000" w:themeColor="text1" w:sz="4" w:space="0"/>
            </w:tcBorders>
          </w:tcPr>
          <w:p w:rsidR="00EE0808" w:rsidP="00A1708A" w:rsidRDefault="00EE0808" w14:paraId="2C8AB12C" w14:textId="77777777">
            <w:pPr>
              <w:spacing w:line="240" w:lineRule="auto"/>
              <w:rPr>
                <w:rFonts w:ascii="Tahoma" w:hAnsi="Tahoma" w:eastAsia="Tahoma" w:cs="Tahoma"/>
                <w:sz w:val="20"/>
                <w:szCs w:val="20"/>
              </w:rPr>
            </w:pPr>
          </w:p>
        </w:tc>
      </w:tr>
      <w:tr w:rsidR="00EE0808" w:rsidTr="00A1708A" w14:paraId="15F19493"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3B78912B"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locationCode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1B65F34B"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EE0808" w:rsidP="00A1708A" w:rsidRDefault="00EE0808" w14:paraId="31334177" w14:textId="77777777">
            <w:pPr>
              <w:spacing w:line="240" w:lineRule="auto"/>
              <w:rPr>
                <w:rFonts w:ascii="Tahoma" w:hAnsi="Tahoma" w:eastAsia="Tahoma" w:cs="Tahoma"/>
                <w:sz w:val="20"/>
                <w:szCs w:val="20"/>
              </w:rPr>
            </w:pPr>
            <w:r w:rsidRPr="00F46B80">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16633512" w14:textId="77777777">
            <w:pPr>
              <w:spacing w:line="240" w:lineRule="auto"/>
              <w:rPr>
                <w:rFonts w:ascii="Tahoma" w:hAnsi="Tahoma" w:eastAsia="Tahoma" w:cs="Tahoma"/>
                <w:sz w:val="20"/>
                <w:szCs w:val="20"/>
              </w:rPr>
            </w:pPr>
            <w:r>
              <w:rPr>
                <w:rFonts w:ascii="Tahoma" w:hAnsi="Tahoma" w:eastAsia="Tahoma" w:cs="Tahoma"/>
                <w:sz w:val="20"/>
                <w:szCs w:val="20"/>
              </w:rPr>
              <w:t>The SAP location (AIS Shop) ID in which the SIM Perso occurred</w:t>
            </w:r>
          </w:p>
        </w:tc>
        <w:tc>
          <w:tcPr>
            <w:tcW w:w="1701" w:type="dxa"/>
            <w:tcBorders>
              <w:top w:val="single" w:color="000000" w:themeColor="text1" w:sz="4" w:space="0"/>
              <w:left w:val="nil"/>
              <w:bottom w:val="single" w:color="000000" w:themeColor="text1" w:sz="4" w:space="0"/>
              <w:right w:val="single" w:color="000000" w:themeColor="text1" w:sz="4" w:space="0"/>
            </w:tcBorders>
          </w:tcPr>
          <w:p w:rsidR="00EE0808" w:rsidP="00A1708A" w:rsidRDefault="00EE0808" w14:paraId="76F7A7E9" w14:textId="77777777">
            <w:pPr>
              <w:spacing w:line="240" w:lineRule="auto"/>
              <w:rPr>
                <w:rFonts w:ascii="Tahoma" w:hAnsi="Tahoma" w:eastAsia="Tahoma" w:cs="Tahoma"/>
                <w:sz w:val="20"/>
                <w:szCs w:val="20"/>
              </w:rPr>
            </w:pPr>
          </w:p>
        </w:tc>
      </w:tr>
      <w:tr w:rsidR="00EE0808" w:rsidTr="00A1708A" w14:paraId="338737D0"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6FDD99B3"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prevLocationCode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235E611D"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EE0808" w:rsidP="00A1708A" w:rsidRDefault="00EE0808" w14:paraId="76C05D63"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4CCBA696" w14:textId="77777777">
            <w:pPr>
              <w:spacing w:line="240" w:lineRule="auto"/>
              <w:rPr>
                <w:rFonts w:ascii="Tahoma" w:hAnsi="Tahoma" w:eastAsia="Tahoma" w:cs="Tahoma"/>
                <w:sz w:val="20"/>
                <w:szCs w:val="20"/>
              </w:rPr>
            </w:pPr>
            <w:r w:rsidRPr="7F98CED1">
              <w:rPr>
                <w:rFonts w:ascii="Tahoma" w:hAnsi="Tahoma" w:eastAsia="Tahoma" w:cs="Tahoma"/>
                <w:sz w:val="20"/>
                <w:szCs w:val="20"/>
                <w:lang w:val="en-US"/>
              </w:rPr>
              <w:t>The previous location code</w:t>
            </w:r>
          </w:p>
        </w:tc>
        <w:tc>
          <w:tcPr>
            <w:tcW w:w="1701" w:type="dxa"/>
            <w:tcBorders>
              <w:top w:val="single" w:color="000000" w:themeColor="text1" w:sz="4" w:space="0"/>
              <w:left w:val="nil"/>
              <w:bottom w:val="single" w:color="000000" w:themeColor="text1" w:sz="4" w:space="0"/>
              <w:right w:val="single" w:color="000000" w:themeColor="text1" w:sz="4" w:space="0"/>
            </w:tcBorders>
          </w:tcPr>
          <w:p w:rsidR="00EE0808" w:rsidP="00A1708A" w:rsidRDefault="00EE0808" w14:paraId="3BC2997E" w14:textId="77777777">
            <w:pPr>
              <w:spacing w:line="240" w:lineRule="auto"/>
              <w:rPr>
                <w:rFonts w:ascii="Tahoma" w:hAnsi="Tahoma" w:eastAsia="Tahoma" w:cs="Tahoma"/>
                <w:sz w:val="20"/>
                <w:szCs w:val="20"/>
              </w:rPr>
            </w:pPr>
          </w:p>
        </w:tc>
      </w:tr>
      <w:tr w:rsidR="00EE0808" w:rsidTr="00A1708A" w14:paraId="7F460473"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6574F383"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receivedBy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52AED755"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1887C38E" w14:textId="77777777">
            <w:pPr>
              <w:spacing w:line="240" w:lineRule="auto"/>
              <w:rPr>
                <w:rFonts w:ascii="Tahoma" w:hAnsi="Tahoma" w:eastAsia="Tahoma" w:cs="Tahoma"/>
                <w:sz w:val="20"/>
                <w:szCs w:val="20"/>
              </w:rPr>
            </w:pPr>
            <w:r w:rsidRPr="00F46B80">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2B65D2BD" w14:textId="77777777">
            <w:pPr>
              <w:spacing w:line="240" w:lineRule="auto"/>
              <w:rPr>
                <w:rFonts w:ascii="Tahoma" w:hAnsi="Tahoma" w:eastAsia="Tahoma" w:cs="Tahoma"/>
                <w:sz w:val="20"/>
                <w:szCs w:val="20"/>
              </w:rPr>
            </w:pPr>
            <w:r>
              <w:rPr>
                <w:rFonts w:ascii="Tahoma" w:hAnsi="Tahoma" w:eastAsia="Tahoma" w:cs="Tahoma"/>
                <w:sz w:val="20"/>
                <w:szCs w:val="20"/>
              </w:rPr>
              <w:t>The AIS shop that received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00EE0808" w:rsidP="00A1708A" w:rsidRDefault="00EE0808" w14:paraId="7C526051" w14:textId="77777777">
            <w:pPr>
              <w:spacing w:line="240" w:lineRule="auto"/>
              <w:rPr>
                <w:rFonts w:ascii="Tahoma" w:hAnsi="Tahoma" w:eastAsia="Tahoma" w:cs="Tahoma"/>
                <w:sz w:val="20"/>
                <w:szCs w:val="20"/>
              </w:rPr>
            </w:pPr>
            <w:r>
              <w:rPr>
                <w:rFonts w:ascii="Tahoma" w:hAnsi="Tahoma" w:eastAsia="Tahoma" w:cs="Tahoma"/>
                <w:sz w:val="20"/>
                <w:szCs w:val="20"/>
              </w:rPr>
              <w:t>AIS Shop 1</w:t>
            </w:r>
          </w:p>
        </w:tc>
      </w:tr>
      <w:tr w:rsidR="00EE0808" w:rsidTr="00A1708A" w14:paraId="015FD9AD"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3C25A7BD"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receivedDate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0BA0D029"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335E67D9" w14:textId="77777777">
            <w:pPr>
              <w:spacing w:line="240" w:lineRule="auto"/>
              <w:rPr>
                <w:rFonts w:ascii="Tahoma" w:hAnsi="Tahoma" w:eastAsia="Tahoma" w:cs="Tahoma"/>
                <w:sz w:val="20"/>
                <w:szCs w:val="20"/>
              </w:rPr>
            </w:pPr>
            <w:r>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47C2B717" w14:textId="77777777">
            <w:pPr>
              <w:spacing w:line="240" w:lineRule="auto"/>
              <w:rPr>
                <w:rFonts w:ascii="Tahoma" w:hAnsi="Tahoma" w:eastAsia="Tahoma" w:cs="Tahoma"/>
                <w:sz w:val="20"/>
                <w:szCs w:val="20"/>
              </w:rPr>
            </w:pPr>
            <w:r>
              <w:rPr>
                <w:rFonts w:ascii="Tahoma" w:hAnsi="Tahoma" w:eastAsia="Tahoma" w:cs="Tahoma"/>
                <w:sz w:val="20"/>
                <w:szCs w:val="20"/>
              </w:rPr>
              <w:t>The date in which the SIM was received at the shop</w:t>
            </w:r>
          </w:p>
          <w:p w:rsidR="00EE0808" w:rsidP="00A1708A" w:rsidRDefault="00EE0808" w14:paraId="13F6BD3B" w14:textId="77777777">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EE0808" w:rsidP="00A1708A" w:rsidRDefault="00EE0808" w14:paraId="7BC64C08" w14:textId="77777777">
            <w:pPr>
              <w:spacing w:line="240" w:lineRule="auto"/>
              <w:rPr>
                <w:rFonts w:ascii="Tahoma" w:hAnsi="Tahoma" w:eastAsia="Tahoma" w:cs="Tahoma"/>
                <w:sz w:val="20"/>
                <w:szCs w:val="20"/>
              </w:rPr>
            </w:pPr>
            <w:r w:rsidRPr="00674CE8">
              <w:rPr>
                <w:rFonts w:ascii="Calibri" w:hAnsi="Calibri" w:cs="Calibri"/>
                <w:color w:val="000000"/>
                <w:szCs w:val="20"/>
                <w:lang w:val="en-GB"/>
              </w:rPr>
              <w:t>2020-06-18T17:24:53Z</w:t>
            </w:r>
          </w:p>
        </w:tc>
      </w:tr>
      <w:tr w:rsidR="00EE0808" w:rsidTr="00A1708A" w14:paraId="530AC6C8"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552E849C"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rejectedBy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74A22871"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0BF65F34"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05AF13CD" w14:textId="77777777">
            <w:pPr>
              <w:spacing w:line="240" w:lineRule="auto"/>
              <w:rPr>
                <w:rFonts w:ascii="Tahoma" w:hAnsi="Tahoma" w:eastAsia="Tahoma" w:cs="Tahoma"/>
                <w:sz w:val="20"/>
                <w:szCs w:val="20"/>
              </w:rPr>
            </w:pPr>
            <w:r>
              <w:rPr>
                <w:rFonts w:ascii="Tahoma" w:hAnsi="Tahoma" w:eastAsia="Tahoma" w:cs="Tahoma"/>
                <w:sz w:val="20"/>
                <w:szCs w:val="20"/>
              </w:rPr>
              <w:t>The username that rejected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00EE0808" w:rsidP="00A1708A" w:rsidRDefault="00EE0808" w14:paraId="28976502" w14:textId="77777777">
            <w:pPr>
              <w:spacing w:line="240" w:lineRule="auto"/>
              <w:rPr>
                <w:rFonts w:ascii="Tahoma" w:hAnsi="Tahoma" w:eastAsia="Tahoma" w:cs="Tahoma"/>
                <w:sz w:val="20"/>
                <w:szCs w:val="20"/>
                <w:lang w:val="en-US"/>
              </w:rPr>
            </w:pPr>
            <w:proofErr w:type="spellStart"/>
            <w:r w:rsidRPr="7F98CED1">
              <w:rPr>
                <w:rFonts w:ascii="Tahoma" w:hAnsi="Tahoma" w:eastAsia="Tahoma" w:cs="Tahoma"/>
                <w:sz w:val="20"/>
                <w:szCs w:val="20"/>
                <w:lang w:val="en-US"/>
              </w:rPr>
              <w:t>phxusr</w:t>
            </w:r>
            <w:proofErr w:type="spellEnd"/>
          </w:p>
        </w:tc>
      </w:tr>
      <w:tr w:rsidR="00EE0808" w:rsidTr="00A1708A" w14:paraId="56224C86"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5F78C451"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rejectedDate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37103337"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03898C04" w14:textId="77777777">
            <w:pPr>
              <w:spacing w:line="240" w:lineRule="auto"/>
              <w:rPr>
                <w:rFonts w:ascii="Tahoma" w:hAnsi="Tahoma" w:eastAsia="Tahoma" w:cs="Tahoma"/>
                <w:sz w:val="20"/>
                <w:szCs w:val="20"/>
              </w:rPr>
            </w:pPr>
            <w:r>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4ECD306C" w14:textId="77777777">
            <w:pPr>
              <w:spacing w:line="240" w:lineRule="auto"/>
              <w:rPr>
                <w:rFonts w:ascii="Tahoma" w:hAnsi="Tahoma" w:eastAsia="Tahoma" w:cs="Tahoma"/>
                <w:sz w:val="20"/>
                <w:szCs w:val="20"/>
              </w:rPr>
            </w:pPr>
            <w:r>
              <w:rPr>
                <w:rFonts w:ascii="Tahoma" w:hAnsi="Tahoma" w:eastAsia="Tahoma" w:cs="Tahoma"/>
                <w:sz w:val="20"/>
                <w:szCs w:val="20"/>
              </w:rPr>
              <w:t>The date the SIM was rejected</w:t>
            </w:r>
          </w:p>
          <w:p w:rsidR="00EE0808" w:rsidP="00A1708A" w:rsidRDefault="00EE0808" w14:paraId="30C77734" w14:textId="77777777">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EE0808" w:rsidP="00A1708A" w:rsidRDefault="00EE0808" w14:paraId="6F34C2CE" w14:textId="77777777">
            <w:pPr>
              <w:spacing w:line="240" w:lineRule="auto"/>
              <w:rPr>
                <w:rFonts w:ascii="Tahoma" w:hAnsi="Tahoma" w:eastAsia="Tahoma" w:cs="Tahoma"/>
                <w:sz w:val="20"/>
                <w:szCs w:val="20"/>
              </w:rPr>
            </w:pPr>
            <w:r w:rsidRPr="00674CE8">
              <w:rPr>
                <w:rFonts w:ascii="Calibri" w:hAnsi="Calibri" w:cs="Calibri"/>
                <w:color w:val="000000"/>
                <w:szCs w:val="20"/>
                <w:lang w:val="en-GB"/>
              </w:rPr>
              <w:t>2020-06-18T17:24:53Z</w:t>
            </w:r>
          </w:p>
        </w:tc>
      </w:tr>
      <w:tr w:rsidR="00EE0808" w:rsidTr="00A1708A" w14:paraId="70A0F8B9"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7CDE9BE6"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resetBy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030FC3FD"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0EDE76F0"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0785873F" w14:textId="77777777">
            <w:pPr>
              <w:spacing w:line="240" w:lineRule="auto"/>
              <w:rPr>
                <w:rFonts w:ascii="Tahoma" w:hAnsi="Tahoma" w:eastAsia="Tahoma" w:cs="Tahoma"/>
                <w:sz w:val="20"/>
                <w:szCs w:val="20"/>
              </w:rPr>
            </w:pPr>
            <w:r>
              <w:rPr>
                <w:rFonts w:ascii="Tahoma" w:hAnsi="Tahoma" w:eastAsia="Tahoma" w:cs="Tahoma"/>
                <w:sz w:val="20"/>
                <w:szCs w:val="20"/>
              </w:rPr>
              <w:t>The username that reset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Pr="00674CE8" w:rsidR="00EE0808" w:rsidP="00A1708A" w:rsidRDefault="00EE0808" w14:paraId="28A22CE4" w14:textId="77777777">
            <w:pPr>
              <w:spacing w:line="240" w:lineRule="auto"/>
              <w:rPr>
                <w:rFonts w:ascii="Calibri" w:hAnsi="Calibri" w:cs="Calibri"/>
                <w:color w:val="000000"/>
                <w:szCs w:val="20"/>
                <w:lang w:val="en-GB"/>
              </w:rPr>
            </w:pPr>
          </w:p>
        </w:tc>
      </w:tr>
      <w:tr w:rsidR="00EE0808" w:rsidTr="00A1708A" w14:paraId="6A5C6695"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6A72BF80"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resetDate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4F2979BA"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052FA173"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0F517A31" w14:textId="77777777">
            <w:pPr>
              <w:spacing w:line="240" w:lineRule="auto"/>
              <w:rPr>
                <w:rFonts w:ascii="Tahoma" w:hAnsi="Tahoma" w:eastAsia="Tahoma" w:cs="Tahoma"/>
                <w:sz w:val="20"/>
                <w:szCs w:val="20"/>
              </w:rPr>
            </w:pPr>
            <w:r>
              <w:rPr>
                <w:rFonts w:ascii="Tahoma" w:hAnsi="Tahoma" w:eastAsia="Tahoma" w:cs="Tahoma"/>
                <w:sz w:val="20"/>
                <w:szCs w:val="20"/>
              </w:rPr>
              <w:t>The date the SIM was reset</w:t>
            </w:r>
          </w:p>
          <w:p w:rsidR="00EE0808" w:rsidP="00A1708A" w:rsidRDefault="00EE0808" w14:paraId="43C9733B" w14:textId="77777777">
            <w:pPr>
              <w:spacing w:line="240" w:lineRule="auto"/>
              <w:rPr>
                <w:rFonts w:ascii="Tahoma" w:hAnsi="Tahoma" w:eastAsia="Tahoma" w:cs="Tahoma"/>
                <w:sz w:val="20"/>
                <w:szCs w:val="20"/>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Pr="00674CE8" w:rsidR="00EE0808" w:rsidP="00A1708A" w:rsidRDefault="00EE0808" w14:paraId="22567893" w14:textId="77777777">
            <w:pPr>
              <w:spacing w:line="240" w:lineRule="auto"/>
              <w:rPr>
                <w:rFonts w:ascii="Calibri" w:hAnsi="Calibri" w:cs="Calibri"/>
                <w:color w:val="000000"/>
                <w:szCs w:val="20"/>
                <w:lang w:val="en-GB"/>
              </w:rPr>
            </w:pPr>
          </w:p>
        </w:tc>
      </w:tr>
      <w:tr w:rsidR="00EE0808" w:rsidTr="00A1708A" w14:paraId="5F6458D7"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75D85165"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resetReason</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06B785C8"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49940752"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4EE9C16F" w14:textId="77777777">
            <w:pPr>
              <w:spacing w:line="240" w:lineRule="auto"/>
              <w:rPr>
                <w:rFonts w:ascii="Tahoma" w:hAnsi="Tahoma" w:eastAsia="Tahoma" w:cs="Tahoma"/>
                <w:sz w:val="20"/>
                <w:szCs w:val="20"/>
              </w:rPr>
            </w:pPr>
            <w:r>
              <w:rPr>
                <w:rFonts w:ascii="Tahoma" w:hAnsi="Tahoma" w:eastAsia="Tahoma" w:cs="Tahoma"/>
                <w:sz w:val="20"/>
                <w:szCs w:val="20"/>
              </w:rPr>
              <w:t>The reason for resetting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Pr="00674CE8" w:rsidR="00EE0808" w:rsidP="00A1708A" w:rsidRDefault="00EE0808" w14:paraId="78AEA7B2" w14:textId="77777777">
            <w:pPr>
              <w:spacing w:line="240" w:lineRule="auto"/>
              <w:rPr>
                <w:rFonts w:ascii="Calibri" w:hAnsi="Calibri" w:cs="Calibri"/>
                <w:color w:val="000000"/>
                <w:szCs w:val="20"/>
                <w:lang w:val="en-GB"/>
              </w:rPr>
            </w:pPr>
          </w:p>
        </w:tc>
      </w:tr>
      <w:tr w:rsidR="00EE0808" w:rsidTr="00A1708A" w14:paraId="5267BF02"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27B10FA4"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subLocationName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4EB1D0C2"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16A27593" w14:textId="77777777">
            <w:pPr>
              <w:spacing w:line="240" w:lineRule="auto"/>
              <w:rPr>
                <w:rFonts w:ascii="Tahoma" w:hAnsi="Tahoma" w:eastAsia="Tahoma" w:cs="Tahoma"/>
                <w:sz w:val="20"/>
                <w:szCs w:val="20"/>
              </w:rPr>
            </w:pPr>
            <w:r w:rsidRPr="00F46B80">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71854CBC" w14:textId="77777777">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 xml:space="preserve">The full name of the </w:t>
            </w:r>
            <w:proofErr w:type="spellStart"/>
            <w:r w:rsidRPr="7E3C46EE">
              <w:rPr>
                <w:rFonts w:ascii="Tahoma" w:hAnsi="Tahoma" w:eastAsia="Tahoma" w:cs="Tahoma"/>
                <w:sz w:val="20"/>
                <w:szCs w:val="20"/>
                <w:lang w:val="en-US"/>
              </w:rPr>
              <w:t>locationCode</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Pr="7E3C46EE" w:rsidR="00EE0808" w:rsidP="00A1708A" w:rsidRDefault="00EE0808" w14:paraId="21DDBB50" w14:textId="77777777">
            <w:pPr>
              <w:spacing w:line="240" w:lineRule="auto"/>
              <w:rPr>
                <w:rFonts w:ascii="Tahoma" w:hAnsi="Tahoma" w:eastAsia="Tahoma" w:cs="Tahoma"/>
                <w:sz w:val="20"/>
                <w:szCs w:val="20"/>
                <w:lang w:val="en-US"/>
              </w:rPr>
            </w:pPr>
            <w:r>
              <w:rPr>
                <w:rFonts w:ascii="Tahoma" w:hAnsi="Tahoma" w:eastAsia="Tahoma" w:cs="Tahoma"/>
                <w:sz w:val="20"/>
                <w:szCs w:val="20"/>
                <w:lang w:val="en-US"/>
              </w:rPr>
              <w:t>AIS Shop 1</w:t>
            </w:r>
          </w:p>
        </w:tc>
      </w:tr>
      <w:tr w:rsidR="00EE0808" w:rsidTr="00A1708A" w14:paraId="359B4DCC"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71178C7C"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transferBy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2F756C4E"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EE0808" w:rsidP="00A1708A" w:rsidRDefault="00EE0808" w14:paraId="46C8BE88"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EE0808" w:rsidP="00A1708A" w:rsidRDefault="00EE0808" w14:paraId="1E424B37" w14:textId="77777777">
            <w:pPr>
              <w:spacing w:line="240" w:lineRule="auto"/>
              <w:rPr>
                <w:rFonts w:ascii="Tahoma" w:hAnsi="Tahoma" w:eastAsia="Tahoma" w:cs="Tahoma"/>
                <w:sz w:val="20"/>
                <w:szCs w:val="20"/>
                <w:lang w:val="en-US"/>
              </w:rPr>
            </w:pPr>
            <w:r>
              <w:rPr>
                <w:rFonts w:ascii="Tahoma" w:hAnsi="Tahoma" w:eastAsia="Tahoma" w:cs="Tahoma"/>
                <w:sz w:val="20"/>
                <w:szCs w:val="20"/>
              </w:rPr>
              <w:t xml:space="preserve">The username that </w:t>
            </w:r>
            <w:proofErr w:type="gramStart"/>
            <w:r>
              <w:rPr>
                <w:rFonts w:ascii="Tahoma" w:hAnsi="Tahoma" w:eastAsia="Tahoma" w:cs="Tahoma"/>
                <w:sz w:val="20"/>
                <w:szCs w:val="20"/>
              </w:rPr>
              <w:t>request</w:t>
            </w:r>
            <w:proofErr w:type="gramEnd"/>
            <w:r>
              <w:rPr>
                <w:rFonts w:ascii="Tahoma" w:hAnsi="Tahoma" w:eastAsia="Tahoma" w:cs="Tahoma"/>
                <w:sz w:val="20"/>
                <w:szCs w:val="20"/>
              </w:rPr>
              <w:t xml:space="preserve"> transfer of SIM to shop location</w:t>
            </w:r>
          </w:p>
        </w:tc>
        <w:tc>
          <w:tcPr>
            <w:tcW w:w="1701" w:type="dxa"/>
            <w:tcBorders>
              <w:top w:val="single" w:color="000000" w:themeColor="text1" w:sz="4" w:space="0"/>
              <w:left w:val="nil"/>
              <w:bottom w:val="single" w:color="000000" w:themeColor="text1" w:sz="4" w:space="0"/>
              <w:right w:val="single" w:color="000000" w:themeColor="text1" w:sz="4" w:space="0"/>
            </w:tcBorders>
          </w:tcPr>
          <w:p w:rsidR="00EE0808" w:rsidP="00A1708A" w:rsidRDefault="00EE0808" w14:paraId="704C2E5B" w14:textId="77777777">
            <w:pPr>
              <w:spacing w:line="240" w:lineRule="auto"/>
              <w:rPr>
                <w:rFonts w:ascii="Tahoma" w:hAnsi="Tahoma" w:eastAsia="Tahoma" w:cs="Tahoma"/>
                <w:sz w:val="20"/>
                <w:szCs w:val="20"/>
                <w:lang w:val="en-US"/>
              </w:rPr>
            </w:pPr>
          </w:p>
        </w:tc>
      </w:tr>
      <w:tr w:rsidR="00EE0808" w:rsidTr="00A1708A" w14:paraId="305BDF35"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220464CD"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transferDate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1D9BD036"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7D8F62E2"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00D16BF2" w14:textId="77777777">
            <w:pPr>
              <w:spacing w:line="240" w:lineRule="auto"/>
              <w:rPr>
                <w:rFonts w:ascii="Tahoma" w:hAnsi="Tahoma" w:eastAsia="Tahoma" w:cs="Tahoma"/>
                <w:sz w:val="20"/>
                <w:szCs w:val="20"/>
              </w:rPr>
            </w:pPr>
            <w:r>
              <w:rPr>
                <w:rFonts w:ascii="Tahoma" w:hAnsi="Tahoma" w:eastAsia="Tahoma" w:cs="Tahoma"/>
                <w:sz w:val="20"/>
                <w:szCs w:val="20"/>
              </w:rPr>
              <w:t>The date the SIM transfer was requested</w:t>
            </w:r>
          </w:p>
          <w:p w:rsidR="00EE0808" w:rsidP="00A1708A" w:rsidRDefault="00EE0808" w14:paraId="7D26CF58" w14:textId="77777777">
            <w:pPr>
              <w:spacing w:line="240" w:lineRule="auto"/>
              <w:rPr>
                <w:rFonts w:ascii="Tahoma" w:hAnsi="Tahoma" w:eastAsia="Tahoma" w:cs="Tahoma"/>
                <w:sz w:val="20"/>
                <w:szCs w:val="20"/>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EE0808" w:rsidP="00A1708A" w:rsidRDefault="00EE0808" w14:paraId="54ED5828" w14:textId="77777777">
            <w:pPr>
              <w:spacing w:line="240" w:lineRule="auto"/>
              <w:rPr>
                <w:rFonts w:ascii="Tahoma" w:hAnsi="Tahoma" w:eastAsia="Tahoma" w:cs="Tahoma"/>
                <w:sz w:val="20"/>
                <w:szCs w:val="20"/>
                <w:lang w:val="en-US"/>
              </w:rPr>
            </w:pPr>
          </w:p>
        </w:tc>
      </w:tr>
      <w:tr w:rsidR="00EE0808" w:rsidTr="00A1708A" w14:paraId="257F301B"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EE0808" w:rsidP="00A1708A" w:rsidRDefault="00EE0808" w14:paraId="4F8EC494"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transferStatus</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331830D1"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42158D9B"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EE0808" w:rsidP="00A1708A" w:rsidRDefault="00EE0808" w14:paraId="4FE63851" w14:textId="77777777">
            <w:pPr>
              <w:spacing w:line="240" w:lineRule="auto"/>
              <w:rPr>
                <w:rFonts w:ascii="Tahoma" w:hAnsi="Tahoma" w:eastAsia="Tahoma" w:cs="Tahoma"/>
                <w:sz w:val="20"/>
                <w:szCs w:val="20"/>
              </w:rPr>
            </w:pPr>
            <w:r>
              <w:rPr>
                <w:rFonts w:ascii="Tahoma" w:hAnsi="Tahoma" w:eastAsia="Tahoma" w:cs="Tahoma"/>
                <w:sz w:val="20"/>
                <w:szCs w:val="20"/>
              </w:rPr>
              <w:t>Transfer status</w:t>
            </w:r>
          </w:p>
        </w:tc>
        <w:tc>
          <w:tcPr>
            <w:tcW w:w="1701" w:type="dxa"/>
            <w:tcBorders>
              <w:top w:val="single" w:color="000000" w:themeColor="text1" w:sz="4" w:space="0"/>
              <w:left w:val="nil"/>
              <w:bottom w:val="single" w:color="000000" w:themeColor="text1" w:sz="4" w:space="0"/>
              <w:right w:val="single" w:color="000000" w:themeColor="text1" w:sz="4" w:space="0"/>
            </w:tcBorders>
          </w:tcPr>
          <w:p w:rsidR="00EE0808" w:rsidP="00A1708A" w:rsidRDefault="00EE0808" w14:paraId="4E0B606E" w14:textId="77777777">
            <w:pPr>
              <w:spacing w:line="240" w:lineRule="auto"/>
              <w:rPr>
                <w:rFonts w:ascii="Tahoma" w:hAnsi="Tahoma" w:eastAsia="Tahoma" w:cs="Tahoma"/>
                <w:sz w:val="20"/>
                <w:szCs w:val="20"/>
                <w:lang w:val="en-US"/>
              </w:rPr>
            </w:pPr>
          </w:p>
        </w:tc>
      </w:tr>
    </w:tbl>
    <w:p w:rsidR="00761B70" w:rsidP="00761B70" w:rsidRDefault="00761B70" w14:paraId="30EC70EC" w14:textId="77777777"/>
    <w:p w:rsidR="00761B70" w:rsidP="00761B70" w:rsidRDefault="00761B70" w14:paraId="79B4DBBB" w14:textId="77777777">
      <w:pPr>
        <w:pStyle w:val="Heading4"/>
      </w:pPr>
      <w:r>
        <w:t>Request Example:</w:t>
      </w:r>
    </w:p>
    <w:p w:rsidRPr="003D2D21" w:rsidR="00A147C1" w:rsidP="00A147C1" w:rsidRDefault="00A147C1" w14:paraId="055CC0DD" w14:textId="448E2985">
      <w:r w:rsidRPr="09FBB87B">
        <w:rPr>
          <w:lang w:val="en-US"/>
        </w:rPr>
        <w:t xml:space="preserve">All fields from </w:t>
      </w:r>
      <w:hyperlink w:anchor="_Resource_Order_Entity">
        <w:r w:rsidRPr="09FBB87B">
          <w:rPr>
            <w:rStyle w:val="Hyperlink"/>
            <w:lang w:val="en-US"/>
          </w:rPr>
          <w:t>Resource Order Entity</w:t>
        </w:r>
      </w:hyperlink>
      <w:r w:rsidRPr="09FBB87B">
        <w:rPr>
          <w:lang w:val="en-US"/>
        </w:rPr>
        <w:t xml:space="preserve"> </w:t>
      </w:r>
      <w:proofErr w:type="spellStart"/>
      <w:r w:rsidRPr="09FBB87B">
        <w:rPr>
          <w:lang w:val="en-US"/>
        </w:rPr>
        <w:t>entity</w:t>
      </w:r>
      <w:proofErr w:type="spellEnd"/>
      <w:r w:rsidRPr="09FBB87B">
        <w:rPr>
          <w:lang w:val="en-US"/>
        </w:rPr>
        <w:t xml:space="preserve"> definition (except </w:t>
      </w:r>
      <w:proofErr w:type="spellStart"/>
      <w:r w:rsidRPr="09FBB87B">
        <w:rPr>
          <w:lang w:val="en-US"/>
        </w:rPr>
        <w:t>resourceId</w:t>
      </w:r>
      <w:proofErr w:type="spellEnd"/>
      <w:r w:rsidRPr="09FBB87B">
        <w:rPr>
          <w:lang w:val="en-US"/>
        </w:rPr>
        <w:t>) can be created.</w:t>
      </w:r>
    </w:p>
    <w:p w:rsidR="00EE0808" w:rsidP="00EE0808" w:rsidRDefault="00EE0808" w14:paraId="4BD81306" w14:textId="015DA988">
      <w:pPr>
        <w:shd w:val="clear" w:color="auto" w:fill="E2DFCC"/>
        <w:rPr>
          <w:rFonts w:ascii="Calibri" w:hAnsi="Calibri" w:cs="Calibri"/>
          <w:color w:val="000000"/>
          <w:szCs w:val="20"/>
          <w:lang w:val="en-GB"/>
        </w:rPr>
      </w:pPr>
      <w:r w:rsidRPr="007B0B9B">
        <w:rPr>
          <w:rFonts w:ascii="Calibri" w:hAnsi="Calibri" w:cs="Calibri"/>
          <w:color w:val="000000"/>
          <w:szCs w:val="20"/>
          <w:lang w:val="en-GB"/>
        </w:rPr>
        <w:t>{</w:t>
      </w:r>
    </w:p>
    <w:p w:rsidRPr="007B0B9B" w:rsidR="00EE0808" w:rsidP="00EE0808" w:rsidRDefault="00EE0808" w14:paraId="3BCC7EE0"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assignSystem</w:t>
      </w:r>
      <w:proofErr w:type="spellEnd"/>
      <w:r w:rsidRPr="007B0B9B">
        <w:rPr>
          <w:rFonts w:ascii="Calibri" w:hAnsi="Calibri" w:cs="Calibri"/>
          <w:color w:val="000000"/>
          <w:szCs w:val="20"/>
          <w:lang w:val="en-GB"/>
        </w:rPr>
        <w:t>": "</w:t>
      </w:r>
      <w:proofErr w:type="spellStart"/>
      <w:r w:rsidRPr="007B0B9B">
        <w:rPr>
          <w:rFonts w:ascii="Calibri" w:hAnsi="Calibri" w:cs="Calibri"/>
          <w:color w:val="000000"/>
          <w:szCs w:val="20"/>
          <w:lang w:val="en-GB"/>
        </w:rPr>
        <w:t>phx</w:t>
      </w:r>
      <w:proofErr w:type="spellEnd"/>
      <w:r w:rsidRPr="007B0B9B">
        <w:rPr>
          <w:rFonts w:ascii="Calibri" w:hAnsi="Calibri" w:cs="Calibri"/>
          <w:color w:val="000000"/>
          <w:szCs w:val="20"/>
          <w:lang w:val="en-GB"/>
        </w:rPr>
        <w:t>",</w:t>
      </w:r>
    </w:p>
    <w:p w:rsidRPr="007B0B9B" w:rsidR="00EE0808" w:rsidP="00EE0808" w:rsidRDefault="00EE0808" w14:paraId="2F2C19C3"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assignedBy</w:t>
      </w:r>
      <w:proofErr w:type="spellEnd"/>
      <w:r w:rsidRPr="007B0B9B">
        <w:rPr>
          <w:rFonts w:ascii="Calibri" w:hAnsi="Calibri" w:cs="Calibri"/>
          <w:color w:val="000000"/>
          <w:szCs w:val="20"/>
          <w:lang w:val="en-GB"/>
        </w:rPr>
        <w:t>": "user",</w:t>
      </w:r>
    </w:p>
    <w:p w:rsidRPr="007B0B9B" w:rsidR="00EE0808" w:rsidP="00EE0808" w:rsidRDefault="00EE0808" w14:paraId="49E52522"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assignedDate</w:t>
      </w:r>
      <w:proofErr w:type="spellEnd"/>
      <w:r w:rsidRPr="007B0B9B">
        <w:rPr>
          <w:rFonts w:ascii="Calibri" w:hAnsi="Calibri" w:cs="Calibri"/>
          <w:color w:val="000000"/>
          <w:szCs w:val="20"/>
          <w:lang w:val="en-GB"/>
        </w:rPr>
        <w:t>": "2024-05-04T14:51:06Z",</w:t>
      </w:r>
    </w:p>
    <w:p w:rsidRPr="007B0B9B" w:rsidR="00EE0808" w:rsidP="00EE0808" w:rsidRDefault="00EE0808" w14:paraId="76CE5447" w14:textId="6944F8DA">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r w:rsidR="00212F64">
        <w:rPr>
          <w:rFonts w:ascii="Calibri" w:hAnsi="Calibri" w:cs="Calibri"/>
          <w:color w:val="000000"/>
          <w:szCs w:val="20"/>
          <w:lang w:val="en-GB"/>
        </w:rPr>
        <w:t>reason</w:t>
      </w:r>
      <w:r w:rsidRPr="007B0B9B">
        <w:rPr>
          <w:rFonts w:ascii="Calibri" w:hAnsi="Calibri" w:cs="Calibri"/>
          <w:color w:val="000000"/>
          <w:szCs w:val="20"/>
          <w:lang w:val="en-GB"/>
        </w:rPr>
        <w:t>": "100test8",</w:t>
      </w:r>
    </w:p>
    <w:p w:rsidRPr="007B0B9B" w:rsidR="00EE0808" w:rsidP="00EE0808" w:rsidRDefault="00EE0808" w14:paraId="64841A35"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locationCode</w:t>
      </w:r>
      <w:proofErr w:type="spellEnd"/>
      <w:r w:rsidRPr="007B0B9B">
        <w:rPr>
          <w:rFonts w:ascii="Calibri" w:hAnsi="Calibri" w:cs="Calibri"/>
          <w:color w:val="000000"/>
          <w:szCs w:val="20"/>
          <w:lang w:val="en-GB"/>
        </w:rPr>
        <w:t>": "1008",</w:t>
      </w:r>
    </w:p>
    <w:p w:rsidRPr="007B0B9B" w:rsidR="00EE0808" w:rsidP="00EE0808" w:rsidRDefault="00EE0808" w14:paraId="3AEE4B2E"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prevLocationCode</w:t>
      </w:r>
      <w:proofErr w:type="spellEnd"/>
      <w:r w:rsidRPr="007B0B9B">
        <w:rPr>
          <w:rFonts w:ascii="Calibri" w:hAnsi="Calibri" w:cs="Calibri"/>
          <w:color w:val="000000"/>
          <w:szCs w:val="20"/>
          <w:lang w:val="en-GB"/>
        </w:rPr>
        <w:t>": "1008",</w:t>
      </w:r>
    </w:p>
    <w:p w:rsidRPr="007B0B9B" w:rsidR="00EE0808" w:rsidP="00EE0808" w:rsidRDefault="00EE0808" w14:paraId="62C6FB13"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receivedBy</w:t>
      </w:r>
      <w:proofErr w:type="spellEnd"/>
      <w:r w:rsidRPr="007B0B9B">
        <w:rPr>
          <w:rFonts w:ascii="Calibri" w:hAnsi="Calibri" w:cs="Calibri"/>
          <w:color w:val="000000"/>
          <w:szCs w:val="20"/>
          <w:lang w:val="en-GB"/>
        </w:rPr>
        <w:t>": "user",</w:t>
      </w:r>
    </w:p>
    <w:p w:rsidRPr="007B0B9B" w:rsidR="00EE0808" w:rsidP="00EE0808" w:rsidRDefault="00EE0808" w14:paraId="069B002B"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receivedDate</w:t>
      </w:r>
      <w:proofErr w:type="spellEnd"/>
      <w:r w:rsidRPr="007B0B9B">
        <w:rPr>
          <w:rFonts w:ascii="Calibri" w:hAnsi="Calibri" w:cs="Calibri"/>
          <w:color w:val="000000"/>
          <w:szCs w:val="20"/>
          <w:lang w:val="en-GB"/>
        </w:rPr>
        <w:t>": "2024-05-04T14:51:06Z",</w:t>
      </w:r>
    </w:p>
    <w:p w:rsidRPr="007B0B9B" w:rsidR="00EE0808" w:rsidP="00EE0808" w:rsidRDefault="00EE0808" w14:paraId="03621331"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rejectedBy</w:t>
      </w:r>
      <w:proofErr w:type="spellEnd"/>
      <w:r w:rsidRPr="007B0B9B">
        <w:rPr>
          <w:rFonts w:ascii="Calibri" w:hAnsi="Calibri" w:cs="Calibri"/>
          <w:color w:val="000000"/>
          <w:szCs w:val="20"/>
          <w:lang w:val="en-GB"/>
        </w:rPr>
        <w:t>": "user",</w:t>
      </w:r>
    </w:p>
    <w:p w:rsidRPr="007B0B9B" w:rsidR="00EE0808" w:rsidP="00EE0808" w:rsidRDefault="00EE0808" w14:paraId="648700A9"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rejectedDate</w:t>
      </w:r>
      <w:proofErr w:type="spellEnd"/>
      <w:r w:rsidRPr="007B0B9B">
        <w:rPr>
          <w:rFonts w:ascii="Calibri" w:hAnsi="Calibri" w:cs="Calibri"/>
          <w:color w:val="000000"/>
          <w:szCs w:val="20"/>
          <w:lang w:val="en-GB"/>
        </w:rPr>
        <w:t>": "2024-05-04T14:51:06Z",</w:t>
      </w:r>
    </w:p>
    <w:p w:rsidRPr="007B0B9B" w:rsidR="00EE0808" w:rsidP="00EE0808" w:rsidRDefault="00EE0808" w14:paraId="2A3146A3"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resetBy</w:t>
      </w:r>
      <w:proofErr w:type="spellEnd"/>
      <w:r w:rsidRPr="007B0B9B">
        <w:rPr>
          <w:rFonts w:ascii="Calibri" w:hAnsi="Calibri" w:cs="Calibri"/>
          <w:color w:val="000000"/>
          <w:szCs w:val="20"/>
          <w:lang w:val="en-GB"/>
        </w:rPr>
        <w:t>": "",</w:t>
      </w:r>
    </w:p>
    <w:p w:rsidRPr="007B0B9B" w:rsidR="00EE0808" w:rsidP="00EE0808" w:rsidRDefault="00EE0808" w14:paraId="3F6F9CA1"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resetDate</w:t>
      </w:r>
      <w:proofErr w:type="spellEnd"/>
      <w:r w:rsidRPr="007B0B9B">
        <w:rPr>
          <w:rFonts w:ascii="Calibri" w:hAnsi="Calibri" w:cs="Calibri"/>
          <w:color w:val="000000"/>
          <w:szCs w:val="20"/>
          <w:lang w:val="en-GB"/>
        </w:rPr>
        <w:t>": "2024-05-04T14:51:06Z",</w:t>
      </w:r>
    </w:p>
    <w:p w:rsidRPr="007B0B9B" w:rsidR="00EE0808" w:rsidP="00EE0808" w:rsidRDefault="00EE0808" w14:paraId="37D895EB"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resetReason</w:t>
      </w:r>
      <w:proofErr w:type="spellEnd"/>
      <w:r w:rsidRPr="007B0B9B">
        <w:rPr>
          <w:rFonts w:ascii="Calibri" w:hAnsi="Calibri" w:cs="Calibri"/>
          <w:color w:val="000000"/>
          <w:szCs w:val="20"/>
          <w:lang w:val="en-GB"/>
        </w:rPr>
        <w:t>": "reason",</w:t>
      </w:r>
    </w:p>
    <w:p w:rsidRPr="007B0B9B" w:rsidR="00EE0808" w:rsidP="00EE0808" w:rsidRDefault="00EE0808" w14:paraId="0AFC3283"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subLocationName</w:t>
      </w:r>
      <w:proofErr w:type="spellEnd"/>
      <w:r w:rsidRPr="007B0B9B">
        <w:rPr>
          <w:rFonts w:ascii="Calibri" w:hAnsi="Calibri" w:cs="Calibri"/>
          <w:color w:val="000000"/>
          <w:szCs w:val="20"/>
          <w:lang w:val="en-GB"/>
        </w:rPr>
        <w:t>": "CX",</w:t>
      </w:r>
    </w:p>
    <w:p w:rsidRPr="007B0B9B" w:rsidR="00EE0808" w:rsidP="00EE0808" w:rsidRDefault="00EE0808" w14:paraId="082A92C7"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transferBy</w:t>
      </w:r>
      <w:proofErr w:type="spellEnd"/>
      <w:r w:rsidRPr="007B0B9B">
        <w:rPr>
          <w:rFonts w:ascii="Calibri" w:hAnsi="Calibri" w:cs="Calibri"/>
          <w:color w:val="000000"/>
          <w:szCs w:val="20"/>
          <w:lang w:val="en-GB"/>
        </w:rPr>
        <w:t>": "user",</w:t>
      </w:r>
    </w:p>
    <w:p w:rsidRPr="007B0B9B" w:rsidR="00EE0808" w:rsidP="00EE0808" w:rsidRDefault="00EE0808" w14:paraId="644D7ED5"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transferDate</w:t>
      </w:r>
      <w:proofErr w:type="spellEnd"/>
      <w:r w:rsidRPr="007B0B9B">
        <w:rPr>
          <w:rFonts w:ascii="Calibri" w:hAnsi="Calibri" w:cs="Calibri"/>
          <w:color w:val="000000"/>
          <w:szCs w:val="20"/>
          <w:lang w:val="en-GB"/>
        </w:rPr>
        <w:t>": "",</w:t>
      </w:r>
    </w:p>
    <w:p w:rsidRPr="007B0B9B" w:rsidR="00EE0808" w:rsidP="00EE0808" w:rsidRDefault="00EE0808" w14:paraId="0C07A778" w14:textId="77777777">
      <w:pPr>
        <w:shd w:val="clear" w:color="auto" w:fill="E2DFCC"/>
        <w:rPr>
          <w:rFonts w:ascii="Calibri" w:hAnsi="Calibri" w:cs="Calibri"/>
          <w:color w:val="000000"/>
          <w:szCs w:val="20"/>
          <w:lang w:val="en-GB"/>
        </w:rPr>
      </w:pPr>
      <w:r w:rsidRPr="007B0B9B">
        <w:rPr>
          <w:rFonts w:ascii="Calibri" w:hAnsi="Calibri" w:cs="Calibri"/>
          <w:color w:val="000000"/>
          <w:szCs w:val="20"/>
          <w:lang w:val="en-GB"/>
        </w:rPr>
        <w:t xml:space="preserve">    "</w:t>
      </w:r>
      <w:proofErr w:type="spellStart"/>
      <w:r w:rsidRPr="007B0B9B">
        <w:rPr>
          <w:rFonts w:ascii="Calibri" w:hAnsi="Calibri" w:cs="Calibri"/>
          <w:color w:val="000000"/>
          <w:szCs w:val="20"/>
          <w:lang w:val="en-GB"/>
        </w:rPr>
        <w:t>transferStatus</w:t>
      </w:r>
      <w:proofErr w:type="spellEnd"/>
      <w:r w:rsidRPr="007B0B9B">
        <w:rPr>
          <w:rFonts w:ascii="Calibri" w:hAnsi="Calibri" w:cs="Calibri"/>
          <w:color w:val="000000"/>
          <w:szCs w:val="20"/>
          <w:lang w:val="en-GB"/>
        </w:rPr>
        <w:t>": "Transferred"</w:t>
      </w:r>
    </w:p>
    <w:p w:rsidRPr="009448F8" w:rsidR="00EE0808" w:rsidP="009448F8" w:rsidRDefault="00EE0808" w14:paraId="2025D36A" w14:textId="631E39E0">
      <w:pPr>
        <w:shd w:val="clear" w:color="auto" w:fill="E2DFCC"/>
        <w:rPr>
          <w:rFonts w:ascii="Calibri" w:hAnsi="Calibri" w:cs="Calibri"/>
          <w:color w:val="000000"/>
          <w:szCs w:val="20"/>
          <w:lang w:val="en-GB"/>
        </w:rPr>
      </w:pPr>
      <w:r w:rsidRPr="007B0B9B">
        <w:rPr>
          <w:rFonts w:ascii="Calibri" w:hAnsi="Calibri" w:cs="Calibri"/>
          <w:color w:val="000000"/>
          <w:szCs w:val="20"/>
          <w:lang w:val="en-GB"/>
        </w:rPr>
        <w:t>}</w:t>
      </w:r>
    </w:p>
    <w:p w:rsidR="009448F8" w:rsidP="009448F8" w:rsidRDefault="009448F8" w14:paraId="7C413F9F" w14:textId="77777777"/>
    <w:p w:rsidRPr="004E306A" w:rsidR="004E306A" w:rsidP="004E306A" w:rsidRDefault="00761B70" w14:paraId="53E38428" w14:textId="7A46769C">
      <w:pPr>
        <w:pStyle w:val="Heading4"/>
      </w:pPr>
      <w:r>
        <w:t>Response Example:</w:t>
      </w:r>
    </w:p>
    <w:p w:rsidRPr="003D2D21" w:rsidR="00EE0808" w:rsidP="00EE0808" w:rsidRDefault="00EE0808" w14:paraId="72EC7E84" w14:textId="17DE99A4">
      <w:r>
        <w:t xml:space="preserve">Returns all fields specified in the </w:t>
      </w:r>
      <w:hyperlink w:history="1" w:anchor="_Resource_Order_Entity">
        <w:r w:rsidRPr="006B6BEA">
          <w:rPr>
            <w:rStyle w:val="Hyperlink"/>
          </w:rPr>
          <w:t>Resource Order Entity</w:t>
        </w:r>
      </w:hyperlink>
      <w:r>
        <w:t xml:space="preserve"> definition if exists.</w:t>
      </w:r>
    </w:p>
    <w:p w:rsidR="00761B70" w:rsidP="00761B70" w:rsidRDefault="00761B70" w14:paraId="0CD6F636" w14:textId="17A805A2">
      <w:pPr>
        <w:shd w:val="clear" w:color="auto" w:fill="FFFFFE"/>
        <w:spacing w:line="325" w:lineRule="auto"/>
      </w:pPr>
    </w:p>
    <w:p w:rsidR="005A5969" w:rsidP="7E3C46EE" w:rsidRDefault="5C98DFE6" w14:paraId="29D9CA80" w14:textId="181388B1">
      <w:pPr>
        <w:pStyle w:val="Heading3"/>
      </w:pPr>
      <w:bookmarkStart w:name="_Toc1010638239" w:id="39"/>
      <w:r>
        <w:t>Update Resource Order entity:</w:t>
      </w:r>
      <w:bookmarkEnd w:id="39"/>
    </w:p>
    <w:p w:rsidRPr="00941D1C" w:rsidR="00674CE8" w:rsidP="00674CE8" w:rsidRDefault="00674CE8" w14:paraId="324974B5" w14:textId="68A00AB8">
      <w:pPr>
        <w:widowControl w:val="0"/>
        <w:rPr>
          <w:rFonts w:ascii="Calibri" w:hAnsi="Calibri" w:eastAsia="Tahoma" w:cs="Calibri"/>
          <w:color w:val="00B050"/>
          <w:szCs w:val="20"/>
        </w:rPr>
      </w:pPr>
      <w:r w:rsidRPr="00941D1C">
        <w:rPr>
          <w:rFonts w:ascii="Calibri" w:hAnsi="Calibri" w:eastAsia="Tahoma" w:cs="Calibri"/>
          <w:b/>
          <w:color w:val="000000"/>
          <w:szCs w:val="20"/>
        </w:rPr>
        <w:t>Description</w:t>
      </w:r>
      <w:r w:rsidRPr="00941D1C">
        <w:rPr>
          <w:rFonts w:ascii="Calibri" w:hAnsi="Calibri" w:eastAsia="Tahoma" w:cs="Calibri"/>
          <w:b/>
          <w:bCs/>
          <w:color w:val="000000"/>
          <w:szCs w:val="20"/>
          <w:cs/>
        </w:rPr>
        <w:t xml:space="preserve">: </w:t>
      </w:r>
      <w:r>
        <w:t>Update resource ordering related fields</w:t>
      </w:r>
    </w:p>
    <w:p w:rsidRPr="00941D1C" w:rsidR="00674CE8" w:rsidP="00674CE8" w:rsidRDefault="00674CE8" w14:paraId="470F0158" w14:textId="6EF40265">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Pr>
          <w:rFonts w:ascii="Calibri" w:hAnsi="Calibri" w:eastAsia="Tahoma" w:cs="Calibri"/>
          <w:szCs w:val="20"/>
        </w:rPr>
        <w:t>PATCH</w:t>
      </w:r>
    </w:p>
    <w:p w:rsidRPr="003D2D21" w:rsidR="00674CE8" w:rsidP="00674CE8" w:rsidRDefault="00674CE8" w14:paraId="25B372A6" w14:textId="77777777">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w:t>
      </w:r>
      <w:proofErr w:type="spellStart"/>
      <w:r>
        <w:rPr>
          <w:lang w:val="en-US"/>
        </w:rPr>
        <w:t>resourceOrder</w:t>
      </w:r>
      <w:proofErr w:type="spellEnd"/>
    </w:p>
    <w:p w:rsidR="005A5969" w:rsidP="7E3C46EE" w:rsidRDefault="005A5969" w14:paraId="57EEA06F" w14:textId="77777777">
      <w:pPr>
        <w:rPr>
          <w:b/>
          <w:bCs/>
        </w:rPr>
      </w:pPr>
    </w:p>
    <w:p w:rsidR="005A5969" w:rsidP="7E3C46EE" w:rsidRDefault="58269430" w14:paraId="35469F69" w14:textId="3C59982F">
      <w:pPr>
        <w:pStyle w:val="Heading4"/>
      </w:pPr>
      <w:r>
        <w:t xml:space="preserve">Request Body </w:t>
      </w:r>
      <w:r w:rsidR="619BD6AD">
        <w:t xml:space="preserve">Parameters: </w:t>
      </w:r>
    </w:p>
    <w:tbl>
      <w:tblPr>
        <w:tblW w:w="0" w:type="auto"/>
        <w:tblInd w:w="93" w:type="dxa"/>
        <w:tblCellMar>
          <w:left w:w="115" w:type="dxa"/>
          <w:right w:w="115" w:type="dxa"/>
        </w:tblCellMar>
        <w:tblLook w:val="0400" w:firstRow="0" w:lastRow="0" w:firstColumn="0" w:lastColumn="0" w:noHBand="0" w:noVBand="1"/>
      </w:tblPr>
      <w:tblGrid>
        <w:gridCol w:w="2312"/>
        <w:gridCol w:w="992"/>
        <w:gridCol w:w="1418"/>
        <w:gridCol w:w="8221"/>
        <w:gridCol w:w="1701"/>
      </w:tblGrid>
      <w:tr w:rsidR="00A31FD8" w:rsidTr="00A1708A" w14:paraId="42DAEBAD" w14:textId="77777777">
        <w:trPr>
          <w:trHeight w:val="91"/>
          <w:tblHeader/>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A31FD8" w:rsidP="00A1708A" w:rsidRDefault="00A31FD8" w14:paraId="349444D4" w14:textId="77777777">
            <w:pPr>
              <w:spacing w:line="240" w:lineRule="auto"/>
              <w:jc w:val="center"/>
              <w:rPr>
                <w:rFonts w:ascii="Tahoma" w:hAnsi="Tahoma" w:eastAsia="Tahoma" w:cs="Tahoma"/>
                <w:b/>
                <w:sz w:val="20"/>
                <w:szCs w:val="20"/>
              </w:rPr>
            </w:pPr>
            <w:r>
              <w:rPr>
                <w:rFonts w:ascii="Tahoma" w:hAnsi="Tahoma" w:eastAsia="Tahoma" w:cs="Tahoma"/>
                <w:b/>
                <w:sz w:val="20"/>
                <w:szCs w:val="20"/>
              </w:rPr>
              <w:t>Field</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A31FD8" w:rsidP="00A1708A" w:rsidRDefault="00A31FD8" w14:paraId="37214CC9" w14:textId="77777777">
            <w:pPr>
              <w:spacing w:line="240" w:lineRule="auto"/>
              <w:jc w:val="center"/>
              <w:rPr>
                <w:rFonts w:ascii="Tahoma" w:hAnsi="Tahoma" w:eastAsia="Tahoma" w:cs="Tahoma"/>
                <w:b/>
                <w:sz w:val="20"/>
                <w:szCs w:val="20"/>
              </w:rPr>
            </w:pPr>
            <w:r>
              <w:rPr>
                <w:rFonts w:ascii="Tahoma" w:hAnsi="Tahoma" w:eastAsia="Tahoma" w:cs="Tahoma"/>
                <w:b/>
                <w:sz w:val="20"/>
                <w:szCs w:val="20"/>
              </w:rPr>
              <w:t>O/M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A31FD8" w:rsidP="00A1708A" w:rsidRDefault="00A31FD8" w14:paraId="138B97B5" w14:textId="77777777">
            <w:pPr>
              <w:spacing w:line="240" w:lineRule="auto"/>
              <w:jc w:val="center"/>
              <w:rPr>
                <w:rFonts w:ascii="Tahoma" w:hAnsi="Tahoma" w:eastAsia="Tahoma" w:cs="Tahoma"/>
                <w:b/>
                <w:sz w:val="20"/>
                <w:szCs w:val="20"/>
              </w:rPr>
            </w:pPr>
            <w:r>
              <w:rPr>
                <w:rFonts w:ascii="Tahoma" w:hAnsi="Tahoma" w:eastAsia="Tahoma" w:cs="Tahoma"/>
                <w:b/>
                <w:sz w:val="20"/>
                <w:szCs w:val="20"/>
              </w:rPr>
              <w:t>Type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A31FD8" w:rsidP="00A1708A" w:rsidRDefault="00A31FD8" w14:paraId="6D47C8AD"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c>
          <w:tcPr>
            <w:tcW w:w="170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tcPr>
          <w:p w:rsidR="00A31FD8" w:rsidP="00A1708A" w:rsidRDefault="00A31FD8" w14:paraId="75EA9173" w14:textId="77777777">
            <w:pPr>
              <w:spacing w:line="240" w:lineRule="auto"/>
              <w:jc w:val="center"/>
              <w:rPr>
                <w:rFonts w:ascii="Tahoma" w:hAnsi="Tahoma" w:eastAsia="Tahoma" w:cs="Tahoma"/>
                <w:b/>
                <w:sz w:val="20"/>
                <w:szCs w:val="20"/>
              </w:rPr>
            </w:pPr>
            <w:r>
              <w:rPr>
                <w:rFonts w:ascii="Tahoma" w:hAnsi="Tahoma" w:eastAsia="Tahoma" w:cs="Tahoma"/>
                <w:b/>
                <w:sz w:val="20"/>
                <w:szCs w:val="20"/>
              </w:rPr>
              <w:t>Sample Value</w:t>
            </w:r>
          </w:p>
        </w:tc>
      </w:tr>
      <w:tr w:rsidR="00A31FD8" w:rsidTr="00A1708A" w14:paraId="3638013A"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7E3C46EE" w:rsidR="00A31FD8" w:rsidP="00A31FD8" w:rsidRDefault="00A31FD8" w14:paraId="63903246"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resourceId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2DE58CE2" w14:textId="77777777">
            <w:pPr>
              <w:spacing w:line="240" w:lineRule="auto"/>
              <w:jc w:val="center"/>
              <w:rPr>
                <w:rFonts w:ascii="Tahoma" w:hAnsi="Tahoma" w:eastAsia="Tahoma" w:cs="Tahoma"/>
                <w:sz w:val="20"/>
                <w:szCs w:val="20"/>
              </w:rPr>
            </w:pPr>
            <w:r>
              <w:rPr>
                <w:rFonts w:ascii="Tahoma" w:hAnsi="Tahoma" w:eastAsia="Tahoma" w:cs="Tahoma"/>
                <w:sz w:val="20"/>
                <w:szCs w:val="20"/>
              </w:rPr>
              <w:t>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5A5A91B1"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A31FD8" w:rsidP="00A31FD8" w:rsidRDefault="00A31FD8" w14:paraId="5F941A1A" w14:textId="621EF1C0">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 xml:space="preserve">Indicates which SIM </w:t>
            </w:r>
            <w:r>
              <w:rPr>
                <w:rFonts w:ascii="Tahoma" w:hAnsi="Tahoma" w:eastAsia="Tahoma" w:cs="Tahoma"/>
                <w:sz w:val="20"/>
                <w:szCs w:val="20"/>
                <w:lang w:val="en-US"/>
              </w:rPr>
              <w:t xml:space="preserve">to modify by </w:t>
            </w:r>
            <w:r w:rsidRPr="7E3C46EE">
              <w:rPr>
                <w:rFonts w:ascii="Tahoma" w:hAnsi="Tahoma" w:eastAsia="Tahoma" w:cs="Tahoma"/>
                <w:sz w:val="20"/>
                <w:szCs w:val="20"/>
                <w:lang w:val="en-US"/>
              </w:rPr>
              <w:t xml:space="preserve">resource </w:t>
            </w:r>
            <w:r>
              <w:rPr>
                <w:rFonts w:ascii="Tahoma" w:hAnsi="Tahoma" w:eastAsia="Tahoma" w:cs="Tahoma"/>
                <w:sz w:val="20"/>
                <w:szCs w:val="20"/>
                <w:lang w:val="en-US"/>
              </w:rPr>
              <w:t xml:space="preserve">ID. </w:t>
            </w:r>
          </w:p>
        </w:tc>
        <w:tc>
          <w:tcPr>
            <w:tcW w:w="1701" w:type="dxa"/>
            <w:tcBorders>
              <w:top w:val="single" w:color="000000" w:themeColor="text1" w:sz="4" w:space="0"/>
              <w:left w:val="nil"/>
              <w:bottom w:val="single" w:color="000000" w:themeColor="text1" w:sz="4" w:space="0"/>
              <w:right w:val="single" w:color="000000" w:themeColor="text1" w:sz="4" w:space="0"/>
            </w:tcBorders>
          </w:tcPr>
          <w:p w:rsidR="00A31FD8" w:rsidP="00A31FD8" w:rsidRDefault="00A31FD8" w14:paraId="4FBA3960" w14:textId="77777777">
            <w:pPr>
              <w:spacing w:line="240" w:lineRule="auto"/>
              <w:rPr>
                <w:rFonts w:ascii="Tahoma" w:hAnsi="Tahoma" w:eastAsia="Tahoma" w:cs="Tahoma"/>
                <w:sz w:val="20"/>
                <w:szCs w:val="20"/>
                <w:lang w:val="en-US"/>
              </w:rPr>
            </w:pPr>
            <w:r>
              <w:rPr>
                <w:rFonts w:ascii="Tahoma" w:hAnsi="Tahoma" w:eastAsia="Tahoma" w:cs="Tahoma"/>
                <w:sz w:val="20"/>
                <w:szCs w:val="20"/>
              </w:rPr>
              <w:t>013940291</w:t>
            </w:r>
          </w:p>
        </w:tc>
      </w:tr>
      <w:tr w:rsidR="00A31FD8" w:rsidTr="00A1708A" w14:paraId="5988B32A"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1D93D062" w14:textId="77777777">
            <w:pPr>
              <w:spacing w:line="240" w:lineRule="auto"/>
              <w:rPr>
                <w:rFonts w:ascii="Tahoma" w:hAnsi="Tahoma" w:eastAsia="Tahoma" w:cs="Tahoma"/>
                <w:sz w:val="20"/>
                <w:szCs w:val="20"/>
                <w:lang w:val="en-US"/>
              </w:rPr>
            </w:pPr>
            <w:proofErr w:type="spellStart"/>
            <w:r w:rsidRPr="7E3C46EE">
              <w:rPr>
                <w:rFonts w:ascii="Tahoma" w:hAnsi="Tahoma" w:eastAsia="Tahoma" w:cs="Tahoma"/>
                <w:sz w:val="20"/>
                <w:szCs w:val="20"/>
                <w:lang w:val="en-US"/>
              </w:rPr>
              <w:t>assignedBy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4AAE0FED"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12A5C626"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7CAF6B7B" w14:textId="77777777">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The user which assigned the SIM to a shop (for restocking and other general purposes). After assigning, this SIM will be shipped to the assigned shop.</w:t>
            </w:r>
          </w:p>
        </w:tc>
        <w:tc>
          <w:tcPr>
            <w:tcW w:w="1701" w:type="dxa"/>
            <w:tcBorders>
              <w:top w:val="single" w:color="000000" w:themeColor="text1" w:sz="4" w:space="0"/>
              <w:left w:val="nil"/>
              <w:bottom w:val="single" w:color="000000" w:themeColor="text1" w:sz="4" w:space="0"/>
              <w:right w:val="single" w:color="000000" w:themeColor="text1" w:sz="4" w:space="0"/>
            </w:tcBorders>
          </w:tcPr>
          <w:p w:rsidRPr="7E3C46EE" w:rsidR="00A31FD8" w:rsidP="00A31FD8" w:rsidRDefault="00A31FD8" w14:paraId="70BB390E"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phxusr</w:t>
            </w:r>
            <w:proofErr w:type="spellEnd"/>
          </w:p>
        </w:tc>
      </w:tr>
      <w:tr w:rsidR="00A31FD8" w:rsidTr="00A1708A" w14:paraId="734BD876"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6C4E2D71"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assignSystem</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0E324A6E"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3A5E1389"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462043BD" w14:textId="77777777">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The system (e.g. MO/PHX) that assigned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Pr="7E3C46EE" w:rsidR="00A31FD8" w:rsidP="00A31FD8" w:rsidRDefault="00A31FD8" w14:paraId="5ED382C0"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phx</w:t>
            </w:r>
            <w:proofErr w:type="spellEnd"/>
          </w:p>
        </w:tc>
      </w:tr>
      <w:tr w:rsidR="00A31FD8" w:rsidTr="00A1708A" w14:paraId="1449C0DB"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3FBC2978"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assignedDate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308FAB26"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12A5A062" w14:textId="77777777">
            <w:pPr>
              <w:spacing w:line="240" w:lineRule="auto"/>
              <w:rPr>
                <w:rFonts w:ascii="Tahoma" w:hAnsi="Tahoma" w:eastAsia="Tahoma" w:cs="Tahoma"/>
                <w:sz w:val="20"/>
                <w:szCs w:val="20"/>
              </w:rPr>
            </w:pPr>
            <w:r>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77067F54" w14:textId="77777777">
            <w:pPr>
              <w:spacing w:line="240" w:lineRule="auto"/>
              <w:rPr>
                <w:rFonts w:ascii="Tahoma" w:hAnsi="Tahoma" w:eastAsia="Tahoma" w:cs="Tahoma"/>
                <w:sz w:val="20"/>
                <w:szCs w:val="20"/>
              </w:rPr>
            </w:pPr>
            <w:r>
              <w:rPr>
                <w:rFonts w:ascii="Tahoma" w:hAnsi="Tahoma" w:eastAsia="Tahoma" w:cs="Tahoma"/>
                <w:sz w:val="20"/>
                <w:szCs w:val="20"/>
              </w:rPr>
              <w:t xml:space="preserve">The date that the SIM was assigned to the shop/location. </w:t>
            </w:r>
          </w:p>
          <w:p w:rsidR="00A31FD8" w:rsidP="00A31FD8" w:rsidRDefault="00A31FD8" w14:paraId="4F4FAE67" w14:textId="77777777">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A31FD8" w:rsidP="00A31FD8" w:rsidRDefault="00A31FD8" w14:paraId="3EE28D0B" w14:textId="77777777">
            <w:pPr>
              <w:spacing w:line="240" w:lineRule="auto"/>
              <w:rPr>
                <w:rFonts w:ascii="Tahoma" w:hAnsi="Tahoma" w:eastAsia="Tahoma" w:cs="Tahoma"/>
                <w:sz w:val="20"/>
                <w:szCs w:val="20"/>
              </w:rPr>
            </w:pPr>
            <w:r w:rsidRPr="00674CE8">
              <w:rPr>
                <w:rFonts w:ascii="Calibri" w:hAnsi="Calibri" w:cs="Calibri"/>
                <w:color w:val="000000"/>
                <w:szCs w:val="20"/>
                <w:lang w:val="en-GB"/>
              </w:rPr>
              <w:t>2020-06-18T17:24:53Z</w:t>
            </w:r>
          </w:p>
        </w:tc>
      </w:tr>
      <w:tr w:rsidR="00A31FD8" w:rsidTr="00A1708A" w14:paraId="0E0E45AD"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212F64" w14:paraId="6C784D93" w14:textId="5AE6E226">
            <w:pPr>
              <w:spacing w:line="240" w:lineRule="auto"/>
              <w:rPr>
                <w:rFonts w:ascii="Tahoma" w:hAnsi="Tahoma" w:eastAsia="Tahoma" w:cs="Tahoma"/>
                <w:sz w:val="20"/>
                <w:szCs w:val="20"/>
                <w:lang w:val="en-US"/>
              </w:rPr>
            </w:pPr>
            <w:r>
              <w:rPr>
                <w:rFonts w:ascii="Tahoma" w:hAnsi="Tahoma" w:eastAsia="Tahoma" w:cs="Tahoma"/>
                <w:sz w:val="20"/>
                <w:szCs w:val="20"/>
                <w:lang w:val="en-US"/>
              </w:rPr>
              <w:t>reason</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5E44ED32"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A31FD8" w:rsidP="00A31FD8" w:rsidRDefault="00A31FD8" w14:paraId="154C8D7B"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34DC53E4" w14:textId="77777777">
            <w:pPr>
              <w:spacing w:line="240" w:lineRule="auto"/>
              <w:rPr>
                <w:rFonts w:ascii="Tahoma" w:hAnsi="Tahoma" w:eastAsia="Tahoma" w:cs="Tahoma"/>
                <w:sz w:val="20"/>
                <w:szCs w:val="20"/>
              </w:rPr>
            </w:pPr>
            <w:r>
              <w:rPr>
                <w:rFonts w:ascii="Tahoma" w:hAnsi="Tahoma" w:eastAsia="Tahoma" w:cs="Tahoma"/>
                <w:sz w:val="20"/>
                <w:szCs w:val="20"/>
              </w:rPr>
              <w:t>The reason noted by a user for each change</w:t>
            </w:r>
          </w:p>
        </w:tc>
        <w:tc>
          <w:tcPr>
            <w:tcW w:w="1701" w:type="dxa"/>
            <w:tcBorders>
              <w:top w:val="single" w:color="000000" w:themeColor="text1" w:sz="4" w:space="0"/>
              <w:left w:val="nil"/>
              <w:bottom w:val="single" w:color="000000" w:themeColor="text1" w:sz="4" w:space="0"/>
              <w:right w:val="single" w:color="000000" w:themeColor="text1" w:sz="4" w:space="0"/>
            </w:tcBorders>
          </w:tcPr>
          <w:p w:rsidR="00A31FD8" w:rsidP="00A31FD8" w:rsidRDefault="00A31FD8" w14:paraId="038B321D" w14:textId="77777777">
            <w:pPr>
              <w:spacing w:line="240" w:lineRule="auto"/>
              <w:rPr>
                <w:rFonts w:ascii="Tahoma" w:hAnsi="Tahoma" w:eastAsia="Tahoma" w:cs="Tahoma"/>
                <w:sz w:val="20"/>
                <w:szCs w:val="20"/>
              </w:rPr>
            </w:pPr>
          </w:p>
        </w:tc>
      </w:tr>
      <w:tr w:rsidR="00A31FD8" w:rsidTr="00A1708A" w14:paraId="06989ED3"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5493A7BB"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locationCode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3F969F61"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A31FD8" w:rsidP="00A31FD8" w:rsidRDefault="00A31FD8" w14:paraId="106D1C0A" w14:textId="77777777">
            <w:pPr>
              <w:spacing w:line="240" w:lineRule="auto"/>
              <w:rPr>
                <w:rFonts w:ascii="Tahoma" w:hAnsi="Tahoma" w:eastAsia="Tahoma" w:cs="Tahoma"/>
                <w:sz w:val="20"/>
                <w:szCs w:val="20"/>
              </w:rPr>
            </w:pPr>
            <w:r w:rsidRPr="00F46B80">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44D97044" w14:textId="77777777">
            <w:pPr>
              <w:spacing w:line="240" w:lineRule="auto"/>
              <w:rPr>
                <w:rFonts w:ascii="Tahoma" w:hAnsi="Tahoma" w:eastAsia="Tahoma" w:cs="Tahoma"/>
                <w:sz w:val="20"/>
                <w:szCs w:val="20"/>
              </w:rPr>
            </w:pPr>
            <w:r>
              <w:rPr>
                <w:rFonts w:ascii="Tahoma" w:hAnsi="Tahoma" w:eastAsia="Tahoma" w:cs="Tahoma"/>
                <w:sz w:val="20"/>
                <w:szCs w:val="20"/>
              </w:rPr>
              <w:t>The SAP location (AIS Shop) ID in which the SIM Perso occurred</w:t>
            </w:r>
          </w:p>
        </w:tc>
        <w:tc>
          <w:tcPr>
            <w:tcW w:w="1701" w:type="dxa"/>
            <w:tcBorders>
              <w:top w:val="single" w:color="000000" w:themeColor="text1" w:sz="4" w:space="0"/>
              <w:left w:val="nil"/>
              <w:bottom w:val="single" w:color="000000" w:themeColor="text1" w:sz="4" w:space="0"/>
              <w:right w:val="single" w:color="000000" w:themeColor="text1" w:sz="4" w:space="0"/>
            </w:tcBorders>
          </w:tcPr>
          <w:p w:rsidR="00A31FD8" w:rsidP="00A31FD8" w:rsidRDefault="00A31FD8" w14:paraId="64B4C93A" w14:textId="77777777">
            <w:pPr>
              <w:spacing w:line="240" w:lineRule="auto"/>
              <w:rPr>
                <w:rFonts w:ascii="Tahoma" w:hAnsi="Tahoma" w:eastAsia="Tahoma" w:cs="Tahoma"/>
                <w:sz w:val="20"/>
                <w:szCs w:val="20"/>
              </w:rPr>
            </w:pPr>
          </w:p>
        </w:tc>
      </w:tr>
      <w:tr w:rsidR="00A31FD8" w:rsidTr="00A1708A" w14:paraId="62D4C4BC"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2811B595"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prevLocationCode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4A6FE00F"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A31FD8" w:rsidP="00A31FD8" w:rsidRDefault="00A31FD8" w14:paraId="40F36B80"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556FF55A" w14:textId="77777777">
            <w:pPr>
              <w:spacing w:line="240" w:lineRule="auto"/>
              <w:rPr>
                <w:rFonts w:ascii="Tahoma" w:hAnsi="Tahoma" w:eastAsia="Tahoma" w:cs="Tahoma"/>
                <w:sz w:val="20"/>
                <w:szCs w:val="20"/>
              </w:rPr>
            </w:pPr>
            <w:r w:rsidRPr="7F98CED1">
              <w:rPr>
                <w:rFonts w:ascii="Tahoma" w:hAnsi="Tahoma" w:eastAsia="Tahoma" w:cs="Tahoma"/>
                <w:sz w:val="20"/>
                <w:szCs w:val="20"/>
                <w:lang w:val="en-US"/>
              </w:rPr>
              <w:t>The previous location code</w:t>
            </w:r>
          </w:p>
        </w:tc>
        <w:tc>
          <w:tcPr>
            <w:tcW w:w="1701" w:type="dxa"/>
            <w:tcBorders>
              <w:top w:val="single" w:color="000000" w:themeColor="text1" w:sz="4" w:space="0"/>
              <w:left w:val="nil"/>
              <w:bottom w:val="single" w:color="000000" w:themeColor="text1" w:sz="4" w:space="0"/>
              <w:right w:val="single" w:color="000000" w:themeColor="text1" w:sz="4" w:space="0"/>
            </w:tcBorders>
          </w:tcPr>
          <w:p w:rsidR="00A31FD8" w:rsidP="00A31FD8" w:rsidRDefault="00A31FD8" w14:paraId="43244E18" w14:textId="77777777">
            <w:pPr>
              <w:spacing w:line="240" w:lineRule="auto"/>
              <w:rPr>
                <w:rFonts w:ascii="Tahoma" w:hAnsi="Tahoma" w:eastAsia="Tahoma" w:cs="Tahoma"/>
                <w:sz w:val="20"/>
                <w:szCs w:val="20"/>
              </w:rPr>
            </w:pPr>
          </w:p>
        </w:tc>
      </w:tr>
      <w:tr w:rsidR="00A31FD8" w:rsidTr="00A1708A" w14:paraId="44FDF039"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178C4E38"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receivedBy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7CA17FB9"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5AADE40D" w14:textId="77777777">
            <w:pPr>
              <w:spacing w:line="240" w:lineRule="auto"/>
              <w:rPr>
                <w:rFonts w:ascii="Tahoma" w:hAnsi="Tahoma" w:eastAsia="Tahoma" w:cs="Tahoma"/>
                <w:sz w:val="20"/>
                <w:szCs w:val="20"/>
              </w:rPr>
            </w:pPr>
            <w:r w:rsidRPr="00F46B80">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5C12ACB3" w14:textId="77777777">
            <w:pPr>
              <w:spacing w:line="240" w:lineRule="auto"/>
              <w:rPr>
                <w:rFonts w:ascii="Tahoma" w:hAnsi="Tahoma" w:eastAsia="Tahoma" w:cs="Tahoma"/>
                <w:sz w:val="20"/>
                <w:szCs w:val="20"/>
              </w:rPr>
            </w:pPr>
            <w:r>
              <w:rPr>
                <w:rFonts w:ascii="Tahoma" w:hAnsi="Tahoma" w:eastAsia="Tahoma" w:cs="Tahoma"/>
                <w:sz w:val="20"/>
                <w:szCs w:val="20"/>
              </w:rPr>
              <w:t>The AIS shop that received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00A31FD8" w:rsidP="00A31FD8" w:rsidRDefault="00A31FD8" w14:paraId="53783108" w14:textId="77777777">
            <w:pPr>
              <w:spacing w:line="240" w:lineRule="auto"/>
              <w:rPr>
                <w:rFonts w:ascii="Tahoma" w:hAnsi="Tahoma" w:eastAsia="Tahoma" w:cs="Tahoma"/>
                <w:sz w:val="20"/>
                <w:szCs w:val="20"/>
              </w:rPr>
            </w:pPr>
            <w:r>
              <w:rPr>
                <w:rFonts w:ascii="Tahoma" w:hAnsi="Tahoma" w:eastAsia="Tahoma" w:cs="Tahoma"/>
                <w:sz w:val="20"/>
                <w:szCs w:val="20"/>
              </w:rPr>
              <w:t>AIS Shop 1</w:t>
            </w:r>
          </w:p>
        </w:tc>
      </w:tr>
      <w:tr w:rsidR="00A31FD8" w:rsidTr="00A1708A" w14:paraId="45D3A014"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5CF59F42"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receivedDate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55EB9E09"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4B1AB129" w14:textId="77777777">
            <w:pPr>
              <w:spacing w:line="240" w:lineRule="auto"/>
              <w:rPr>
                <w:rFonts w:ascii="Tahoma" w:hAnsi="Tahoma" w:eastAsia="Tahoma" w:cs="Tahoma"/>
                <w:sz w:val="20"/>
                <w:szCs w:val="20"/>
              </w:rPr>
            </w:pPr>
            <w:r>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5A0B4F54" w14:textId="77777777">
            <w:pPr>
              <w:spacing w:line="240" w:lineRule="auto"/>
              <w:rPr>
                <w:rFonts w:ascii="Tahoma" w:hAnsi="Tahoma" w:eastAsia="Tahoma" w:cs="Tahoma"/>
                <w:sz w:val="20"/>
                <w:szCs w:val="20"/>
              </w:rPr>
            </w:pPr>
            <w:r>
              <w:rPr>
                <w:rFonts w:ascii="Tahoma" w:hAnsi="Tahoma" w:eastAsia="Tahoma" w:cs="Tahoma"/>
                <w:sz w:val="20"/>
                <w:szCs w:val="20"/>
              </w:rPr>
              <w:t>The date in which the SIM was received at the shop</w:t>
            </w:r>
          </w:p>
          <w:p w:rsidR="00A31FD8" w:rsidP="00A31FD8" w:rsidRDefault="00A31FD8" w14:paraId="7EEF36C2" w14:textId="77777777">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A31FD8" w:rsidP="00A31FD8" w:rsidRDefault="00A31FD8" w14:paraId="3A14AA3C" w14:textId="77777777">
            <w:pPr>
              <w:spacing w:line="240" w:lineRule="auto"/>
              <w:rPr>
                <w:rFonts w:ascii="Tahoma" w:hAnsi="Tahoma" w:eastAsia="Tahoma" w:cs="Tahoma"/>
                <w:sz w:val="20"/>
                <w:szCs w:val="20"/>
              </w:rPr>
            </w:pPr>
            <w:r w:rsidRPr="00674CE8">
              <w:rPr>
                <w:rFonts w:ascii="Calibri" w:hAnsi="Calibri" w:cs="Calibri"/>
                <w:color w:val="000000"/>
                <w:szCs w:val="20"/>
                <w:lang w:val="en-GB"/>
              </w:rPr>
              <w:t>2020-06-18T17:24:53Z</w:t>
            </w:r>
          </w:p>
        </w:tc>
      </w:tr>
      <w:tr w:rsidR="00A31FD8" w:rsidTr="00A1708A" w14:paraId="78F90672"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62B108C3"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rejectedBy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3CAA1774"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64528538"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4CCDAB81" w14:textId="77777777">
            <w:pPr>
              <w:spacing w:line="240" w:lineRule="auto"/>
              <w:rPr>
                <w:rFonts w:ascii="Tahoma" w:hAnsi="Tahoma" w:eastAsia="Tahoma" w:cs="Tahoma"/>
                <w:sz w:val="20"/>
                <w:szCs w:val="20"/>
              </w:rPr>
            </w:pPr>
            <w:r>
              <w:rPr>
                <w:rFonts w:ascii="Tahoma" w:hAnsi="Tahoma" w:eastAsia="Tahoma" w:cs="Tahoma"/>
                <w:sz w:val="20"/>
                <w:szCs w:val="20"/>
              </w:rPr>
              <w:t>The username that rejected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00A31FD8" w:rsidP="00A31FD8" w:rsidRDefault="00A31FD8" w14:paraId="09395EDD" w14:textId="77777777">
            <w:pPr>
              <w:spacing w:line="240" w:lineRule="auto"/>
              <w:rPr>
                <w:rFonts w:ascii="Tahoma" w:hAnsi="Tahoma" w:eastAsia="Tahoma" w:cs="Tahoma"/>
                <w:sz w:val="20"/>
                <w:szCs w:val="20"/>
                <w:lang w:val="en-US"/>
              </w:rPr>
            </w:pPr>
            <w:proofErr w:type="spellStart"/>
            <w:r w:rsidRPr="7F98CED1">
              <w:rPr>
                <w:rFonts w:ascii="Tahoma" w:hAnsi="Tahoma" w:eastAsia="Tahoma" w:cs="Tahoma"/>
                <w:sz w:val="20"/>
                <w:szCs w:val="20"/>
                <w:lang w:val="en-US"/>
              </w:rPr>
              <w:t>phxusr</w:t>
            </w:r>
            <w:proofErr w:type="spellEnd"/>
          </w:p>
        </w:tc>
      </w:tr>
      <w:tr w:rsidR="00A31FD8" w:rsidTr="00A1708A" w14:paraId="2F521255"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04792C2B"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rejectedDate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37A01E8D"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14C0D227" w14:textId="77777777">
            <w:pPr>
              <w:spacing w:line="240" w:lineRule="auto"/>
              <w:rPr>
                <w:rFonts w:ascii="Tahoma" w:hAnsi="Tahoma" w:eastAsia="Tahoma" w:cs="Tahoma"/>
                <w:sz w:val="20"/>
                <w:szCs w:val="20"/>
              </w:rPr>
            </w:pPr>
            <w:r>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444AEE38" w14:textId="77777777">
            <w:pPr>
              <w:spacing w:line="240" w:lineRule="auto"/>
              <w:rPr>
                <w:rFonts w:ascii="Tahoma" w:hAnsi="Tahoma" w:eastAsia="Tahoma" w:cs="Tahoma"/>
                <w:sz w:val="20"/>
                <w:szCs w:val="20"/>
              </w:rPr>
            </w:pPr>
            <w:r>
              <w:rPr>
                <w:rFonts w:ascii="Tahoma" w:hAnsi="Tahoma" w:eastAsia="Tahoma" w:cs="Tahoma"/>
                <w:sz w:val="20"/>
                <w:szCs w:val="20"/>
              </w:rPr>
              <w:t>The date the SIM was rejected</w:t>
            </w:r>
          </w:p>
          <w:p w:rsidR="00A31FD8" w:rsidP="00A31FD8" w:rsidRDefault="00A31FD8" w14:paraId="09A1C233" w14:textId="77777777">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A31FD8" w:rsidP="00A31FD8" w:rsidRDefault="00A31FD8" w14:paraId="1DA3C891" w14:textId="77777777">
            <w:pPr>
              <w:spacing w:line="240" w:lineRule="auto"/>
              <w:rPr>
                <w:rFonts w:ascii="Tahoma" w:hAnsi="Tahoma" w:eastAsia="Tahoma" w:cs="Tahoma"/>
                <w:sz w:val="20"/>
                <w:szCs w:val="20"/>
              </w:rPr>
            </w:pPr>
            <w:r w:rsidRPr="00674CE8">
              <w:rPr>
                <w:rFonts w:ascii="Calibri" w:hAnsi="Calibri" w:cs="Calibri"/>
                <w:color w:val="000000"/>
                <w:szCs w:val="20"/>
                <w:lang w:val="en-GB"/>
              </w:rPr>
              <w:t>2020-06-18T17:24:53Z</w:t>
            </w:r>
          </w:p>
        </w:tc>
      </w:tr>
      <w:tr w:rsidR="00A31FD8" w:rsidTr="00A1708A" w14:paraId="0DF79A41"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7A960E6F"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resetBy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69B4A412"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52072805"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77972DB7" w14:textId="77777777">
            <w:pPr>
              <w:spacing w:line="240" w:lineRule="auto"/>
              <w:rPr>
                <w:rFonts w:ascii="Tahoma" w:hAnsi="Tahoma" w:eastAsia="Tahoma" w:cs="Tahoma"/>
                <w:sz w:val="20"/>
                <w:szCs w:val="20"/>
              </w:rPr>
            </w:pPr>
            <w:r>
              <w:rPr>
                <w:rFonts w:ascii="Tahoma" w:hAnsi="Tahoma" w:eastAsia="Tahoma" w:cs="Tahoma"/>
                <w:sz w:val="20"/>
                <w:szCs w:val="20"/>
              </w:rPr>
              <w:t>The username that reset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Pr="00674CE8" w:rsidR="00A31FD8" w:rsidP="00A31FD8" w:rsidRDefault="00A31FD8" w14:paraId="7DC1C6E1" w14:textId="77777777">
            <w:pPr>
              <w:spacing w:line="240" w:lineRule="auto"/>
              <w:rPr>
                <w:rFonts w:ascii="Calibri" w:hAnsi="Calibri" w:cs="Calibri"/>
                <w:color w:val="000000"/>
                <w:szCs w:val="20"/>
                <w:lang w:val="en-GB"/>
              </w:rPr>
            </w:pPr>
          </w:p>
        </w:tc>
      </w:tr>
      <w:tr w:rsidR="00A31FD8" w:rsidTr="00A1708A" w14:paraId="3DC9D987"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6EE57478"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resetDate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73B21D05"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13104B92"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732FD22A" w14:textId="77777777">
            <w:pPr>
              <w:spacing w:line="240" w:lineRule="auto"/>
              <w:rPr>
                <w:rFonts w:ascii="Tahoma" w:hAnsi="Tahoma" w:eastAsia="Tahoma" w:cs="Tahoma"/>
                <w:sz w:val="20"/>
                <w:szCs w:val="20"/>
              </w:rPr>
            </w:pPr>
            <w:r>
              <w:rPr>
                <w:rFonts w:ascii="Tahoma" w:hAnsi="Tahoma" w:eastAsia="Tahoma" w:cs="Tahoma"/>
                <w:sz w:val="20"/>
                <w:szCs w:val="20"/>
              </w:rPr>
              <w:t>The date the SIM was reset</w:t>
            </w:r>
          </w:p>
          <w:p w:rsidR="00A31FD8" w:rsidP="00A31FD8" w:rsidRDefault="00A31FD8" w14:paraId="0C9E82F5" w14:textId="77777777">
            <w:pPr>
              <w:spacing w:line="240" w:lineRule="auto"/>
              <w:rPr>
                <w:rFonts w:ascii="Tahoma" w:hAnsi="Tahoma" w:eastAsia="Tahoma" w:cs="Tahoma"/>
                <w:sz w:val="20"/>
                <w:szCs w:val="20"/>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Pr="00674CE8" w:rsidR="00A31FD8" w:rsidP="00A31FD8" w:rsidRDefault="00A31FD8" w14:paraId="3812A17C" w14:textId="77777777">
            <w:pPr>
              <w:spacing w:line="240" w:lineRule="auto"/>
              <w:rPr>
                <w:rFonts w:ascii="Calibri" w:hAnsi="Calibri" w:cs="Calibri"/>
                <w:color w:val="000000"/>
                <w:szCs w:val="20"/>
                <w:lang w:val="en-GB"/>
              </w:rPr>
            </w:pPr>
          </w:p>
        </w:tc>
      </w:tr>
      <w:tr w:rsidR="00A31FD8" w:rsidTr="00A1708A" w14:paraId="6A469B92"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03AAF4D3"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resetReason</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507F01E4"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33786D5B"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2E081A9F" w14:textId="77777777">
            <w:pPr>
              <w:spacing w:line="240" w:lineRule="auto"/>
              <w:rPr>
                <w:rFonts w:ascii="Tahoma" w:hAnsi="Tahoma" w:eastAsia="Tahoma" w:cs="Tahoma"/>
                <w:sz w:val="20"/>
                <w:szCs w:val="20"/>
              </w:rPr>
            </w:pPr>
            <w:r>
              <w:rPr>
                <w:rFonts w:ascii="Tahoma" w:hAnsi="Tahoma" w:eastAsia="Tahoma" w:cs="Tahoma"/>
                <w:sz w:val="20"/>
                <w:szCs w:val="20"/>
              </w:rPr>
              <w:t>The reason for resetting the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Pr="00674CE8" w:rsidR="00A31FD8" w:rsidP="00A31FD8" w:rsidRDefault="00A31FD8" w14:paraId="07F20215" w14:textId="77777777">
            <w:pPr>
              <w:spacing w:line="240" w:lineRule="auto"/>
              <w:rPr>
                <w:rFonts w:ascii="Calibri" w:hAnsi="Calibri" w:cs="Calibri"/>
                <w:color w:val="000000"/>
                <w:szCs w:val="20"/>
                <w:lang w:val="en-GB"/>
              </w:rPr>
            </w:pPr>
          </w:p>
        </w:tc>
      </w:tr>
      <w:tr w:rsidR="00A31FD8" w:rsidTr="00A1708A" w14:paraId="296D2756"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31CB15DE"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subLocationName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5712B9B8"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046B9A0B" w14:textId="77777777">
            <w:pPr>
              <w:spacing w:line="240" w:lineRule="auto"/>
              <w:rPr>
                <w:rFonts w:ascii="Tahoma" w:hAnsi="Tahoma" w:eastAsia="Tahoma" w:cs="Tahoma"/>
                <w:sz w:val="20"/>
                <w:szCs w:val="20"/>
              </w:rPr>
            </w:pPr>
            <w:r w:rsidRPr="00F46B80">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2F015570" w14:textId="77777777">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 xml:space="preserve">The full name of the </w:t>
            </w:r>
            <w:proofErr w:type="spellStart"/>
            <w:r w:rsidRPr="7E3C46EE">
              <w:rPr>
                <w:rFonts w:ascii="Tahoma" w:hAnsi="Tahoma" w:eastAsia="Tahoma" w:cs="Tahoma"/>
                <w:sz w:val="20"/>
                <w:szCs w:val="20"/>
                <w:lang w:val="en-US"/>
              </w:rPr>
              <w:t>locationCode</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Pr="7E3C46EE" w:rsidR="00A31FD8" w:rsidP="00A31FD8" w:rsidRDefault="00A31FD8" w14:paraId="6137816D" w14:textId="77777777">
            <w:pPr>
              <w:spacing w:line="240" w:lineRule="auto"/>
              <w:rPr>
                <w:rFonts w:ascii="Tahoma" w:hAnsi="Tahoma" w:eastAsia="Tahoma" w:cs="Tahoma"/>
                <w:sz w:val="20"/>
                <w:szCs w:val="20"/>
                <w:lang w:val="en-US"/>
              </w:rPr>
            </w:pPr>
            <w:r>
              <w:rPr>
                <w:rFonts w:ascii="Tahoma" w:hAnsi="Tahoma" w:eastAsia="Tahoma" w:cs="Tahoma"/>
                <w:sz w:val="20"/>
                <w:szCs w:val="20"/>
                <w:lang w:val="en-US"/>
              </w:rPr>
              <w:t>AIS Shop 1</w:t>
            </w:r>
          </w:p>
        </w:tc>
      </w:tr>
      <w:tr w:rsidR="00A31FD8" w:rsidTr="00A1708A" w14:paraId="10270066"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5B8AE7EE"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transferBy</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7AF07F8E"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A31FD8" w:rsidP="00A31FD8" w:rsidRDefault="00A31FD8" w14:paraId="775A7294"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A31FD8" w:rsidP="00A31FD8" w:rsidRDefault="00A31FD8" w14:paraId="63EA8BAE" w14:textId="77777777">
            <w:pPr>
              <w:spacing w:line="240" w:lineRule="auto"/>
              <w:rPr>
                <w:rFonts w:ascii="Tahoma" w:hAnsi="Tahoma" w:eastAsia="Tahoma" w:cs="Tahoma"/>
                <w:sz w:val="20"/>
                <w:szCs w:val="20"/>
                <w:lang w:val="en-US"/>
              </w:rPr>
            </w:pPr>
            <w:r>
              <w:rPr>
                <w:rFonts w:ascii="Tahoma" w:hAnsi="Tahoma" w:eastAsia="Tahoma" w:cs="Tahoma"/>
                <w:sz w:val="20"/>
                <w:szCs w:val="20"/>
              </w:rPr>
              <w:t xml:space="preserve">The username that </w:t>
            </w:r>
            <w:proofErr w:type="gramStart"/>
            <w:r>
              <w:rPr>
                <w:rFonts w:ascii="Tahoma" w:hAnsi="Tahoma" w:eastAsia="Tahoma" w:cs="Tahoma"/>
                <w:sz w:val="20"/>
                <w:szCs w:val="20"/>
              </w:rPr>
              <w:t>request</w:t>
            </w:r>
            <w:proofErr w:type="gramEnd"/>
            <w:r>
              <w:rPr>
                <w:rFonts w:ascii="Tahoma" w:hAnsi="Tahoma" w:eastAsia="Tahoma" w:cs="Tahoma"/>
                <w:sz w:val="20"/>
                <w:szCs w:val="20"/>
              </w:rPr>
              <w:t xml:space="preserve"> transfer of SIM to shop location</w:t>
            </w:r>
          </w:p>
        </w:tc>
        <w:tc>
          <w:tcPr>
            <w:tcW w:w="1701" w:type="dxa"/>
            <w:tcBorders>
              <w:top w:val="single" w:color="000000" w:themeColor="text1" w:sz="4" w:space="0"/>
              <w:left w:val="nil"/>
              <w:bottom w:val="single" w:color="000000" w:themeColor="text1" w:sz="4" w:space="0"/>
              <w:right w:val="single" w:color="000000" w:themeColor="text1" w:sz="4" w:space="0"/>
            </w:tcBorders>
          </w:tcPr>
          <w:p w:rsidR="00A31FD8" w:rsidP="00A31FD8" w:rsidRDefault="00A31FD8" w14:paraId="37FD6C0D" w14:textId="77777777">
            <w:pPr>
              <w:spacing w:line="240" w:lineRule="auto"/>
              <w:rPr>
                <w:rFonts w:ascii="Tahoma" w:hAnsi="Tahoma" w:eastAsia="Tahoma" w:cs="Tahoma"/>
                <w:sz w:val="20"/>
                <w:szCs w:val="20"/>
                <w:lang w:val="en-US"/>
              </w:rPr>
            </w:pPr>
          </w:p>
        </w:tc>
      </w:tr>
      <w:tr w:rsidR="00A31FD8" w:rsidTr="00A1708A" w14:paraId="1B1BB09A"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4346FC15"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transferDate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15417FDB"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0CD2C051"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0C28890B" w14:textId="77777777">
            <w:pPr>
              <w:spacing w:line="240" w:lineRule="auto"/>
              <w:rPr>
                <w:rFonts w:ascii="Tahoma" w:hAnsi="Tahoma" w:eastAsia="Tahoma" w:cs="Tahoma"/>
                <w:sz w:val="20"/>
                <w:szCs w:val="20"/>
              </w:rPr>
            </w:pPr>
            <w:r>
              <w:rPr>
                <w:rFonts w:ascii="Tahoma" w:hAnsi="Tahoma" w:eastAsia="Tahoma" w:cs="Tahoma"/>
                <w:sz w:val="20"/>
                <w:szCs w:val="20"/>
              </w:rPr>
              <w:t>The date the SIM transfer was requested</w:t>
            </w:r>
          </w:p>
          <w:p w:rsidR="00A31FD8" w:rsidP="00A31FD8" w:rsidRDefault="00A31FD8" w14:paraId="0A1E2585" w14:textId="77777777">
            <w:pPr>
              <w:spacing w:line="240" w:lineRule="auto"/>
              <w:rPr>
                <w:rFonts w:ascii="Tahoma" w:hAnsi="Tahoma" w:eastAsia="Tahoma" w:cs="Tahoma"/>
                <w:sz w:val="20"/>
                <w:szCs w:val="20"/>
              </w:rPr>
            </w:pPr>
            <w:r w:rsidRPr="7F98CED1">
              <w:rPr>
                <w:rFonts w:ascii="Tahoma" w:hAnsi="Tahoma" w:eastAsia="Tahoma" w:cs="Tahoma"/>
                <w:b/>
                <w:bCs/>
                <w:sz w:val="20"/>
                <w:szCs w:val="20"/>
                <w:lang w:val="en-US"/>
              </w:rPr>
              <w:t>RFC3339 Format:</w:t>
            </w:r>
            <w:r w:rsidRPr="7F98CED1">
              <w:rPr>
                <w:rFonts w:ascii="Tahoma" w:hAnsi="Tahoma" w:eastAsia="Tahoma" w:cs="Tahoma"/>
                <w:sz w:val="20"/>
                <w:szCs w:val="20"/>
                <w:lang w:val="en-US"/>
              </w:rPr>
              <w:t xml:space="preserve"> yyyy-MM-ddThh24:</w:t>
            </w:r>
            <w:proofErr w:type="gramStart"/>
            <w:r w:rsidRPr="7F98CED1">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00A31FD8" w:rsidP="00A31FD8" w:rsidRDefault="00A31FD8" w14:paraId="41920D79" w14:textId="77777777">
            <w:pPr>
              <w:spacing w:line="240" w:lineRule="auto"/>
              <w:rPr>
                <w:rFonts w:ascii="Tahoma" w:hAnsi="Tahoma" w:eastAsia="Tahoma" w:cs="Tahoma"/>
                <w:sz w:val="20"/>
                <w:szCs w:val="20"/>
                <w:lang w:val="en-US"/>
              </w:rPr>
            </w:pPr>
          </w:p>
        </w:tc>
      </w:tr>
      <w:tr w:rsidR="00A31FD8" w:rsidTr="00A1708A" w14:paraId="65DF6784"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1FD8" w:rsidP="00A31FD8" w:rsidRDefault="00A31FD8" w14:paraId="1052CF07"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transferStatus</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53DCF32B"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5E69983A"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1FD8" w:rsidP="00A31FD8" w:rsidRDefault="00A31FD8" w14:paraId="1401E095" w14:textId="77777777">
            <w:pPr>
              <w:spacing w:line="240" w:lineRule="auto"/>
              <w:rPr>
                <w:rFonts w:ascii="Tahoma" w:hAnsi="Tahoma" w:eastAsia="Tahoma" w:cs="Tahoma"/>
                <w:sz w:val="20"/>
                <w:szCs w:val="20"/>
              </w:rPr>
            </w:pPr>
            <w:r>
              <w:rPr>
                <w:rFonts w:ascii="Tahoma" w:hAnsi="Tahoma" w:eastAsia="Tahoma" w:cs="Tahoma"/>
                <w:sz w:val="20"/>
                <w:szCs w:val="20"/>
              </w:rPr>
              <w:t>Transfer status</w:t>
            </w:r>
          </w:p>
        </w:tc>
        <w:tc>
          <w:tcPr>
            <w:tcW w:w="1701" w:type="dxa"/>
            <w:tcBorders>
              <w:top w:val="single" w:color="000000" w:themeColor="text1" w:sz="4" w:space="0"/>
              <w:left w:val="nil"/>
              <w:bottom w:val="single" w:color="000000" w:themeColor="text1" w:sz="4" w:space="0"/>
              <w:right w:val="single" w:color="000000" w:themeColor="text1" w:sz="4" w:space="0"/>
            </w:tcBorders>
          </w:tcPr>
          <w:p w:rsidR="00A31FD8" w:rsidP="00A31FD8" w:rsidRDefault="00A31FD8" w14:paraId="2711831B" w14:textId="77777777">
            <w:pPr>
              <w:spacing w:line="240" w:lineRule="auto"/>
              <w:rPr>
                <w:rFonts w:ascii="Tahoma" w:hAnsi="Tahoma" w:eastAsia="Tahoma" w:cs="Tahoma"/>
                <w:sz w:val="20"/>
                <w:szCs w:val="20"/>
                <w:lang w:val="en-US"/>
              </w:rPr>
            </w:pPr>
          </w:p>
        </w:tc>
      </w:tr>
    </w:tbl>
    <w:p w:rsidR="00674CE8" w:rsidP="00674CE8" w:rsidRDefault="00674CE8" w14:paraId="593D5F68" w14:textId="77777777"/>
    <w:p w:rsidR="00A31FD8" w:rsidP="00674CE8" w:rsidRDefault="00A31FD8" w14:paraId="3DE92745" w14:textId="77777777"/>
    <w:p w:rsidR="00674CE8" w:rsidP="00674CE8" w:rsidRDefault="00674CE8" w14:paraId="60346010" w14:textId="1EE80E0F">
      <w:pPr>
        <w:pStyle w:val="Heading4"/>
      </w:pPr>
      <w:r>
        <w:t>Request Example:</w:t>
      </w:r>
    </w:p>
    <w:p w:rsidRPr="003D2D21" w:rsidR="00674CE8" w:rsidP="00674CE8" w:rsidRDefault="00A31FD8" w14:paraId="54563933" w14:textId="3D97EA83">
      <w:r>
        <w:t>All fields from</w:t>
      </w:r>
      <w:r w:rsidR="00674CE8">
        <w:t xml:space="preserve"> </w:t>
      </w:r>
      <w:hyperlink w:history="1" w:anchor="_Resource_Order_Entity">
        <w:r w:rsidRPr="006B6BEA" w:rsidR="006B6BEA">
          <w:rPr>
            <w:rStyle w:val="Hyperlink"/>
          </w:rPr>
          <w:t>Resource Order Entity</w:t>
        </w:r>
      </w:hyperlink>
      <w:r w:rsidR="006B6BEA">
        <w:t xml:space="preserve"> </w:t>
      </w:r>
      <w:r w:rsidR="00674CE8">
        <w:t xml:space="preserve">definition </w:t>
      </w:r>
      <w:proofErr w:type="gramStart"/>
      <w:r>
        <w:t>are</w:t>
      </w:r>
      <w:proofErr w:type="gramEnd"/>
      <w:r>
        <w:t xml:space="preserve"> patchable.</w:t>
      </w:r>
    </w:p>
    <w:p w:rsidRPr="00674CE8" w:rsidR="00674CE8" w:rsidP="00674CE8" w:rsidRDefault="00674CE8" w14:paraId="6735BEB6" w14:textId="64373189">
      <w:pPr>
        <w:shd w:val="clear" w:color="auto" w:fill="E2DFCC"/>
        <w:rPr>
          <w:rFonts w:ascii="Calibri" w:hAnsi="Calibri" w:cs="Calibri"/>
          <w:color w:val="000000"/>
          <w:szCs w:val="20"/>
          <w:lang w:val="en-GB"/>
        </w:rPr>
      </w:pPr>
      <w:r w:rsidRPr="00674CE8">
        <w:rPr>
          <w:rFonts w:ascii="Calibri" w:hAnsi="Calibri" w:cs="Calibri"/>
          <w:color w:val="000000"/>
          <w:szCs w:val="20"/>
          <w:lang w:val="en-GB"/>
        </w:rPr>
        <w:t>{</w:t>
      </w:r>
    </w:p>
    <w:p w:rsidR="00674CE8" w:rsidP="00674CE8" w:rsidRDefault="00674CE8" w14:paraId="2D39437F" w14:textId="77777777">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resourceId</w:t>
      </w:r>
      <w:proofErr w:type="spellEnd"/>
      <w:r w:rsidRPr="00674CE8">
        <w:rPr>
          <w:rFonts w:ascii="Calibri" w:hAnsi="Calibri" w:cs="Calibri"/>
          <w:color w:val="000000"/>
          <w:szCs w:val="20"/>
          <w:lang w:val="en-GB"/>
        </w:rPr>
        <w:t>": "0000000000001",</w:t>
      </w:r>
    </w:p>
    <w:p w:rsidR="00674CE8" w:rsidP="00674CE8" w:rsidRDefault="00674CE8" w14:paraId="178F5A6E" w14:textId="3F2ED504">
      <w:pPr>
        <w:shd w:val="clear" w:color="auto" w:fill="E2DFCC"/>
        <w:rPr>
          <w:rFonts w:ascii="Calibri" w:hAnsi="Calibri" w:cs="Calibri"/>
          <w:color w:val="000000"/>
          <w:szCs w:val="20"/>
          <w:lang w:val="en-GB"/>
        </w:rPr>
      </w:pPr>
      <w:r w:rsidRPr="00674CE8">
        <w:rPr>
          <w:rFonts w:ascii="Calibri" w:hAnsi="Calibri" w:cs="Calibri"/>
          <w:color w:val="000000"/>
          <w:szCs w:val="20"/>
          <w:lang w:val="en-GB"/>
        </w:rPr>
        <w:t xml:space="preserve">    "</w:t>
      </w:r>
      <w:proofErr w:type="spellStart"/>
      <w:r w:rsidRPr="00674CE8">
        <w:rPr>
          <w:rFonts w:ascii="Calibri" w:hAnsi="Calibri" w:cs="Calibri"/>
          <w:color w:val="000000"/>
          <w:szCs w:val="20"/>
          <w:lang w:val="en-GB"/>
        </w:rPr>
        <w:t>locationCode</w:t>
      </w:r>
      <w:proofErr w:type="spellEnd"/>
      <w:r w:rsidRPr="00674CE8">
        <w:rPr>
          <w:rFonts w:ascii="Calibri" w:hAnsi="Calibri" w:cs="Calibri"/>
          <w:color w:val="000000"/>
          <w:szCs w:val="20"/>
          <w:lang w:val="en-GB"/>
        </w:rPr>
        <w:t>": "1004"</w:t>
      </w:r>
    </w:p>
    <w:p w:rsidRPr="00674CE8" w:rsidR="00674CE8" w:rsidP="00674CE8" w:rsidRDefault="00674CE8" w14:paraId="7FB34968" w14:textId="47EFEA03">
      <w:pPr>
        <w:shd w:val="clear" w:color="auto" w:fill="E2DFCC"/>
        <w:rPr>
          <w:rFonts w:ascii="Calibri" w:hAnsi="Calibri" w:cs="Calibri"/>
          <w:color w:val="000000"/>
          <w:szCs w:val="20"/>
          <w:lang w:val="en-GB"/>
        </w:rPr>
      </w:pPr>
      <w:r w:rsidRPr="00674CE8">
        <w:rPr>
          <w:rFonts w:ascii="Calibri" w:hAnsi="Calibri" w:cs="Calibri"/>
          <w:color w:val="000000"/>
          <w:szCs w:val="20"/>
          <w:lang w:val="en-GB"/>
        </w:rPr>
        <w:t>}</w:t>
      </w:r>
    </w:p>
    <w:p w:rsidR="00674CE8" w:rsidP="7E3C46EE" w:rsidRDefault="00674CE8" w14:paraId="08621DA9" w14:textId="77777777"/>
    <w:p w:rsidR="005A5969" w:rsidP="7E3C46EE" w:rsidRDefault="619BD6AD" w14:paraId="26EEB1E1" w14:textId="5D609281">
      <w:pPr>
        <w:pStyle w:val="Heading4"/>
      </w:pPr>
      <w:r>
        <w:t>Response Example:</w:t>
      </w:r>
    </w:p>
    <w:p w:rsidRPr="003D2D21" w:rsidR="00674CE8" w:rsidP="00674CE8" w:rsidRDefault="00674CE8" w14:paraId="4160680A" w14:textId="237E4132">
      <w:r>
        <w:t xml:space="preserve">Returns all fields specified in the </w:t>
      </w:r>
      <w:hyperlink w:history="1" w:anchor="_Resource_Order_Entity">
        <w:r w:rsidRPr="006B6BEA" w:rsidR="006B6BEA">
          <w:rPr>
            <w:rStyle w:val="Hyperlink"/>
          </w:rPr>
          <w:t>Resource Order Entity</w:t>
        </w:r>
      </w:hyperlink>
      <w:r w:rsidR="006B6BEA">
        <w:t xml:space="preserve"> </w:t>
      </w:r>
      <w:r>
        <w:t>definition if exists.</w:t>
      </w:r>
    </w:p>
    <w:p w:rsidR="005A5969" w:rsidP="00674CE8" w:rsidRDefault="005A5969" w14:paraId="3B0367E5" w14:textId="53218529">
      <w:pPr>
        <w:shd w:val="clear" w:color="auto" w:fill="FFFFFE"/>
        <w:spacing w:line="325" w:lineRule="auto"/>
      </w:pPr>
    </w:p>
    <w:p w:rsidR="00761B70" w:rsidP="00761B70" w:rsidRDefault="64645F67" w14:paraId="1E60C13F" w14:textId="0DC531E4">
      <w:pPr>
        <w:pStyle w:val="Heading3"/>
      </w:pPr>
      <w:bookmarkStart w:name="_Toc946363646" w:id="40"/>
      <w:r>
        <w:t>Delete Resource Order entity:</w:t>
      </w:r>
      <w:bookmarkEnd w:id="40"/>
    </w:p>
    <w:p w:rsidRPr="00941D1C" w:rsidR="00761B70" w:rsidP="00761B70" w:rsidRDefault="00761B70" w14:paraId="00E2493C" w14:textId="77777777">
      <w:pPr>
        <w:widowControl w:val="0"/>
        <w:rPr>
          <w:rFonts w:ascii="Calibri" w:hAnsi="Calibri" w:eastAsia="Tahoma" w:cs="Calibri"/>
          <w:color w:val="00B050"/>
          <w:szCs w:val="20"/>
        </w:rPr>
      </w:pPr>
      <w:r w:rsidRPr="00941D1C">
        <w:rPr>
          <w:rFonts w:ascii="Calibri" w:hAnsi="Calibri" w:eastAsia="Tahoma" w:cs="Calibri"/>
          <w:b/>
          <w:color w:val="000000"/>
          <w:szCs w:val="20"/>
        </w:rPr>
        <w:t>Description</w:t>
      </w:r>
      <w:r w:rsidRPr="00941D1C">
        <w:rPr>
          <w:rFonts w:ascii="Calibri" w:hAnsi="Calibri" w:eastAsia="Tahoma" w:cs="Calibri"/>
          <w:b/>
          <w:bCs/>
          <w:color w:val="000000"/>
          <w:szCs w:val="20"/>
          <w:cs/>
        </w:rPr>
        <w:t xml:space="preserve">: </w:t>
      </w:r>
      <w:r>
        <w:t>Update resource ordering related fields</w:t>
      </w:r>
    </w:p>
    <w:p w:rsidRPr="00941D1C" w:rsidR="00761B70" w:rsidP="00761B70" w:rsidRDefault="00761B70" w14:paraId="042030E2" w14:textId="6307B82D">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Pr>
          <w:rFonts w:ascii="Calibri" w:hAnsi="Calibri" w:eastAsia="Tahoma" w:cs="Calibri"/>
          <w:szCs w:val="20"/>
        </w:rPr>
        <w:t>DELETE</w:t>
      </w:r>
    </w:p>
    <w:p w:rsidRPr="003D2D21" w:rsidR="00761B70" w:rsidP="00761B70" w:rsidRDefault="00761B70" w14:paraId="61FFF66A" w14:textId="4A268425">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w:t>
      </w:r>
      <w:proofErr w:type="spellStart"/>
      <w:r>
        <w:rPr>
          <w:lang w:val="en-US"/>
        </w:rPr>
        <w:t>resourceOrder</w:t>
      </w:r>
      <w:proofErr w:type="spellEnd"/>
    </w:p>
    <w:p w:rsidR="00761B70" w:rsidP="00761B70" w:rsidRDefault="00761B70" w14:paraId="339D1B36" w14:textId="77777777">
      <w:pPr>
        <w:rPr>
          <w:b/>
          <w:bCs/>
        </w:rPr>
      </w:pPr>
    </w:p>
    <w:p w:rsidR="00761B70" w:rsidP="00761B70" w:rsidRDefault="00607335" w14:paraId="2D29A88E" w14:textId="0F677BE9">
      <w:pPr>
        <w:pStyle w:val="Heading4"/>
      </w:pPr>
      <w:r>
        <w:t>Request</w:t>
      </w:r>
      <w:r w:rsidR="00761B70">
        <w:t xml:space="preserve"> </w:t>
      </w:r>
      <w:r>
        <w:t>Body</w:t>
      </w:r>
      <w:r w:rsidR="00761B70">
        <w:t xml:space="preserve">: </w:t>
      </w:r>
    </w:p>
    <w:tbl>
      <w:tblPr>
        <w:tblW w:w="0" w:type="auto"/>
        <w:tblInd w:w="93" w:type="dxa"/>
        <w:tblLook w:val="0400" w:firstRow="0" w:lastRow="0" w:firstColumn="0" w:lastColumn="0" w:noHBand="0" w:noVBand="1"/>
      </w:tblPr>
      <w:tblGrid>
        <w:gridCol w:w="3690"/>
        <w:gridCol w:w="1006"/>
        <w:gridCol w:w="2010"/>
        <w:gridCol w:w="8468"/>
      </w:tblGrid>
      <w:tr w:rsidR="00761B70" w:rsidTr="009B796C" w14:paraId="2371AE2B"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761B70" w:rsidP="009B796C" w:rsidRDefault="00761B70" w14:paraId="3234236F" w14:textId="77777777">
            <w:pPr>
              <w:spacing w:line="240" w:lineRule="auto"/>
              <w:jc w:val="center"/>
              <w:rPr>
                <w:rFonts w:ascii="Tahoma" w:hAnsi="Tahoma" w:eastAsia="Tahoma" w:cs="Tahoma"/>
                <w:b/>
                <w:bCs/>
                <w:sz w:val="20"/>
                <w:szCs w:val="20"/>
              </w:rPr>
            </w:pPr>
            <w:r w:rsidRPr="7E3C46EE">
              <w:rPr>
                <w:rFonts w:ascii="Tahoma" w:hAnsi="Tahoma" w:eastAsia="Tahoma" w:cs="Tahoma"/>
                <w:b/>
                <w:bCs/>
                <w:sz w:val="20"/>
                <w:szCs w:val="20"/>
              </w:rPr>
              <w:t>Field</w:t>
            </w:r>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761B70" w:rsidP="009B796C" w:rsidRDefault="00761B70" w14:paraId="1540169E" w14:textId="77777777">
            <w:pPr>
              <w:spacing w:line="240" w:lineRule="auto"/>
              <w:jc w:val="center"/>
              <w:rPr>
                <w:rFonts w:ascii="Tahoma" w:hAnsi="Tahoma" w:eastAsia="Tahoma" w:cs="Tahoma"/>
                <w:b/>
                <w:bCs/>
                <w:sz w:val="20"/>
                <w:szCs w:val="20"/>
              </w:rPr>
            </w:pPr>
            <w:r w:rsidRPr="7E3C46EE">
              <w:rPr>
                <w:rFonts w:ascii="Tahoma" w:hAnsi="Tahoma" w:eastAsia="Tahoma" w:cs="Tahoma"/>
                <w:b/>
                <w:bCs/>
                <w:sz w:val="20"/>
                <w:szCs w:val="20"/>
              </w:rPr>
              <w:t>O/M</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761B70" w:rsidP="009B796C" w:rsidRDefault="00761B70" w14:paraId="56B07534" w14:textId="77777777">
            <w:pPr>
              <w:spacing w:line="240" w:lineRule="auto"/>
              <w:jc w:val="center"/>
              <w:rPr>
                <w:rFonts w:ascii="Tahoma" w:hAnsi="Tahoma" w:eastAsia="Tahoma" w:cs="Tahoma"/>
                <w:b/>
                <w:bCs/>
                <w:sz w:val="20"/>
                <w:szCs w:val="20"/>
              </w:rPr>
            </w:pPr>
            <w:r w:rsidRPr="7E3C46EE">
              <w:rPr>
                <w:rFonts w:ascii="Tahoma" w:hAnsi="Tahoma" w:eastAsia="Tahoma" w:cs="Tahoma"/>
                <w:b/>
                <w:bCs/>
                <w:sz w:val="20"/>
                <w:szCs w:val="20"/>
              </w:rPr>
              <w:t>Type</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761B70" w:rsidP="009B796C" w:rsidRDefault="00761B70" w14:paraId="4A8D2282" w14:textId="77777777">
            <w:pPr>
              <w:spacing w:line="240" w:lineRule="auto"/>
              <w:jc w:val="center"/>
              <w:rPr>
                <w:rFonts w:ascii="Tahoma" w:hAnsi="Tahoma" w:eastAsia="Tahoma" w:cs="Tahoma"/>
                <w:b/>
                <w:bCs/>
                <w:sz w:val="20"/>
                <w:szCs w:val="20"/>
              </w:rPr>
            </w:pPr>
            <w:r w:rsidRPr="7E3C46EE">
              <w:rPr>
                <w:rFonts w:ascii="Tahoma" w:hAnsi="Tahoma" w:eastAsia="Tahoma" w:cs="Tahoma"/>
                <w:b/>
                <w:bCs/>
                <w:sz w:val="20"/>
                <w:szCs w:val="20"/>
              </w:rPr>
              <w:t>Description</w:t>
            </w:r>
          </w:p>
        </w:tc>
      </w:tr>
      <w:tr w:rsidR="00761B70" w:rsidTr="009B796C" w14:paraId="13EE60DE" w14:textId="77777777">
        <w:trPr>
          <w:trHeight w:val="300"/>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761B70" w:rsidP="009B796C" w:rsidRDefault="00761B70" w14:paraId="5B337266" w14:textId="77777777">
            <w:pPr>
              <w:spacing w:line="240" w:lineRule="auto"/>
              <w:rPr>
                <w:rFonts w:ascii="Tahoma" w:hAnsi="Tahoma" w:eastAsia="Tahoma" w:cs="Tahoma"/>
                <w:sz w:val="20"/>
                <w:szCs w:val="20"/>
                <w:lang w:val="en-US"/>
              </w:rPr>
            </w:pPr>
            <w:proofErr w:type="spellStart"/>
            <w:r w:rsidRPr="7E3C46EE">
              <w:rPr>
                <w:rFonts w:ascii="Tahoma" w:hAnsi="Tahoma" w:eastAsia="Tahoma" w:cs="Tahoma"/>
                <w:sz w:val="20"/>
                <w:szCs w:val="20"/>
                <w:lang w:val="en-US"/>
              </w:rPr>
              <w:t>resourceId</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61B70" w:rsidP="009B796C" w:rsidRDefault="00761B70" w14:paraId="5FB89788" w14:textId="1E2749FD">
            <w:pPr>
              <w:spacing w:line="240" w:lineRule="auto"/>
              <w:jc w:val="center"/>
              <w:rPr>
                <w:rFonts w:ascii="Tahoma" w:hAnsi="Tahoma" w:eastAsia="Tahoma" w:cs="Tahoma"/>
                <w:sz w:val="20"/>
                <w:szCs w:val="20"/>
              </w:rPr>
            </w:pPr>
            <w:r w:rsidRPr="7E3C46EE">
              <w:rPr>
                <w:rFonts w:ascii="Tahoma" w:hAnsi="Tahoma" w:eastAsia="Tahoma" w:cs="Tahoma"/>
                <w:sz w:val="20"/>
                <w:szCs w:val="20"/>
              </w:rPr>
              <w:t>M</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61B70" w:rsidP="009B796C" w:rsidRDefault="00761B70" w14:paraId="479A2C80" w14:textId="77777777">
            <w:pPr>
              <w:spacing w:line="240" w:lineRule="auto"/>
              <w:rPr>
                <w:rFonts w:ascii="Tahoma" w:hAnsi="Tahoma" w:eastAsia="Tahoma" w:cs="Tahoma"/>
                <w:sz w:val="20"/>
                <w:szCs w:val="20"/>
              </w:rPr>
            </w:pPr>
            <w:r w:rsidRPr="7E3C46EE">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761B70" w:rsidP="009B796C" w:rsidRDefault="00761B70" w14:paraId="00A9FA27" w14:textId="0447CE63">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 xml:space="preserve">Indicates which SIM </w:t>
            </w:r>
            <w:r>
              <w:rPr>
                <w:rFonts w:ascii="Tahoma" w:hAnsi="Tahoma" w:eastAsia="Tahoma" w:cs="Tahoma"/>
                <w:sz w:val="20"/>
                <w:szCs w:val="20"/>
                <w:lang w:val="en-US"/>
              </w:rPr>
              <w:t xml:space="preserve">to delete by </w:t>
            </w:r>
            <w:r w:rsidRPr="7E3C46EE">
              <w:rPr>
                <w:rFonts w:ascii="Tahoma" w:hAnsi="Tahoma" w:eastAsia="Tahoma" w:cs="Tahoma"/>
                <w:sz w:val="20"/>
                <w:szCs w:val="20"/>
                <w:lang w:val="en-US"/>
              </w:rPr>
              <w:t xml:space="preserve">resource </w:t>
            </w:r>
            <w:r>
              <w:rPr>
                <w:rFonts w:ascii="Tahoma" w:hAnsi="Tahoma" w:eastAsia="Tahoma" w:cs="Tahoma"/>
                <w:sz w:val="20"/>
                <w:szCs w:val="20"/>
                <w:lang w:val="en-US"/>
              </w:rPr>
              <w:t>ID.</w:t>
            </w:r>
          </w:p>
        </w:tc>
      </w:tr>
    </w:tbl>
    <w:p w:rsidR="00761B70" w:rsidP="00761B70" w:rsidRDefault="00761B70" w14:paraId="626C82F2" w14:textId="77777777"/>
    <w:p w:rsidRPr="001C1DEF" w:rsidR="00761B70" w:rsidP="00761B70" w:rsidRDefault="00761B70" w14:paraId="77E876D8" w14:textId="77777777">
      <w:pPr>
        <w:pStyle w:val="Heading4"/>
        <w:rPr>
          <w:lang w:val="en-US"/>
        </w:rPr>
      </w:pPr>
      <w:r>
        <w:t>Response Example:</w:t>
      </w:r>
    </w:p>
    <w:p w:rsidRPr="003D2D21" w:rsidR="00761B70" w:rsidP="00761B70" w:rsidRDefault="00761B70" w14:paraId="2C24431E" w14:textId="6574390B">
      <w:r>
        <w:t>Returns no content if successful</w:t>
      </w:r>
    </w:p>
    <w:p w:rsidRPr="00674CE8" w:rsidR="00761B70" w:rsidP="00761B70" w:rsidRDefault="00761B70" w14:paraId="7DD3E8A5" w14:textId="7EDF0FD9">
      <w:pPr>
        <w:shd w:val="clear" w:color="auto" w:fill="E2DFCC"/>
        <w:rPr>
          <w:rFonts w:ascii="Calibri" w:hAnsi="Calibri" w:cs="Calibri"/>
          <w:color w:val="000000"/>
          <w:szCs w:val="20"/>
          <w:lang w:val="en-GB"/>
        </w:rPr>
      </w:pPr>
      <w:r>
        <w:rPr>
          <w:rFonts w:ascii="Calibri" w:hAnsi="Calibri" w:cs="Calibri"/>
          <w:color w:val="000000"/>
          <w:szCs w:val="20"/>
          <w:lang w:val="en-GB"/>
        </w:rPr>
        <w:t>204 No Content</w:t>
      </w:r>
    </w:p>
    <w:p w:rsidR="00761B70" w:rsidP="00761B70" w:rsidRDefault="00761B70" w14:paraId="45911028" w14:textId="77777777">
      <w:pPr>
        <w:shd w:val="clear" w:color="auto" w:fill="FFFFFE"/>
        <w:spacing w:line="325" w:lineRule="auto"/>
      </w:pPr>
    </w:p>
    <w:p w:rsidR="00761B70" w:rsidP="00674CE8" w:rsidRDefault="00761B70" w14:paraId="49A6C858" w14:textId="77777777">
      <w:pPr>
        <w:shd w:val="clear" w:color="auto" w:fill="FFFFFE"/>
        <w:spacing w:line="325" w:lineRule="auto"/>
      </w:pPr>
    </w:p>
    <w:p w:rsidRPr="008B0B5C" w:rsidR="008B0B5C" w:rsidP="008B0B5C" w:rsidRDefault="00FE34A8" w14:paraId="3B6EFAF7" w14:textId="01EA21E3">
      <w:pPr>
        <w:pStyle w:val="Heading2"/>
      </w:pPr>
      <w:bookmarkStart w:name="_acdllb207a5d" w:id="41"/>
      <w:bookmarkStart w:name="_Toc258485411" w:id="42"/>
      <w:bookmarkEnd w:id="41"/>
      <w:r>
        <w:br w:type="page"/>
      </w:r>
      <w:r w:rsidR="64645F67">
        <w:t>HK Operations</w:t>
      </w:r>
      <w:bookmarkEnd w:id="42"/>
    </w:p>
    <w:p w:rsidRPr="00FD59D8" w:rsidR="00A63718" w:rsidP="00761B70" w:rsidRDefault="326F559B" w14:paraId="339A285E" w14:textId="15F557FA">
      <w:pPr>
        <w:pStyle w:val="Heading3"/>
        <w:ind w:left="0" w:firstLine="0"/>
      </w:pPr>
      <w:bookmarkStart w:name="_Toc1644167182" w:id="43"/>
      <w:r>
        <w:t>Query HK entity:</w:t>
      </w:r>
      <w:bookmarkEnd w:id="43"/>
    </w:p>
    <w:p w:rsidR="00197F0A" w:rsidP="00197F0A" w:rsidRDefault="00197F0A" w14:paraId="798DCDA4" w14:textId="24396562">
      <w:pPr>
        <w:widowControl w:val="0"/>
      </w:pPr>
      <w:r w:rsidRPr="00941D1C">
        <w:rPr>
          <w:rFonts w:ascii="Calibri" w:hAnsi="Calibri" w:eastAsia="Tahoma" w:cs="Calibri"/>
          <w:b/>
          <w:color w:val="000000"/>
          <w:szCs w:val="20"/>
        </w:rPr>
        <w:t>Description</w:t>
      </w:r>
      <w:r w:rsidRPr="00941D1C">
        <w:rPr>
          <w:rFonts w:ascii="Calibri" w:hAnsi="Calibri" w:eastAsia="Tahoma" w:cs="Calibri"/>
          <w:b/>
          <w:bCs/>
          <w:color w:val="000000"/>
          <w:szCs w:val="20"/>
          <w:cs/>
        </w:rPr>
        <w:t xml:space="preserve">: </w:t>
      </w:r>
      <w:r w:rsidRPr="00674CE8">
        <w:t xml:space="preserve">Fetch sim details related to </w:t>
      </w:r>
      <w:r>
        <w:t>HK</w:t>
      </w:r>
      <w:r w:rsidRPr="00674CE8">
        <w:t xml:space="preserve"> </w:t>
      </w:r>
      <w:r>
        <w:t>reporting</w:t>
      </w:r>
    </w:p>
    <w:p w:rsidRPr="00941D1C" w:rsidR="00197F0A" w:rsidP="00197F0A" w:rsidRDefault="00197F0A" w14:paraId="5016F301" w14:textId="77777777">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sidRPr="00941D1C">
        <w:rPr>
          <w:rFonts w:ascii="Calibri" w:hAnsi="Calibri" w:eastAsia="Tahoma" w:cs="Calibri"/>
          <w:szCs w:val="20"/>
        </w:rPr>
        <w:t>GET</w:t>
      </w:r>
    </w:p>
    <w:p w:rsidRPr="00197F0A" w:rsidR="00A63718" w:rsidP="00197F0A" w:rsidRDefault="00197F0A" w14:paraId="3C0B6DCC" w14:textId="16399A28">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w:t>
      </w:r>
      <w:proofErr w:type="spellStart"/>
      <w:r>
        <w:rPr>
          <w:lang w:val="en-US"/>
        </w:rPr>
        <w:t>hk</w:t>
      </w:r>
      <w:proofErr w:type="spellEnd"/>
    </w:p>
    <w:p w:rsidR="00A63718" w:rsidP="00A63718" w:rsidRDefault="00A63718" w14:paraId="1E0AEB4A" w14:textId="77777777">
      <w:pPr>
        <w:rPr>
          <w:b/>
        </w:rPr>
      </w:pPr>
    </w:p>
    <w:p w:rsidRPr="00FD59D8" w:rsidR="00A63718" w:rsidP="00A63718" w:rsidRDefault="00A63718" w14:paraId="23F12B3C" w14:textId="77777777">
      <w:pPr>
        <w:pStyle w:val="Heading4"/>
      </w:pPr>
      <w:r>
        <w:t>Query</w:t>
      </w:r>
      <w:r w:rsidRPr="00FD59D8">
        <w:t xml:space="preserve"> </w:t>
      </w:r>
      <w:r>
        <w:t>Parameters</w:t>
      </w:r>
      <w:r w:rsidRPr="00FD59D8">
        <w:t xml:space="preserve">: </w:t>
      </w:r>
    </w:p>
    <w:tbl>
      <w:tblPr>
        <w:tblW w:w="15174" w:type="dxa"/>
        <w:tblInd w:w="93" w:type="dxa"/>
        <w:tblLayout w:type="fixed"/>
        <w:tblCellMar>
          <w:left w:w="115" w:type="dxa"/>
          <w:right w:w="115" w:type="dxa"/>
        </w:tblCellMar>
        <w:tblLook w:val="0400" w:firstRow="0" w:lastRow="0" w:firstColumn="0" w:lastColumn="0" w:noHBand="0" w:noVBand="1"/>
      </w:tblPr>
      <w:tblGrid>
        <w:gridCol w:w="3690"/>
        <w:gridCol w:w="1006"/>
        <w:gridCol w:w="2010"/>
        <w:gridCol w:w="8468"/>
      </w:tblGrid>
      <w:tr w:rsidR="00A63718" w:rsidTr="7E3C46EE" w14:paraId="488357D6" w14:textId="77777777">
        <w:trPr>
          <w:trHeight w:val="91"/>
          <w:tblHeader/>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A63718" w:rsidP="0050234D" w:rsidRDefault="00A63718" w14:paraId="76145CDC" w14:textId="77777777">
            <w:pPr>
              <w:spacing w:line="240" w:lineRule="auto"/>
              <w:jc w:val="center"/>
              <w:rPr>
                <w:rFonts w:ascii="Tahoma" w:hAnsi="Tahoma" w:eastAsia="Tahoma" w:cs="Tahoma"/>
                <w:b/>
                <w:sz w:val="20"/>
                <w:szCs w:val="20"/>
              </w:rPr>
            </w:pPr>
            <w:r>
              <w:rPr>
                <w:rFonts w:ascii="Tahoma" w:hAnsi="Tahoma" w:eastAsia="Tahoma" w:cs="Tahoma"/>
                <w:b/>
                <w:sz w:val="20"/>
                <w:szCs w:val="20"/>
              </w:rPr>
              <w:t>Field</w:t>
            </w:r>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A63718" w:rsidP="0050234D" w:rsidRDefault="00A63718" w14:paraId="063B4961" w14:textId="77777777">
            <w:pPr>
              <w:spacing w:line="240" w:lineRule="auto"/>
              <w:jc w:val="center"/>
              <w:rPr>
                <w:rFonts w:ascii="Tahoma" w:hAnsi="Tahoma" w:eastAsia="Tahoma" w:cs="Tahoma"/>
                <w:b/>
                <w:sz w:val="20"/>
                <w:szCs w:val="20"/>
              </w:rPr>
            </w:pPr>
            <w:r>
              <w:rPr>
                <w:rFonts w:ascii="Tahoma" w:hAnsi="Tahoma" w:eastAsia="Tahoma" w:cs="Tahoma"/>
                <w:b/>
                <w:sz w:val="20"/>
                <w:szCs w:val="20"/>
              </w:rPr>
              <w:t>O/M</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A63718" w:rsidP="0050234D" w:rsidRDefault="00A63718" w14:paraId="2B7ABF78" w14:textId="77777777">
            <w:pPr>
              <w:spacing w:line="240" w:lineRule="auto"/>
              <w:jc w:val="center"/>
              <w:rPr>
                <w:rFonts w:ascii="Tahoma" w:hAnsi="Tahoma" w:eastAsia="Tahoma" w:cs="Tahoma"/>
                <w:b/>
                <w:sz w:val="20"/>
                <w:szCs w:val="20"/>
              </w:rPr>
            </w:pPr>
            <w:r>
              <w:rPr>
                <w:rFonts w:ascii="Tahoma" w:hAnsi="Tahoma" w:eastAsia="Tahoma" w:cs="Tahoma"/>
                <w:b/>
                <w:sz w:val="20"/>
                <w:szCs w:val="20"/>
              </w:rPr>
              <w:t>Type</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A63718" w:rsidP="0050234D" w:rsidRDefault="00A63718" w14:paraId="1F101F09"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r>
      <w:tr w:rsidR="00A63718" w:rsidTr="7E3C46EE" w14:paraId="19BC907D" w14:textId="77777777">
        <w:trPr>
          <w:trHeight w:val="82"/>
        </w:trPr>
        <w:tc>
          <w:tcPr>
            <w:tcW w:w="3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63718" w:rsidP="0050234D" w:rsidRDefault="00A63718" w14:paraId="71CD9617"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resourceId</w:t>
            </w:r>
            <w:proofErr w:type="spellEnd"/>
          </w:p>
        </w:tc>
        <w:tc>
          <w:tcPr>
            <w:tcW w:w="100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63718" w:rsidP="0050234D" w:rsidRDefault="00A63718" w14:paraId="7703D907" w14:textId="48787CAF">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2010"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F46B80" w:rsidR="00A63718" w:rsidP="0050234D" w:rsidRDefault="00A63718" w14:paraId="69A9D84D"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46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86D73" w:rsidP="00D86D73" w:rsidRDefault="00197F0A" w14:paraId="36A45987" w14:textId="77777777">
            <w:pPr>
              <w:spacing w:line="240" w:lineRule="auto"/>
              <w:rPr>
                <w:rFonts w:ascii="Tahoma" w:hAnsi="Tahoma" w:eastAsia="Tahoma" w:cs="Tahoma"/>
                <w:sz w:val="20"/>
                <w:szCs w:val="20"/>
                <w:lang w:val="en-US"/>
              </w:rPr>
            </w:pPr>
            <w:r>
              <w:rPr>
                <w:rFonts w:ascii="Tahoma" w:hAnsi="Tahoma" w:eastAsia="Tahoma" w:cs="Tahoma"/>
                <w:sz w:val="20"/>
                <w:szCs w:val="20"/>
                <w:lang w:val="en-US"/>
              </w:rPr>
              <w:t>The</w:t>
            </w:r>
            <w:r w:rsidRPr="7E3C46EE" w:rsidR="00A63718">
              <w:rPr>
                <w:rFonts w:ascii="Tahoma" w:hAnsi="Tahoma" w:eastAsia="Tahoma" w:cs="Tahoma"/>
                <w:sz w:val="20"/>
                <w:szCs w:val="20"/>
                <w:lang w:val="en-US"/>
              </w:rPr>
              <w:t xml:space="preserve"> res</w:t>
            </w:r>
            <w:r w:rsidR="007B6CBC">
              <w:rPr>
                <w:rFonts w:ascii="Tahoma" w:hAnsi="Tahoma" w:eastAsia="Tahoma" w:cs="Tahoma"/>
                <w:sz w:val="20"/>
                <w:szCs w:val="20"/>
                <w:lang w:val="en-US"/>
              </w:rPr>
              <w:t>o</w:t>
            </w:r>
            <w:r w:rsidRPr="7E3C46EE" w:rsidR="00A63718">
              <w:rPr>
                <w:rFonts w:ascii="Tahoma" w:hAnsi="Tahoma" w:eastAsia="Tahoma" w:cs="Tahoma"/>
                <w:sz w:val="20"/>
                <w:szCs w:val="20"/>
                <w:lang w:val="en-US"/>
              </w:rPr>
              <w:t>urce IDs to query by.</w:t>
            </w:r>
            <w:r w:rsidR="00D86D73">
              <w:rPr>
                <w:rFonts w:ascii="Tahoma" w:hAnsi="Tahoma" w:eastAsia="Tahoma" w:cs="Tahoma"/>
                <w:sz w:val="20"/>
                <w:szCs w:val="20"/>
                <w:lang w:val="en-US"/>
              </w:rPr>
              <w:t xml:space="preserve"> This may be a list</w:t>
            </w:r>
          </w:p>
          <w:p w:rsidR="00A63718" w:rsidP="00D86D73" w:rsidRDefault="00D86D73" w14:paraId="33DBFE6E" w14:textId="5A0B5FFD">
            <w:pPr>
              <w:spacing w:line="240" w:lineRule="auto"/>
              <w:rPr>
                <w:rFonts w:ascii="Tahoma" w:hAnsi="Tahoma" w:eastAsia="Tahoma" w:cs="Tahoma"/>
                <w:sz w:val="20"/>
                <w:szCs w:val="20"/>
                <w:lang w:val="en-US"/>
              </w:rPr>
            </w:pPr>
            <w:r w:rsidRPr="00D86D73">
              <w:rPr>
                <w:rFonts w:ascii="Tahoma" w:hAnsi="Tahoma" w:eastAsia="Tahoma" w:cs="Tahoma"/>
                <w:b/>
                <w:bCs/>
                <w:sz w:val="20"/>
                <w:szCs w:val="20"/>
                <w:lang w:val="en-US"/>
              </w:rPr>
              <w:t>List example</w:t>
            </w:r>
            <w:proofErr w:type="gramStart"/>
            <w:r w:rsidRPr="00D86D73">
              <w:rPr>
                <w:rFonts w:ascii="Tahoma" w:hAnsi="Tahoma" w:eastAsia="Tahoma" w:cs="Tahoma"/>
                <w:b/>
                <w:bCs/>
                <w:sz w:val="20"/>
                <w:szCs w:val="20"/>
                <w:lang w:val="en-US"/>
              </w:rPr>
              <w:t>:</w:t>
            </w:r>
            <w:r>
              <w:rPr>
                <w:rFonts w:ascii="Tahoma" w:hAnsi="Tahoma" w:eastAsia="Tahoma" w:cs="Tahoma"/>
                <w:sz w:val="20"/>
                <w:szCs w:val="20"/>
                <w:lang w:val="en-US"/>
              </w:rPr>
              <w:t xml:space="preserve"> ?</w:t>
            </w:r>
            <w:proofErr w:type="spellStart"/>
            <w:r>
              <w:rPr>
                <w:rFonts w:ascii="Tahoma" w:hAnsi="Tahoma" w:eastAsia="Tahoma" w:cs="Tahoma"/>
                <w:sz w:val="20"/>
                <w:szCs w:val="20"/>
                <w:lang w:val="en-US"/>
              </w:rPr>
              <w:t>resourceId</w:t>
            </w:r>
            <w:proofErr w:type="spellEnd"/>
            <w:proofErr w:type="gramEnd"/>
            <w:r>
              <w:rPr>
                <w:rFonts w:ascii="Tahoma" w:hAnsi="Tahoma" w:eastAsia="Tahoma" w:cs="Tahoma"/>
                <w:sz w:val="20"/>
                <w:szCs w:val="20"/>
                <w:lang w:val="en-US"/>
              </w:rPr>
              <w:t>=1,2,3,4</w:t>
            </w:r>
          </w:p>
        </w:tc>
      </w:tr>
    </w:tbl>
    <w:p w:rsidR="00A63718" w:rsidP="00A63718" w:rsidRDefault="00A63718" w14:paraId="105EE1D6" w14:textId="77777777">
      <w:pPr>
        <w:rPr>
          <w:b/>
        </w:rPr>
      </w:pPr>
    </w:p>
    <w:p w:rsidR="00197F0A" w:rsidP="00197F0A" w:rsidRDefault="00197F0A" w14:paraId="5A3628B2" w14:textId="77777777">
      <w:pPr>
        <w:pStyle w:val="Heading4"/>
      </w:pPr>
      <w:r w:rsidRPr="00FD59D8">
        <w:t>Response Example:</w:t>
      </w:r>
    </w:p>
    <w:p w:rsidRPr="00197F0A" w:rsidR="00197F0A" w:rsidP="00197F0A" w:rsidRDefault="00197F0A" w14:paraId="7E4ABE15" w14:textId="1D573903">
      <w:r>
        <w:t xml:space="preserve">Returns all fields specified in the entity definition </w:t>
      </w:r>
      <w:hyperlink w:history="1" w:anchor="_HK_Entity">
        <w:r w:rsidRPr="00197F0A">
          <w:rPr>
            <w:rStyle w:val="Hyperlink"/>
          </w:rPr>
          <w:t>HK Entity</w:t>
        </w:r>
      </w:hyperlink>
      <w:r>
        <w:t xml:space="preserve"> if exists.</w:t>
      </w:r>
    </w:p>
    <w:p w:rsidR="00D0722E" w:rsidP="00197F0A" w:rsidRDefault="00D0722E" w14:paraId="5AC41230" w14:textId="77777777">
      <w:pPr>
        <w:shd w:val="clear" w:color="auto" w:fill="E2DFCC"/>
        <w:rPr>
          <w:rFonts w:ascii="Calibri" w:hAnsi="Calibri" w:cs="Calibri"/>
          <w:color w:val="000000"/>
          <w:szCs w:val="20"/>
          <w:lang w:val="en-GB"/>
        </w:rPr>
      </w:pPr>
      <w:r>
        <w:rPr>
          <w:rFonts w:ascii="Calibri" w:hAnsi="Calibri" w:cs="Calibri"/>
          <w:color w:val="000000"/>
          <w:szCs w:val="20"/>
          <w:lang w:val="en-GB"/>
        </w:rPr>
        <w:t>[</w:t>
      </w:r>
    </w:p>
    <w:p w:rsidRPr="00197F0A" w:rsidR="00197F0A" w:rsidP="00197F0A" w:rsidRDefault="00D0722E" w14:paraId="67048445" w14:textId="2EFAB44C">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197F0A" w:rsidR="00197F0A">
        <w:rPr>
          <w:rFonts w:ascii="Calibri" w:hAnsi="Calibri" w:cs="Calibri"/>
          <w:color w:val="000000"/>
          <w:szCs w:val="20"/>
          <w:lang w:val="en-GB"/>
        </w:rPr>
        <w:t>{</w:t>
      </w:r>
    </w:p>
    <w:p w:rsidRPr="00197F0A" w:rsidR="00197F0A" w:rsidP="3658E42F" w:rsidRDefault="00197F0A" w14:paraId="33533697" w14:textId="77777777">
      <w:pPr>
        <w:shd w:val="clear" w:color="auto" w:fill="E2DFCC"/>
        <w:rPr>
          <w:rFonts w:ascii="Calibri" w:hAnsi="Calibri" w:cs="Calibri"/>
          <w:color w:val="000000"/>
          <w:lang w:val="en-GB"/>
        </w:rPr>
      </w:pPr>
      <w:r w:rsidRPr="3658E42F">
        <w:rPr>
          <w:rFonts w:ascii="Calibri" w:hAnsi="Calibri" w:cs="Calibri"/>
          <w:color w:val="000000" w:themeColor="text1"/>
          <w:lang w:val="en-GB"/>
        </w:rPr>
        <w:t xml:space="preserve">    "</w:t>
      </w:r>
      <w:proofErr w:type="spellStart"/>
      <w:r w:rsidRPr="3658E42F">
        <w:rPr>
          <w:rFonts w:ascii="Calibri" w:hAnsi="Calibri" w:cs="Calibri"/>
          <w:color w:val="000000" w:themeColor="text1"/>
          <w:lang w:val="en-GB"/>
        </w:rPr>
        <w:t>resourceId</w:t>
      </w:r>
      <w:proofErr w:type="spellEnd"/>
      <w:r w:rsidRPr="3658E42F">
        <w:rPr>
          <w:rFonts w:ascii="Calibri" w:hAnsi="Calibri" w:cs="Calibri"/>
          <w:color w:val="000000" w:themeColor="text1"/>
          <w:lang w:val="en-GB"/>
        </w:rPr>
        <w:t>": "000000000001",</w:t>
      </w:r>
    </w:p>
    <w:p w:rsidR="02F65FDB" w:rsidP="3658E42F" w:rsidRDefault="02F65FDB" w14:paraId="28FF845C" w14:textId="7C7EFB8C">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spellStart"/>
      <w:r w:rsidRPr="3658E42F">
        <w:rPr>
          <w:rFonts w:ascii="Calibri" w:hAnsi="Calibri" w:cs="Calibri"/>
          <w:color w:val="000000" w:themeColor="text1"/>
          <w:lang w:val="en-GB"/>
        </w:rPr>
        <w:t>kioskId</w:t>
      </w:r>
      <w:proofErr w:type="spellEnd"/>
      <w:r w:rsidRPr="3658E42F">
        <w:rPr>
          <w:rFonts w:ascii="Calibri" w:hAnsi="Calibri" w:cs="Calibri"/>
          <w:color w:val="000000" w:themeColor="text1"/>
          <w:lang w:val="en-GB"/>
        </w:rPr>
        <w:t>”: "</w:t>
      </w:r>
      <w:r w:rsidR="003A248E">
        <w:rPr>
          <w:rFonts w:ascii="Calibri" w:hAnsi="Calibri" w:cs="Calibri"/>
          <w:color w:val="000000" w:themeColor="text1"/>
          <w:lang w:val="en-GB"/>
        </w:rPr>
        <w:t>KYC</w:t>
      </w:r>
      <w:r w:rsidRPr="3658E42F">
        <w:rPr>
          <w:rFonts w:ascii="Calibri" w:hAnsi="Calibri" w:cs="Calibri"/>
          <w:color w:val="000000" w:themeColor="text1"/>
          <w:lang w:val="en-GB"/>
        </w:rPr>
        <w:t>"</w:t>
      </w:r>
      <w:r w:rsidR="006B365F">
        <w:rPr>
          <w:rFonts w:ascii="Calibri" w:hAnsi="Calibri" w:cs="Calibri"/>
          <w:color w:val="000000" w:themeColor="text1"/>
          <w:lang w:val="en-GB"/>
        </w:rPr>
        <w:t>,</w:t>
      </w:r>
    </w:p>
    <w:p w:rsidR="006B365F" w:rsidP="006B365F" w:rsidRDefault="006B365F" w14:paraId="710FBC77" w14:textId="0C965EBD">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spellStart"/>
      <w:r>
        <w:rPr>
          <w:rFonts w:ascii="Calibri" w:hAnsi="Calibri" w:cs="Calibri"/>
          <w:color w:val="000000" w:themeColor="text1"/>
          <w:lang w:val="en-GB"/>
        </w:rPr>
        <w:t>projectName</w:t>
      </w:r>
      <w:proofErr w:type="spellEnd"/>
      <w:r w:rsidRPr="3658E42F">
        <w:rPr>
          <w:rFonts w:ascii="Calibri" w:hAnsi="Calibri" w:cs="Calibri"/>
          <w:color w:val="000000" w:themeColor="text1"/>
          <w:lang w:val="en-GB"/>
        </w:rPr>
        <w:t>”: "</w:t>
      </w:r>
      <w:proofErr w:type="spellStart"/>
      <w:r>
        <w:rPr>
          <w:rFonts w:ascii="Calibri" w:hAnsi="Calibri" w:cs="Calibri"/>
          <w:color w:val="000000" w:themeColor="text1"/>
          <w:lang w:val="en-GB"/>
        </w:rPr>
        <w:t>Thaivivat</w:t>
      </w:r>
      <w:proofErr w:type="spellEnd"/>
      <w:r w:rsidRPr="3658E42F">
        <w:rPr>
          <w:rFonts w:ascii="Calibri" w:hAnsi="Calibri" w:cs="Calibri"/>
          <w:color w:val="000000" w:themeColor="text1"/>
          <w:lang w:val="en-GB"/>
        </w:rPr>
        <w:t>"</w:t>
      </w:r>
      <w:r>
        <w:rPr>
          <w:rFonts w:ascii="Calibri" w:hAnsi="Calibri" w:cs="Calibri"/>
          <w:color w:val="000000" w:themeColor="text1"/>
          <w:lang w:val="en-GB"/>
        </w:rPr>
        <w:t>,</w:t>
      </w:r>
    </w:p>
    <w:p w:rsidR="058E8755" w:rsidP="09FBB87B" w:rsidRDefault="058E8755" w14:paraId="7C9A5370" w14:textId="699A82E7">
      <w:pPr>
        <w:shd w:val="clear" w:color="auto" w:fill="E2DFCC"/>
        <w:rPr>
          <w:rFonts w:ascii="Calibri" w:hAnsi="Calibri" w:cs="Calibri"/>
          <w:color w:val="000000" w:themeColor="text1"/>
          <w:lang w:val="en-US"/>
        </w:rPr>
      </w:pPr>
      <w:r w:rsidRPr="09FBB87B">
        <w:rPr>
          <w:rFonts w:ascii="Calibri" w:hAnsi="Calibri" w:cs="Calibri"/>
          <w:color w:val="000000" w:themeColor="text1"/>
          <w:lang w:val="en-US"/>
        </w:rPr>
        <w:t xml:space="preserve">    “</w:t>
      </w:r>
      <w:proofErr w:type="spellStart"/>
      <w:r w:rsidRPr="09FBB87B">
        <w:rPr>
          <w:rFonts w:ascii="Calibri" w:hAnsi="Calibri" w:cs="Calibri"/>
          <w:color w:val="000000" w:themeColor="text1"/>
          <w:lang w:val="en-US"/>
        </w:rPr>
        <w:t>extractFilename</w:t>
      </w:r>
      <w:proofErr w:type="spellEnd"/>
      <w:r w:rsidRPr="09FBB87B">
        <w:rPr>
          <w:rFonts w:ascii="Calibri" w:hAnsi="Calibri" w:cs="Calibri"/>
          <w:color w:val="000000" w:themeColor="text1"/>
          <w:lang w:val="en-US"/>
        </w:rPr>
        <w:t>”: “</w:t>
      </w:r>
      <w:r w:rsidRPr="09FBB87B" w:rsidR="00BA6DA2">
        <w:rPr>
          <w:rFonts w:ascii="Calibri" w:hAnsi="Calibri" w:cs="Calibri"/>
          <w:color w:val="000000" w:themeColor="text1"/>
          <w:lang w:val="en-US"/>
        </w:rPr>
        <w:t>file.csv</w:t>
      </w:r>
      <w:r w:rsidRPr="09FBB87B">
        <w:rPr>
          <w:rFonts w:ascii="Calibri" w:hAnsi="Calibri" w:cs="Calibri"/>
          <w:color w:val="000000" w:themeColor="text1"/>
          <w:lang w:val="en-US"/>
        </w:rPr>
        <w:t>”,</w:t>
      </w:r>
    </w:p>
    <w:p w:rsidR="058E8755" w:rsidP="3658E42F" w:rsidRDefault="058E8755" w14:paraId="5539C535" w14:textId="4BFA40E3">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spellStart"/>
      <w:r w:rsidRPr="3658E42F">
        <w:rPr>
          <w:rFonts w:ascii="Calibri" w:hAnsi="Calibri" w:cs="Calibri"/>
          <w:color w:val="000000" w:themeColor="text1"/>
          <w:lang w:val="en-GB"/>
        </w:rPr>
        <w:t>fifo</w:t>
      </w:r>
      <w:r w:rsidRPr="3658E42F" w:rsidR="3115205A">
        <w:rPr>
          <w:rFonts w:ascii="Calibri" w:hAnsi="Calibri" w:cs="Calibri"/>
          <w:color w:val="000000" w:themeColor="text1"/>
          <w:lang w:val="en-GB"/>
        </w:rPr>
        <w:t>ExpiredDate</w:t>
      </w:r>
      <w:proofErr w:type="spellEnd"/>
      <w:r w:rsidRPr="3658E42F" w:rsidR="3115205A">
        <w:rPr>
          <w:rFonts w:ascii="Calibri" w:hAnsi="Calibri" w:cs="Calibri"/>
          <w:color w:val="000000" w:themeColor="text1"/>
          <w:lang w:val="en-GB"/>
        </w:rPr>
        <w:t>”: "2020-06-18T17:24:53Z",</w:t>
      </w:r>
    </w:p>
    <w:p w:rsidR="3115205A" w:rsidP="3658E42F" w:rsidRDefault="3115205A" w14:paraId="25807CCD" w14:textId="4EB5EB46">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spellStart"/>
      <w:r w:rsidRPr="3658E42F">
        <w:rPr>
          <w:rFonts w:ascii="Calibri" w:hAnsi="Calibri" w:cs="Calibri"/>
          <w:color w:val="000000" w:themeColor="text1"/>
          <w:lang w:val="en-GB"/>
        </w:rPr>
        <w:t>fifoBlockedDate</w:t>
      </w:r>
      <w:proofErr w:type="spellEnd"/>
      <w:r w:rsidRPr="3658E42F">
        <w:rPr>
          <w:rFonts w:ascii="Calibri" w:hAnsi="Calibri" w:cs="Calibri"/>
          <w:color w:val="000000" w:themeColor="text1"/>
          <w:lang w:val="en-GB"/>
        </w:rPr>
        <w:t>”: "2020-06-18T17:24:53Z",</w:t>
      </w:r>
    </w:p>
    <w:p w:rsidR="3115205A" w:rsidP="15B0C4CB" w:rsidRDefault="3115205A" w14:paraId="5D6AB0BA" w14:textId="27DA03A1">
      <w:pPr>
        <w:shd w:val="clear" w:color="auto" w:fill="E2DFCC"/>
        <w:rPr>
          <w:rFonts w:ascii="Calibri" w:hAnsi="Calibri" w:cs="Calibri"/>
          <w:color w:val="000000" w:themeColor="text1"/>
          <w:lang w:val="en-US"/>
        </w:rPr>
      </w:pPr>
      <w:r w:rsidRPr="15B0C4CB" w:rsidR="3115205A">
        <w:rPr>
          <w:rFonts w:ascii="Calibri" w:hAnsi="Calibri" w:cs="Calibri"/>
          <w:color w:val="000000" w:themeColor="text1" w:themeTint="FF" w:themeShade="FF"/>
          <w:lang w:val="en-US"/>
        </w:rPr>
        <w:t xml:space="preserve">    “</w:t>
      </w:r>
      <w:r w:rsidRPr="15B0C4CB" w:rsidR="3115205A">
        <w:rPr>
          <w:rFonts w:ascii="Calibri" w:hAnsi="Calibri" w:cs="Calibri"/>
          <w:color w:val="000000" w:themeColor="text1" w:themeTint="FF" w:themeShade="FF"/>
          <w:lang w:val="en-US"/>
        </w:rPr>
        <w:t>fifoStatusCode</w:t>
      </w:r>
      <w:r w:rsidRPr="15B0C4CB" w:rsidR="3115205A">
        <w:rPr>
          <w:rFonts w:ascii="Calibri" w:hAnsi="Calibri" w:cs="Calibri"/>
          <w:color w:val="000000" w:themeColor="text1" w:themeTint="FF" w:themeShade="FF"/>
          <w:lang w:val="en-US"/>
        </w:rPr>
        <w:t>”: “”,</w:t>
      </w:r>
    </w:p>
    <w:p w:rsidRPr="00197F0A" w:rsidR="00197F0A" w:rsidP="00197F0A" w:rsidRDefault="00197F0A" w14:paraId="3E5D6D3A"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sidRPr="00197F0A">
        <w:rPr>
          <w:rFonts w:ascii="Calibri" w:hAnsi="Calibri" w:cs="Calibri"/>
          <w:color w:val="000000"/>
          <w:szCs w:val="20"/>
          <w:lang w:val="en-GB"/>
        </w:rPr>
        <w:t>reportDate</w:t>
      </w:r>
      <w:proofErr w:type="spellEnd"/>
      <w:r w:rsidRPr="00197F0A">
        <w:rPr>
          <w:rFonts w:ascii="Calibri" w:hAnsi="Calibri" w:cs="Calibri"/>
          <w:color w:val="000000"/>
          <w:szCs w:val="20"/>
          <w:lang w:val="en-GB"/>
        </w:rPr>
        <w:t>": "2020-06-18T17:24:53Z",</w:t>
      </w:r>
    </w:p>
    <w:p w:rsidRPr="00197F0A" w:rsidR="00197F0A" w:rsidP="3658E42F" w:rsidRDefault="00197F0A" w14:paraId="213423FD" w14:textId="77777777">
      <w:pPr>
        <w:shd w:val="clear" w:color="auto" w:fill="E2DFCC"/>
        <w:rPr>
          <w:rFonts w:ascii="Calibri" w:hAnsi="Calibri" w:cs="Calibri"/>
          <w:color w:val="000000"/>
          <w:lang w:val="en-GB"/>
        </w:rPr>
      </w:pPr>
      <w:r w:rsidRPr="3658E42F">
        <w:rPr>
          <w:rFonts w:ascii="Calibri" w:hAnsi="Calibri" w:cs="Calibri"/>
          <w:color w:val="000000" w:themeColor="text1"/>
          <w:lang w:val="en-GB"/>
        </w:rPr>
        <w:t xml:space="preserve">    "</w:t>
      </w:r>
      <w:proofErr w:type="spellStart"/>
      <w:r w:rsidRPr="3658E42F">
        <w:rPr>
          <w:rFonts w:ascii="Calibri" w:hAnsi="Calibri" w:cs="Calibri"/>
          <w:color w:val="000000" w:themeColor="text1"/>
          <w:lang w:val="en-GB"/>
        </w:rPr>
        <w:t>reportFlag</w:t>
      </w:r>
      <w:proofErr w:type="spellEnd"/>
      <w:r w:rsidRPr="3658E42F">
        <w:rPr>
          <w:rFonts w:ascii="Calibri" w:hAnsi="Calibri" w:cs="Calibri"/>
          <w:color w:val="000000" w:themeColor="text1"/>
          <w:lang w:val="en-GB"/>
        </w:rPr>
        <w:t>": "Y",</w:t>
      </w:r>
    </w:p>
    <w:p w:rsidR="298F87B4" w:rsidP="3658E42F" w:rsidRDefault="298F87B4" w14:paraId="2CDEEE3B" w14:textId="5A1D6845">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spellStart"/>
      <w:r w:rsidRPr="3658E42F">
        <w:rPr>
          <w:rFonts w:ascii="Calibri" w:hAnsi="Calibri" w:cs="Calibri"/>
          <w:color w:val="000000" w:themeColor="text1"/>
          <w:lang w:val="en-GB"/>
        </w:rPr>
        <w:t>writeCounter</w:t>
      </w:r>
      <w:proofErr w:type="spellEnd"/>
      <w:r w:rsidRPr="3658E42F">
        <w:rPr>
          <w:rFonts w:ascii="Calibri" w:hAnsi="Calibri" w:cs="Calibri"/>
          <w:color w:val="000000" w:themeColor="text1"/>
          <w:lang w:val="en-GB"/>
        </w:rPr>
        <w:t xml:space="preserve">”: </w:t>
      </w:r>
      <w:r w:rsidR="00287F46">
        <w:rPr>
          <w:rFonts w:ascii="Calibri" w:hAnsi="Calibri" w:cs="Calibri"/>
          <w:color w:val="000000" w:themeColor="text1"/>
          <w:lang w:val="en-GB"/>
        </w:rPr>
        <w:t>“</w:t>
      </w:r>
      <w:r w:rsidRPr="3658E42F">
        <w:rPr>
          <w:rFonts w:ascii="Calibri" w:hAnsi="Calibri" w:cs="Calibri"/>
          <w:color w:val="000000" w:themeColor="text1"/>
          <w:lang w:val="en-GB"/>
        </w:rPr>
        <w:t>0</w:t>
      </w:r>
      <w:r w:rsidR="00287F46">
        <w:rPr>
          <w:rFonts w:ascii="Calibri" w:hAnsi="Calibri" w:cs="Calibri"/>
          <w:color w:val="000000" w:themeColor="text1"/>
          <w:lang w:val="en-GB"/>
        </w:rPr>
        <w:t>”</w:t>
      </w:r>
    </w:p>
    <w:p w:rsidR="00197F0A" w:rsidP="00197F0A" w:rsidRDefault="00D0722E" w14:paraId="7F15DF2C" w14:textId="62E3A0EC">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197F0A" w:rsidR="00197F0A">
        <w:rPr>
          <w:rFonts w:ascii="Calibri" w:hAnsi="Calibri" w:cs="Calibri"/>
          <w:color w:val="000000"/>
          <w:szCs w:val="20"/>
          <w:lang w:val="en-GB"/>
        </w:rPr>
        <w:t>}</w:t>
      </w:r>
    </w:p>
    <w:p w:rsidRPr="00674CE8" w:rsidR="00D0722E" w:rsidP="00197F0A" w:rsidRDefault="00D0722E" w14:paraId="38A051EF" w14:textId="7974096C">
      <w:pPr>
        <w:shd w:val="clear" w:color="auto" w:fill="E2DFCC"/>
        <w:rPr>
          <w:rFonts w:ascii="Calibri" w:hAnsi="Calibri" w:cs="Calibri"/>
          <w:color w:val="000000"/>
          <w:szCs w:val="20"/>
          <w:lang w:val="en-GB"/>
        </w:rPr>
      </w:pPr>
      <w:r>
        <w:rPr>
          <w:rFonts w:ascii="Calibri" w:hAnsi="Calibri" w:cs="Calibri"/>
          <w:color w:val="000000"/>
          <w:szCs w:val="20"/>
          <w:lang w:val="en-GB"/>
        </w:rPr>
        <w:t>]</w:t>
      </w:r>
    </w:p>
    <w:p w:rsidR="00197F0A" w:rsidP="00197F0A" w:rsidRDefault="00197F0A" w14:paraId="051F97F8" w14:textId="77777777">
      <w:pPr>
        <w:shd w:val="clear" w:color="auto" w:fill="FFFFFE"/>
        <w:spacing w:line="325" w:lineRule="auto"/>
      </w:pPr>
    </w:p>
    <w:p w:rsidRPr="00FD59D8" w:rsidR="008B0B5C" w:rsidP="008B0B5C" w:rsidRDefault="7CAFB2BB" w14:paraId="4C57CF82" w14:textId="3FFF3E04">
      <w:pPr>
        <w:pStyle w:val="Heading3"/>
        <w:ind w:left="0" w:firstLine="0"/>
      </w:pPr>
      <w:bookmarkStart w:name="_5d29ftv45s9a" w:id="44"/>
      <w:bookmarkStart w:name="_Toc1437079192" w:id="45"/>
      <w:bookmarkEnd w:id="44"/>
      <w:r>
        <w:t>Create HK entity:</w:t>
      </w:r>
      <w:bookmarkEnd w:id="45"/>
    </w:p>
    <w:p w:rsidR="008B0B5C" w:rsidP="008B0B5C" w:rsidRDefault="008B0B5C" w14:paraId="5FC098A0" w14:textId="07E1A129">
      <w:pPr>
        <w:widowControl w:val="0"/>
      </w:pPr>
      <w:r w:rsidRPr="00941D1C">
        <w:rPr>
          <w:rFonts w:ascii="Calibri" w:hAnsi="Calibri" w:eastAsia="Tahoma" w:cs="Calibri"/>
          <w:b/>
          <w:color w:val="000000"/>
          <w:szCs w:val="20"/>
        </w:rPr>
        <w:t>Description</w:t>
      </w:r>
      <w:r w:rsidRPr="00941D1C">
        <w:rPr>
          <w:rFonts w:ascii="Calibri" w:hAnsi="Calibri" w:eastAsia="Tahoma" w:cs="Calibri"/>
          <w:b/>
          <w:bCs/>
          <w:color w:val="000000"/>
          <w:szCs w:val="20"/>
          <w:cs/>
        </w:rPr>
        <w:t xml:space="preserve">: </w:t>
      </w:r>
      <w:r w:rsidR="00A345DD">
        <w:t>Create</w:t>
      </w:r>
      <w:r w:rsidRPr="00674CE8">
        <w:t xml:space="preserve"> sim details related to </w:t>
      </w:r>
      <w:r>
        <w:t>HK</w:t>
      </w:r>
      <w:r w:rsidRPr="00674CE8">
        <w:t xml:space="preserve"> </w:t>
      </w:r>
      <w:r>
        <w:t>reporting</w:t>
      </w:r>
    </w:p>
    <w:p w:rsidRPr="00941D1C" w:rsidR="008B0B5C" w:rsidP="008B0B5C" w:rsidRDefault="008B0B5C" w14:paraId="7AAC0943" w14:textId="47C868D0">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sidR="00A345DD">
        <w:rPr>
          <w:rFonts w:ascii="Calibri" w:hAnsi="Calibri" w:eastAsia="Tahoma" w:cs="Calibri"/>
          <w:szCs w:val="20"/>
        </w:rPr>
        <w:t>POST</w:t>
      </w:r>
    </w:p>
    <w:p w:rsidRPr="00197F0A" w:rsidR="008B0B5C" w:rsidP="008B0B5C" w:rsidRDefault="008B0B5C" w14:paraId="34EC590F" w14:textId="77777777">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w:t>
      </w:r>
      <w:proofErr w:type="spellStart"/>
      <w:r>
        <w:rPr>
          <w:lang w:val="en-US"/>
        </w:rPr>
        <w:t>hk</w:t>
      </w:r>
      <w:proofErr w:type="spellEnd"/>
    </w:p>
    <w:p w:rsidR="008B0B5C" w:rsidP="008B0B5C" w:rsidRDefault="008B0B5C" w14:paraId="6A2168BE" w14:textId="77777777">
      <w:pPr>
        <w:rPr>
          <w:b/>
        </w:rPr>
      </w:pPr>
    </w:p>
    <w:p w:rsidRPr="00FD59D8" w:rsidR="008B0B5C" w:rsidP="008B0B5C" w:rsidRDefault="00A345DD" w14:paraId="1EBC2821" w14:textId="41013CF8">
      <w:pPr>
        <w:pStyle w:val="Heading4"/>
      </w:pPr>
      <w:r>
        <w:t>Request Body</w:t>
      </w:r>
      <w:r w:rsidRPr="00FD59D8" w:rsidR="008B0B5C">
        <w:t xml:space="preserve">: </w:t>
      </w:r>
    </w:p>
    <w:tbl>
      <w:tblPr>
        <w:tblW w:w="14644" w:type="dxa"/>
        <w:tblInd w:w="93" w:type="dxa"/>
        <w:tblLayout w:type="fixed"/>
        <w:tblCellMar>
          <w:left w:w="115" w:type="dxa"/>
          <w:right w:w="115" w:type="dxa"/>
        </w:tblCellMar>
        <w:tblLook w:val="0400" w:firstRow="0" w:lastRow="0" w:firstColumn="0" w:lastColumn="0" w:noHBand="0" w:noVBand="1"/>
      </w:tblPr>
      <w:tblGrid>
        <w:gridCol w:w="2312"/>
        <w:gridCol w:w="992"/>
        <w:gridCol w:w="1418"/>
        <w:gridCol w:w="8221"/>
        <w:gridCol w:w="1701"/>
      </w:tblGrid>
      <w:tr w:rsidR="00A345DD" w:rsidTr="09FBB87B" w14:paraId="31EA7EC0" w14:textId="77777777">
        <w:trPr>
          <w:trHeight w:val="91"/>
          <w:tblHeader/>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A345DD" w:rsidP="009B796C" w:rsidRDefault="00A345DD" w14:paraId="3CC533CB" w14:textId="77777777">
            <w:pPr>
              <w:spacing w:line="240" w:lineRule="auto"/>
              <w:jc w:val="center"/>
              <w:rPr>
                <w:rFonts w:ascii="Tahoma" w:hAnsi="Tahoma" w:eastAsia="Tahoma" w:cs="Tahoma"/>
                <w:b/>
                <w:sz w:val="20"/>
                <w:szCs w:val="20"/>
              </w:rPr>
            </w:pPr>
            <w:r>
              <w:rPr>
                <w:rFonts w:ascii="Tahoma" w:hAnsi="Tahoma" w:eastAsia="Tahoma" w:cs="Tahoma"/>
                <w:b/>
                <w:sz w:val="20"/>
                <w:szCs w:val="20"/>
              </w:rPr>
              <w:t>Field</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A345DD" w:rsidP="009B796C" w:rsidRDefault="00A345DD" w14:paraId="7460CEC1" w14:textId="77777777">
            <w:pPr>
              <w:spacing w:line="240" w:lineRule="auto"/>
              <w:jc w:val="center"/>
              <w:rPr>
                <w:rFonts w:ascii="Tahoma" w:hAnsi="Tahoma" w:eastAsia="Tahoma" w:cs="Tahoma"/>
                <w:b/>
                <w:sz w:val="20"/>
                <w:szCs w:val="20"/>
              </w:rPr>
            </w:pPr>
            <w:r>
              <w:rPr>
                <w:rFonts w:ascii="Tahoma" w:hAnsi="Tahoma" w:eastAsia="Tahoma" w:cs="Tahoma"/>
                <w:b/>
                <w:sz w:val="20"/>
                <w:szCs w:val="20"/>
              </w:rPr>
              <w:t>O/M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A345DD" w:rsidP="009B796C" w:rsidRDefault="00A345DD" w14:paraId="40E8C46A" w14:textId="77777777">
            <w:pPr>
              <w:spacing w:line="240" w:lineRule="auto"/>
              <w:jc w:val="center"/>
              <w:rPr>
                <w:rFonts w:ascii="Tahoma" w:hAnsi="Tahoma" w:eastAsia="Tahoma" w:cs="Tahoma"/>
                <w:b/>
                <w:sz w:val="20"/>
                <w:szCs w:val="20"/>
              </w:rPr>
            </w:pPr>
            <w:r>
              <w:rPr>
                <w:rFonts w:ascii="Tahoma" w:hAnsi="Tahoma" w:eastAsia="Tahoma" w:cs="Tahoma"/>
                <w:b/>
                <w:sz w:val="20"/>
                <w:szCs w:val="20"/>
              </w:rPr>
              <w:t>Type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A345DD" w:rsidP="009B796C" w:rsidRDefault="00A345DD" w14:paraId="3CC3EB8D"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c>
          <w:tcPr>
            <w:tcW w:w="170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tcPr>
          <w:p w:rsidR="00A345DD" w:rsidP="009B796C" w:rsidRDefault="00A345DD" w14:paraId="43306048" w14:textId="77777777">
            <w:pPr>
              <w:spacing w:line="240" w:lineRule="auto"/>
              <w:jc w:val="center"/>
              <w:rPr>
                <w:rFonts w:ascii="Tahoma" w:hAnsi="Tahoma" w:eastAsia="Tahoma" w:cs="Tahoma"/>
                <w:b/>
                <w:sz w:val="20"/>
                <w:szCs w:val="20"/>
              </w:rPr>
            </w:pPr>
            <w:r>
              <w:rPr>
                <w:rFonts w:ascii="Tahoma" w:hAnsi="Tahoma" w:eastAsia="Tahoma" w:cs="Tahoma"/>
                <w:b/>
                <w:sz w:val="20"/>
                <w:szCs w:val="20"/>
              </w:rPr>
              <w:t>Sample Value</w:t>
            </w:r>
          </w:p>
        </w:tc>
      </w:tr>
      <w:tr w:rsidR="3658E42F" w:rsidTr="09FBB87B" w14:paraId="611CE518"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658E42F" w:rsidP="3658E42F" w:rsidRDefault="3658E42F" w14:paraId="39E8E782" w14:textId="77777777">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reportDate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3ABB8173" w14:textId="77777777">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6C76B3B3" w14:textId="77777777">
            <w:pPr>
              <w:spacing w:line="240" w:lineRule="auto"/>
            </w:pPr>
            <w:r w:rsidRPr="3658E42F">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20D8159A" w14:textId="77777777">
            <w:pPr>
              <w:spacing w:line="240" w:lineRule="auto"/>
              <w:rPr>
                <w:rFonts w:ascii="Tahoma" w:hAnsi="Tahoma" w:eastAsia="Tahoma" w:cs="Tahoma"/>
                <w:sz w:val="20"/>
                <w:szCs w:val="20"/>
              </w:rPr>
            </w:pPr>
            <w:r w:rsidRPr="3658E42F">
              <w:rPr>
                <w:rFonts w:ascii="Tahoma" w:hAnsi="Tahoma" w:eastAsia="Tahoma" w:cs="Tahoma"/>
                <w:sz w:val="20"/>
                <w:szCs w:val="20"/>
              </w:rPr>
              <w:t>The date in which the SIM record was taken to create a report for users</w:t>
            </w:r>
          </w:p>
          <w:p w:rsidR="3658E42F" w:rsidP="3658E42F" w:rsidRDefault="3658E42F" w14:paraId="72F421C2" w14:textId="77777777">
            <w:pPr>
              <w:spacing w:line="240" w:lineRule="auto"/>
              <w:rPr>
                <w:rFonts w:ascii="Tahoma" w:hAnsi="Tahoma" w:eastAsia="Tahoma" w:cs="Tahoma"/>
                <w:sz w:val="20"/>
                <w:szCs w:val="20"/>
                <w:lang w:val="en-US"/>
              </w:rPr>
            </w:pPr>
            <w:r w:rsidRPr="3658E42F">
              <w:rPr>
                <w:rFonts w:ascii="Tahoma" w:hAnsi="Tahoma" w:eastAsia="Tahoma" w:cs="Tahoma"/>
                <w:b/>
                <w:bCs/>
                <w:sz w:val="20"/>
                <w:szCs w:val="20"/>
                <w:lang w:val="en-US"/>
              </w:rPr>
              <w:t>RFC3339 Format:</w:t>
            </w:r>
            <w:r w:rsidRPr="3658E42F">
              <w:rPr>
                <w:rFonts w:ascii="Tahoma" w:hAnsi="Tahoma" w:eastAsia="Tahoma" w:cs="Tahoma"/>
                <w:sz w:val="20"/>
                <w:szCs w:val="20"/>
                <w:lang w:val="en-US"/>
              </w:rPr>
              <w:t xml:space="preserve"> yyyy-MM-ddThh24:</w:t>
            </w:r>
            <w:proofErr w:type="gramStart"/>
            <w:r w:rsidRPr="3658E42F">
              <w:rPr>
                <w:rFonts w:ascii="Tahoma" w:hAnsi="Tahoma" w:eastAsia="Tahoma" w:cs="Tahoma"/>
                <w:sz w:val="20"/>
                <w:szCs w:val="20"/>
                <w:lang w:val="en-US"/>
              </w:rPr>
              <w:t>mi:ssZ</w:t>
            </w:r>
            <w:proofErr w:type="gramEnd"/>
          </w:p>
        </w:tc>
        <w:tc>
          <w:tcPr>
            <w:tcW w:w="1701" w:type="dxa"/>
            <w:tcBorders>
              <w:top w:val="single" w:color="000000" w:themeColor="text1" w:sz="4" w:space="0"/>
              <w:left w:val="nil"/>
              <w:bottom w:val="single" w:color="000000" w:themeColor="text1" w:sz="4" w:space="0"/>
              <w:right w:val="single" w:color="000000" w:themeColor="text1" w:sz="4" w:space="0"/>
            </w:tcBorders>
          </w:tcPr>
          <w:p w:rsidR="3658E42F" w:rsidP="3658E42F" w:rsidRDefault="3658E42F" w14:paraId="15C0139F" w14:textId="77777777">
            <w:pPr>
              <w:spacing w:line="240" w:lineRule="auto"/>
              <w:rPr>
                <w:rFonts w:ascii="Tahoma" w:hAnsi="Tahoma" w:eastAsia="Tahoma" w:cs="Tahoma"/>
                <w:sz w:val="20"/>
                <w:szCs w:val="20"/>
              </w:rPr>
            </w:pPr>
            <w:r w:rsidRPr="3658E42F">
              <w:rPr>
                <w:rFonts w:ascii="Tahoma" w:hAnsi="Tahoma" w:eastAsia="Tahoma" w:cs="Tahoma"/>
                <w:sz w:val="20"/>
                <w:szCs w:val="20"/>
              </w:rPr>
              <w:t>18/04/2000 18:18:18</w:t>
            </w:r>
          </w:p>
        </w:tc>
      </w:tr>
      <w:tr w:rsidR="00A345DD" w:rsidTr="09FBB87B" w14:paraId="3DA9671A"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345DD" w:rsidP="009B796C" w:rsidRDefault="00A345DD" w14:paraId="4D29F9D1"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reportFlag</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45DD" w:rsidP="009B796C" w:rsidRDefault="00A345DD" w14:paraId="5E61B0CC"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45DD" w:rsidP="009B796C" w:rsidRDefault="00A345DD" w14:paraId="64C87533" w14:textId="77777777">
            <w:pPr>
              <w:spacing w:line="240" w:lineRule="auto"/>
              <w:rPr>
                <w:rFonts w:ascii="Tahoma" w:hAnsi="Tahoma" w:eastAsia="Tahoma" w:cs="Tahoma"/>
                <w:sz w:val="20"/>
                <w:szCs w:val="20"/>
                <w:lang w:val="en-US"/>
              </w:rPr>
            </w:pPr>
            <w:proofErr w:type="gramStart"/>
            <w:r w:rsidRPr="7F98CED1">
              <w:rPr>
                <w:rFonts w:ascii="Tahoma" w:hAnsi="Tahoma" w:eastAsia="Tahoma" w:cs="Tahoma"/>
                <w:sz w:val="20"/>
                <w:szCs w:val="20"/>
                <w:lang w:val="en-US"/>
              </w:rPr>
              <w:t>String(</w:t>
            </w:r>
            <w:proofErr w:type="gramEnd"/>
            <w:r w:rsidRPr="7F98CED1">
              <w:rPr>
                <w:rFonts w:ascii="Tahoma" w:hAnsi="Tahoma" w:eastAsia="Tahoma" w:cs="Tahoma"/>
                <w:sz w:val="20"/>
                <w:szCs w:val="20"/>
                <w:lang w:val="en-US"/>
              </w:rPr>
              <w:t>1)</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345DD" w:rsidP="009B796C" w:rsidRDefault="00A345DD" w14:paraId="7944FF5D" w14:textId="77777777">
            <w:pPr>
              <w:spacing w:line="240" w:lineRule="auto"/>
              <w:rPr>
                <w:rFonts w:ascii="Tahoma" w:hAnsi="Tahoma" w:eastAsia="Tahoma" w:cs="Tahoma"/>
                <w:sz w:val="20"/>
                <w:szCs w:val="20"/>
              </w:rPr>
            </w:pPr>
            <w:r>
              <w:rPr>
                <w:rFonts w:ascii="Tahoma" w:hAnsi="Tahoma" w:eastAsia="Tahoma" w:cs="Tahoma"/>
                <w:sz w:val="20"/>
                <w:szCs w:val="20"/>
              </w:rPr>
              <w:t>Flags the SIM as reported.</w:t>
            </w:r>
          </w:p>
          <w:p w:rsidRPr="00B83C3A" w:rsidR="00A345DD" w:rsidP="009B796C" w:rsidRDefault="00A345DD" w14:paraId="67058AD1" w14:textId="77777777">
            <w:pPr>
              <w:spacing w:line="240" w:lineRule="auto"/>
              <w:rPr>
                <w:rFonts w:ascii="Tahoma" w:hAnsi="Tahoma" w:eastAsia="Tahoma" w:cs="Tahoma"/>
                <w:b/>
                <w:bCs/>
                <w:sz w:val="20"/>
                <w:szCs w:val="20"/>
              </w:rPr>
            </w:pPr>
            <w:r w:rsidRPr="00B83C3A">
              <w:rPr>
                <w:rFonts w:ascii="Tahoma" w:hAnsi="Tahoma" w:eastAsia="Tahoma" w:cs="Tahoma"/>
                <w:b/>
                <w:bCs/>
                <w:sz w:val="20"/>
                <w:szCs w:val="20"/>
              </w:rPr>
              <w:t>Possible Values:</w:t>
            </w:r>
          </w:p>
          <w:p w:rsidR="00A345DD" w:rsidP="009B796C" w:rsidRDefault="00A345DD" w14:paraId="5AAB73AD" w14:textId="77777777">
            <w:pPr>
              <w:spacing w:line="240" w:lineRule="auto"/>
              <w:rPr>
                <w:rFonts w:ascii="Tahoma" w:hAnsi="Tahoma" w:eastAsia="Tahoma" w:cs="Tahoma"/>
                <w:sz w:val="20"/>
                <w:szCs w:val="20"/>
              </w:rPr>
            </w:pPr>
            <w:r>
              <w:rPr>
                <w:rFonts w:ascii="Tahoma" w:hAnsi="Tahoma" w:eastAsia="Tahoma" w:cs="Tahoma"/>
                <w:sz w:val="20"/>
                <w:szCs w:val="20"/>
              </w:rPr>
              <w:t>• Y</w:t>
            </w:r>
          </w:p>
          <w:p w:rsidR="00A345DD" w:rsidP="009B796C" w:rsidRDefault="00A345DD" w14:paraId="7E81A86F" w14:textId="77777777">
            <w:pPr>
              <w:spacing w:line="240" w:lineRule="auto"/>
              <w:rPr>
                <w:rFonts w:ascii="Tahoma" w:hAnsi="Tahoma" w:eastAsia="Tahoma" w:cs="Tahoma"/>
                <w:sz w:val="20"/>
                <w:szCs w:val="20"/>
              </w:rPr>
            </w:pPr>
            <w:r>
              <w:rPr>
                <w:rFonts w:ascii="Tahoma" w:hAnsi="Tahoma" w:eastAsia="Tahoma" w:cs="Tahoma"/>
                <w:sz w:val="20"/>
                <w:szCs w:val="20"/>
              </w:rPr>
              <w:t>• N (default)</w:t>
            </w:r>
          </w:p>
        </w:tc>
        <w:tc>
          <w:tcPr>
            <w:tcW w:w="1701" w:type="dxa"/>
            <w:tcBorders>
              <w:top w:val="single" w:color="000000" w:themeColor="text1" w:sz="4" w:space="0"/>
              <w:left w:val="nil"/>
              <w:bottom w:val="single" w:color="000000" w:themeColor="text1" w:sz="4" w:space="0"/>
              <w:right w:val="single" w:color="000000" w:themeColor="text1" w:sz="4" w:space="0"/>
            </w:tcBorders>
          </w:tcPr>
          <w:p w:rsidR="00A345DD" w:rsidP="009B796C" w:rsidRDefault="00A345DD" w14:paraId="4F279C70" w14:textId="77777777">
            <w:pPr>
              <w:spacing w:line="240" w:lineRule="auto"/>
              <w:rPr>
                <w:rFonts w:ascii="Tahoma" w:hAnsi="Tahoma" w:eastAsia="Tahoma" w:cs="Tahoma"/>
                <w:sz w:val="20"/>
                <w:szCs w:val="20"/>
              </w:rPr>
            </w:pPr>
            <w:r>
              <w:rPr>
                <w:rFonts w:ascii="Tahoma" w:hAnsi="Tahoma" w:eastAsia="Tahoma" w:cs="Tahoma"/>
                <w:sz w:val="20"/>
                <w:szCs w:val="20"/>
              </w:rPr>
              <w:t>N</w:t>
            </w:r>
          </w:p>
        </w:tc>
      </w:tr>
      <w:tr w:rsidR="00BA6DA2" w:rsidTr="09FBB87B" w14:paraId="39FCD837"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A6DA2" w:rsidP="00BA6DA2" w:rsidRDefault="00BA6DA2" w14:paraId="7E00CD98" w14:textId="4ADED6ED">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projectName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7FDC2FDC" w14:textId="1A63033C">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F98CED1" w:rsidR="00BA6DA2" w:rsidP="00BA6DA2" w:rsidRDefault="00BA6DA2" w14:paraId="3D24FD7D" w14:textId="637FDA41">
            <w:pPr>
              <w:spacing w:line="240" w:lineRule="auto"/>
              <w:rPr>
                <w:rFonts w:ascii="Tahoma" w:hAnsi="Tahoma" w:eastAsia="Tahoma" w:cs="Tahoma"/>
                <w:sz w:val="20"/>
                <w:szCs w:val="20"/>
                <w:lang w:val="en-US"/>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3AE4D810"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 xml:space="preserve">The corporate project that the SIM is reserved for. </w:t>
            </w:r>
            <w:proofErr w:type="spellStart"/>
            <w:r w:rsidRPr="32B8416E">
              <w:rPr>
                <w:rFonts w:ascii="Tahoma" w:hAnsi="Tahoma" w:eastAsia="Tahoma" w:cs="Tahoma"/>
                <w:sz w:val="20"/>
                <w:szCs w:val="20"/>
                <w:lang w:val="en-US"/>
              </w:rPr>
              <w:t>Usecase</w:t>
            </w:r>
            <w:proofErr w:type="spellEnd"/>
            <w:r w:rsidRPr="32B8416E">
              <w:rPr>
                <w:rFonts w:ascii="Tahoma" w:hAnsi="Tahoma" w:eastAsia="Tahoma" w:cs="Tahoma"/>
                <w:sz w:val="20"/>
                <w:szCs w:val="20"/>
                <w:lang w:val="en-US"/>
              </w:rPr>
              <w:t xml:space="preserve">: After corporations </w:t>
            </w:r>
            <w:proofErr w:type="gramStart"/>
            <w:r w:rsidRPr="32B8416E">
              <w:rPr>
                <w:rFonts w:ascii="Tahoma" w:hAnsi="Tahoma" w:eastAsia="Tahoma" w:cs="Tahoma"/>
                <w:sz w:val="20"/>
                <w:szCs w:val="20"/>
                <w:lang w:val="en-US"/>
              </w:rPr>
              <w:t>e.g.</w:t>
            </w:r>
            <w:proofErr w:type="gramEnd"/>
            <w:r w:rsidRPr="32B8416E">
              <w:rPr>
                <w:rFonts w:ascii="Tahoma" w:hAnsi="Tahoma" w:eastAsia="Tahoma" w:cs="Tahoma"/>
                <w:sz w:val="20"/>
                <w:szCs w:val="20"/>
                <w:lang w:val="en-US"/>
              </w:rPr>
              <w:t xml:space="preserve"> Honda signs a contract to buy 10000 SIMs for a project, then those SIMs are marked as reserved and have this </w:t>
            </w:r>
            <w:proofErr w:type="spellStart"/>
            <w:r w:rsidRPr="32B8416E">
              <w:rPr>
                <w:rFonts w:ascii="Tahoma" w:hAnsi="Tahoma" w:eastAsia="Tahoma" w:cs="Tahoma"/>
                <w:sz w:val="20"/>
                <w:szCs w:val="20"/>
                <w:lang w:val="en-US"/>
              </w:rPr>
              <w:t>projectName</w:t>
            </w:r>
            <w:proofErr w:type="spellEnd"/>
            <w:r w:rsidRPr="32B8416E">
              <w:rPr>
                <w:rFonts w:ascii="Tahoma" w:hAnsi="Tahoma" w:eastAsia="Tahoma" w:cs="Tahoma"/>
                <w:sz w:val="20"/>
                <w:szCs w:val="20"/>
                <w:lang w:val="en-US"/>
              </w:rPr>
              <w:t xml:space="preserve"> assigned. Then, the SIMs will be prepared to be delivered.</w:t>
            </w:r>
          </w:p>
          <w:p w:rsidR="00BA6DA2" w:rsidP="00BA6DA2" w:rsidRDefault="00BA6DA2" w14:paraId="4F1D73E9" w14:textId="7841BF97">
            <w:pPr>
              <w:spacing w:line="240" w:lineRule="auto"/>
              <w:rPr>
                <w:rFonts w:ascii="Tahoma" w:hAnsi="Tahoma" w:eastAsia="Tahoma" w:cs="Tahoma"/>
                <w:sz w:val="20"/>
                <w:szCs w:val="20"/>
              </w:rPr>
            </w:pPr>
            <w:r w:rsidRPr="32B8416E">
              <w:rPr>
                <w:rFonts w:ascii="Tahoma" w:hAnsi="Tahoma" w:eastAsia="Tahoma" w:cs="Tahoma"/>
                <w:sz w:val="20"/>
                <w:szCs w:val="20"/>
                <w:lang w:val="en-US"/>
              </w:rPr>
              <w:t xml:space="preserve">Sample Values: </w:t>
            </w:r>
            <w:proofErr w:type="spellStart"/>
            <w:r w:rsidRPr="32B8416E">
              <w:rPr>
                <w:rFonts w:ascii="Tahoma" w:hAnsi="Tahoma" w:eastAsia="Tahoma" w:cs="Tahoma"/>
                <w:sz w:val="20"/>
                <w:szCs w:val="20"/>
                <w:lang w:val="en-US"/>
              </w:rPr>
              <w:t>Thaivivat</w:t>
            </w:r>
            <w:proofErr w:type="spellEnd"/>
            <w:r w:rsidRPr="32B8416E">
              <w:rPr>
                <w:rFonts w:ascii="Tahoma" w:hAnsi="Tahoma" w:eastAsia="Tahoma" w:cs="Tahoma"/>
                <w:sz w:val="20"/>
                <w:szCs w:val="20"/>
                <w:lang w:val="en-US"/>
              </w:rPr>
              <w:t>, Honda, milkyway2.5</w:t>
            </w:r>
          </w:p>
        </w:tc>
        <w:tc>
          <w:tcPr>
            <w:tcW w:w="1701" w:type="dxa"/>
            <w:tcBorders>
              <w:top w:val="single" w:color="000000" w:themeColor="text1" w:sz="4" w:space="0"/>
              <w:left w:val="nil"/>
              <w:bottom w:val="single" w:color="000000" w:themeColor="text1" w:sz="4" w:space="0"/>
              <w:right w:val="single" w:color="000000" w:themeColor="text1" w:sz="4" w:space="0"/>
            </w:tcBorders>
          </w:tcPr>
          <w:p w:rsidR="00BA6DA2" w:rsidP="09FBB87B" w:rsidRDefault="00BA6DA2" w14:paraId="37F480C5" w14:textId="789768FF">
            <w:pPr>
              <w:spacing w:line="240" w:lineRule="auto"/>
              <w:rPr>
                <w:rFonts w:ascii="Tahoma" w:hAnsi="Tahoma" w:eastAsia="Tahoma" w:cs="Tahoma"/>
                <w:sz w:val="20"/>
                <w:szCs w:val="20"/>
                <w:lang w:val="en-US"/>
              </w:rPr>
            </w:pPr>
            <w:proofErr w:type="spellStart"/>
            <w:r w:rsidRPr="09FBB87B">
              <w:rPr>
                <w:rFonts w:ascii="Tahoma" w:hAnsi="Tahoma" w:eastAsia="Tahoma" w:cs="Tahoma"/>
                <w:sz w:val="20"/>
                <w:szCs w:val="20"/>
                <w:lang w:val="en-US"/>
              </w:rPr>
              <w:t>Thaivivat</w:t>
            </w:r>
            <w:proofErr w:type="spellEnd"/>
          </w:p>
        </w:tc>
      </w:tr>
      <w:tr w:rsidR="00BA6DA2" w:rsidTr="09FBB87B" w14:paraId="4EBC31AE"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A6DA2" w:rsidP="00BA6DA2" w:rsidRDefault="00BA6DA2" w14:paraId="1CA00B8E" w14:textId="688AB56B">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kioskId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655D7BD2" w14:textId="1BA530FC">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6A241028" w14:textId="5E16CDB4">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9FBB87B" w:rsidRDefault="00BA6DA2" w14:paraId="50365772" w14:textId="395AB5B1">
            <w:pPr>
              <w:spacing w:line="240" w:lineRule="auto"/>
              <w:rPr>
                <w:rFonts w:ascii="Tahoma" w:hAnsi="Tahoma" w:eastAsia="Tahoma" w:cs="Tahoma"/>
                <w:sz w:val="20"/>
                <w:szCs w:val="20"/>
                <w:lang w:val="en-US"/>
              </w:rPr>
            </w:pPr>
            <w:r w:rsidRPr="09FBB87B">
              <w:rPr>
                <w:rFonts w:ascii="Tahoma" w:hAnsi="Tahoma" w:eastAsia="Tahoma" w:cs="Tahoma"/>
                <w:sz w:val="20"/>
                <w:szCs w:val="20"/>
                <w:lang w:val="en-US"/>
              </w:rPr>
              <w:t>Physical SIM Kiosk ID. Currently used by PHX to indicate various values, such as whether PI can be done for customer.</w:t>
            </w:r>
          </w:p>
        </w:tc>
        <w:tc>
          <w:tcPr>
            <w:tcW w:w="1701" w:type="dxa"/>
            <w:tcBorders>
              <w:top w:val="single" w:color="000000" w:themeColor="text1" w:sz="4" w:space="0"/>
              <w:left w:val="nil"/>
              <w:bottom w:val="single" w:color="000000" w:themeColor="text1" w:sz="4" w:space="0"/>
              <w:right w:val="single" w:color="000000" w:themeColor="text1" w:sz="4" w:space="0"/>
            </w:tcBorders>
          </w:tcPr>
          <w:p w:rsidR="00BA6DA2" w:rsidP="00BA6DA2" w:rsidRDefault="00BA6DA2" w14:paraId="4C04D37B" w14:textId="5EB24259">
            <w:pPr>
              <w:spacing w:line="240" w:lineRule="auto"/>
              <w:rPr>
                <w:rFonts w:ascii="Tahoma" w:hAnsi="Tahoma" w:eastAsia="Tahoma" w:cs="Tahoma"/>
                <w:sz w:val="20"/>
                <w:szCs w:val="20"/>
              </w:rPr>
            </w:pPr>
            <w:r>
              <w:rPr>
                <w:rFonts w:ascii="Tahoma" w:hAnsi="Tahoma" w:eastAsia="Tahoma" w:cs="Tahoma"/>
                <w:sz w:val="20"/>
                <w:szCs w:val="20"/>
              </w:rPr>
              <w:t>KYC</w:t>
            </w:r>
          </w:p>
        </w:tc>
      </w:tr>
      <w:tr w:rsidR="00BA6DA2" w:rsidTr="09FBB87B" w14:paraId="78C81C75"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A6DA2" w:rsidP="00BA6DA2" w:rsidRDefault="00BA6DA2" w14:paraId="41A317B0" w14:textId="0890A83F">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extractFilename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639F5FF1" w14:textId="22C45666">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7F4F7DD2" w14:textId="798FC645">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52AB4302" w14:textId="76F7BE83">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 xml:space="preserve">This fields stores the name of the file used in this Load </w:t>
            </w:r>
            <w:proofErr w:type="spellStart"/>
            <w:r w:rsidRPr="3658E42F">
              <w:rPr>
                <w:rFonts w:ascii="Tahoma" w:hAnsi="Tahoma" w:eastAsia="Tahoma" w:cs="Tahoma"/>
                <w:sz w:val="20"/>
                <w:szCs w:val="20"/>
                <w:lang w:val="en-US"/>
              </w:rPr>
              <w:t>eSIM</w:t>
            </w:r>
            <w:proofErr w:type="spellEnd"/>
            <w:r w:rsidRPr="3658E42F">
              <w:rPr>
                <w:rFonts w:ascii="Tahoma" w:hAnsi="Tahoma" w:eastAsia="Tahoma" w:cs="Tahoma"/>
                <w:sz w:val="20"/>
                <w:szCs w:val="20"/>
                <w:lang w:val="en-US"/>
              </w:rPr>
              <w:t xml:space="preserve"> process.</w:t>
            </w:r>
          </w:p>
          <w:p w:rsidR="00BA6DA2" w:rsidP="00BA6DA2" w:rsidRDefault="00BA6DA2" w14:paraId="201AC5A8" w14:textId="2854B53C">
            <w:pPr>
              <w:spacing w:line="240" w:lineRule="auto"/>
              <w:rPr>
                <w:rFonts w:ascii="Tahoma" w:hAnsi="Tahoma" w:eastAsia="Tahoma" w:cs="Tahoma"/>
                <w:sz w:val="20"/>
                <w:szCs w:val="20"/>
                <w:lang w:val="en-US"/>
              </w:rPr>
            </w:pPr>
          </w:p>
          <w:p w:rsidR="00BA6DA2" w:rsidP="00BA6DA2" w:rsidRDefault="00BA6DA2" w14:paraId="36E2B2D5" w14:textId="77BC5363">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 xml:space="preserve">Load </w:t>
            </w:r>
            <w:proofErr w:type="spellStart"/>
            <w:r w:rsidRPr="3658E42F">
              <w:rPr>
                <w:rFonts w:ascii="Tahoma" w:hAnsi="Tahoma" w:eastAsia="Tahoma" w:cs="Tahoma"/>
                <w:sz w:val="20"/>
                <w:szCs w:val="20"/>
                <w:lang w:val="en-US"/>
              </w:rPr>
              <w:t>eSIM</w:t>
            </w:r>
            <w:proofErr w:type="spellEnd"/>
            <w:r w:rsidRPr="3658E42F">
              <w:rPr>
                <w:rFonts w:ascii="Tahoma" w:hAnsi="Tahoma" w:eastAsia="Tahoma" w:cs="Tahoma"/>
                <w:sz w:val="20"/>
                <w:szCs w:val="20"/>
                <w:lang w:val="en-US"/>
              </w:rPr>
              <w:t xml:space="preserve">: After an </w:t>
            </w:r>
            <w:proofErr w:type="spellStart"/>
            <w:r w:rsidRPr="3658E42F">
              <w:rPr>
                <w:rFonts w:ascii="Tahoma" w:hAnsi="Tahoma" w:eastAsia="Tahoma" w:cs="Tahoma"/>
                <w:sz w:val="20"/>
                <w:szCs w:val="20"/>
                <w:lang w:val="en-US"/>
              </w:rPr>
              <w:t>eSIM</w:t>
            </w:r>
            <w:proofErr w:type="spellEnd"/>
            <w:r w:rsidRPr="3658E42F">
              <w:rPr>
                <w:rFonts w:ascii="Tahoma" w:hAnsi="Tahoma" w:eastAsia="Tahoma" w:cs="Tahoma"/>
                <w:sz w:val="20"/>
                <w:szCs w:val="20"/>
                <w:lang w:val="en-US"/>
              </w:rPr>
              <w:t xml:space="preserve"> is bought from a vendor, the vendor (ECP) will send a file containing the </w:t>
            </w:r>
            <w:proofErr w:type="spellStart"/>
            <w:r w:rsidRPr="3658E42F">
              <w:rPr>
                <w:rFonts w:ascii="Tahoma" w:hAnsi="Tahoma" w:eastAsia="Tahoma" w:cs="Tahoma"/>
                <w:sz w:val="20"/>
                <w:szCs w:val="20"/>
                <w:lang w:val="en-US"/>
              </w:rPr>
              <w:t>eSIM</w:t>
            </w:r>
            <w:proofErr w:type="spellEnd"/>
            <w:r w:rsidRPr="3658E42F">
              <w:rPr>
                <w:rFonts w:ascii="Tahoma" w:hAnsi="Tahoma" w:eastAsia="Tahoma" w:cs="Tahoma"/>
                <w:sz w:val="20"/>
                <w:szCs w:val="20"/>
                <w:lang w:val="en-US"/>
              </w:rPr>
              <w:t xml:space="preserve"> list information to CMSE. CMSE enhances this file with additional information such as </w:t>
            </w:r>
            <w:proofErr w:type="spellStart"/>
            <w:r w:rsidRPr="3658E42F">
              <w:rPr>
                <w:rFonts w:ascii="Tahoma" w:hAnsi="Tahoma" w:eastAsia="Tahoma" w:cs="Tahoma"/>
                <w:sz w:val="20"/>
                <w:szCs w:val="20"/>
                <w:lang w:val="en-US"/>
              </w:rPr>
              <w:t>iccid</w:t>
            </w:r>
            <w:proofErr w:type="spellEnd"/>
            <w:r w:rsidRPr="3658E42F">
              <w:rPr>
                <w:rFonts w:ascii="Tahoma" w:hAnsi="Tahoma" w:eastAsia="Tahoma" w:cs="Tahoma"/>
                <w:sz w:val="20"/>
                <w:szCs w:val="20"/>
                <w:lang w:val="en-US"/>
              </w:rPr>
              <w:t>, then sends the file to HK. Lastly, a HK batch process reads this file and instantiates this information at RIM.</w:t>
            </w:r>
          </w:p>
        </w:tc>
        <w:tc>
          <w:tcPr>
            <w:tcW w:w="1701" w:type="dxa"/>
            <w:tcBorders>
              <w:top w:val="single" w:color="000000" w:themeColor="text1" w:sz="4" w:space="0"/>
              <w:left w:val="nil"/>
              <w:bottom w:val="single" w:color="000000" w:themeColor="text1" w:sz="4" w:space="0"/>
              <w:right w:val="single" w:color="000000" w:themeColor="text1" w:sz="4" w:space="0"/>
            </w:tcBorders>
          </w:tcPr>
          <w:p w:rsidR="00BA6DA2" w:rsidP="00BA6DA2" w:rsidRDefault="00BA6DA2" w14:paraId="0CADAFD6" w14:textId="332EFAC1">
            <w:pPr>
              <w:spacing w:line="240" w:lineRule="auto"/>
              <w:rPr>
                <w:rFonts w:ascii="Tahoma" w:hAnsi="Tahoma" w:eastAsia="Tahoma" w:cs="Tahoma"/>
                <w:sz w:val="20"/>
                <w:szCs w:val="20"/>
              </w:rPr>
            </w:pPr>
            <w:r w:rsidRPr="3658E42F">
              <w:rPr>
                <w:rFonts w:ascii="Tahoma" w:hAnsi="Tahoma" w:eastAsia="Tahoma" w:cs="Tahoma"/>
                <w:sz w:val="20"/>
                <w:szCs w:val="20"/>
              </w:rPr>
              <w:t>“”</w:t>
            </w:r>
          </w:p>
        </w:tc>
      </w:tr>
      <w:tr w:rsidR="00BA6DA2" w:rsidTr="09FBB87B" w14:paraId="6D9A5815"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A6DA2" w:rsidP="00BA6DA2" w:rsidRDefault="00BA6DA2" w14:paraId="22B7EA7D" w14:textId="2C82274A">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fifoExpiredDate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0D57F3BD" w14:textId="7E4209CF">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5E07857D" w14:textId="00C2658E">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19311A5A" w14:textId="7F813853">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 xml:space="preserve">When an admin transfers a SIM to a location to be sold, the SIM will be used on a FIFO basis. However, a SIM management user </w:t>
            </w:r>
            <w:proofErr w:type="gramStart"/>
            <w:r w:rsidRPr="3658E42F">
              <w:rPr>
                <w:rFonts w:ascii="Tahoma" w:hAnsi="Tahoma" w:eastAsia="Tahoma" w:cs="Tahoma"/>
                <w:sz w:val="20"/>
                <w:szCs w:val="20"/>
                <w:lang w:val="en-US"/>
              </w:rPr>
              <w:t>is able to</w:t>
            </w:r>
            <w:proofErr w:type="gramEnd"/>
            <w:r w:rsidRPr="3658E42F">
              <w:rPr>
                <w:rFonts w:ascii="Tahoma" w:hAnsi="Tahoma" w:eastAsia="Tahoma" w:cs="Tahoma"/>
                <w:sz w:val="20"/>
                <w:szCs w:val="20"/>
                <w:lang w:val="en-US"/>
              </w:rPr>
              <w:t xml:space="preserve"> configure the selling or usage period of the SIM which expires on this date.</w:t>
            </w:r>
          </w:p>
        </w:tc>
        <w:tc>
          <w:tcPr>
            <w:tcW w:w="1701" w:type="dxa"/>
            <w:tcBorders>
              <w:top w:val="single" w:color="000000" w:themeColor="text1" w:sz="4" w:space="0"/>
              <w:left w:val="nil"/>
              <w:bottom w:val="single" w:color="000000" w:themeColor="text1" w:sz="4" w:space="0"/>
              <w:right w:val="single" w:color="000000" w:themeColor="text1" w:sz="4" w:space="0"/>
            </w:tcBorders>
          </w:tcPr>
          <w:p w:rsidR="00BA6DA2" w:rsidP="00BA6DA2" w:rsidRDefault="00BA6DA2" w14:paraId="6B793CC0" w14:textId="77777777">
            <w:pPr>
              <w:spacing w:line="240" w:lineRule="auto"/>
              <w:rPr>
                <w:rFonts w:ascii="Tahoma" w:hAnsi="Tahoma" w:eastAsia="Tahoma" w:cs="Tahoma"/>
                <w:sz w:val="20"/>
                <w:szCs w:val="20"/>
              </w:rPr>
            </w:pPr>
            <w:r w:rsidRPr="3658E42F">
              <w:rPr>
                <w:rFonts w:ascii="Tahoma" w:hAnsi="Tahoma" w:eastAsia="Tahoma" w:cs="Tahoma"/>
                <w:sz w:val="20"/>
                <w:szCs w:val="20"/>
              </w:rPr>
              <w:t>18/04/2000 18:18:18</w:t>
            </w:r>
          </w:p>
          <w:p w:rsidR="00BA6DA2" w:rsidP="00BA6DA2" w:rsidRDefault="00BA6DA2" w14:paraId="75F6B6C7" w14:textId="2BA757F9">
            <w:pPr>
              <w:spacing w:line="240" w:lineRule="auto"/>
              <w:rPr>
                <w:rFonts w:ascii="Tahoma" w:hAnsi="Tahoma" w:eastAsia="Tahoma" w:cs="Tahoma"/>
                <w:sz w:val="20"/>
                <w:szCs w:val="20"/>
              </w:rPr>
            </w:pPr>
          </w:p>
        </w:tc>
      </w:tr>
      <w:tr w:rsidR="00BA6DA2" w:rsidTr="09FBB87B" w14:paraId="3AFFA3D6"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A6DA2" w:rsidP="00BA6DA2" w:rsidRDefault="00BA6DA2" w14:paraId="6CD5ED8E" w14:textId="1740BF1E">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fifoBlockedDate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4E105E45" w14:textId="7F5FEE21">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69662C82" w14:textId="73DE0624">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531049B2" w14:textId="4A3C7D89">
            <w:pPr>
              <w:spacing w:line="240" w:lineRule="auto"/>
              <w:rPr>
                <w:rFonts w:ascii="Tahoma" w:hAnsi="Tahoma" w:eastAsia="Tahoma" w:cs="Tahoma"/>
                <w:sz w:val="20"/>
                <w:szCs w:val="20"/>
              </w:rPr>
            </w:pPr>
            <w:r w:rsidRPr="3658E42F">
              <w:rPr>
                <w:rFonts w:ascii="Tahoma" w:hAnsi="Tahoma" w:eastAsia="Tahoma" w:cs="Tahoma"/>
                <w:sz w:val="20"/>
                <w:szCs w:val="20"/>
              </w:rPr>
              <w:t>After transfer, the admin may select a date when this SIM will be blocked. Once blocked, it cannot be used, and a report will be generated back to the SIM admin, so that any problems can be resolved.</w:t>
            </w:r>
          </w:p>
        </w:tc>
        <w:tc>
          <w:tcPr>
            <w:tcW w:w="1701" w:type="dxa"/>
            <w:tcBorders>
              <w:top w:val="single" w:color="000000" w:themeColor="text1" w:sz="4" w:space="0"/>
              <w:left w:val="nil"/>
              <w:bottom w:val="single" w:color="000000" w:themeColor="text1" w:sz="4" w:space="0"/>
              <w:right w:val="single" w:color="000000" w:themeColor="text1" w:sz="4" w:space="0"/>
            </w:tcBorders>
          </w:tcPr>
          <w:p w:rsidR="00BA6DA2" w:rsidP="00BA6DA2" w:rsidRDefault="00BA6DA2" w14:paraId="216F3D09" w14:textId="21646120">
            <w:pPr>
              <w:spacing w:line="240" w:lineRule="auto"/>
              <w:rPr>
                <w:rFonts w:ascii="Tahoma" w:hAnsi="Tahoma" w:eastAsia="Tahoma" w:cs="Tahoma"/>
                <w:sz w:val="20"/>
                <w:szCs w:val="20"/>
              </w:rPr>
            </w:pPr>
            <w:r w:rsidRPr="3658E42F">
              <w:rPr>
                <w:rFonts w:ascii="Tahoma" w:hAnsi="Tahoma" w:eastAsia="Tahoma" w:cs="Tahoma"/>
                <w:sz w:val="20"/>
                <w:szCs w:val="20"/>
              </w:rPr>
              <w:t>18/04/2000 18:18:18</w:t>
            </w:r>
          </w:p>
        </w:tc>
      </w:tr>
      <w:tr w:rsidR="00BA6DA2" w:rsidTr="09FBB87B" w14:paraId="54BAA6E5"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A6DA2" w:rsidP="00BA6DA2" w:rsidRDefault="00BA6DA2" w14:paraId="0604B2AF" w14:textId="3D075427">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fifoStatusCode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1D56F8D1" w14:textId="624BD5EE">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10D71477" w14:textId="01C8D2E6">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0270FB09" w14:textId="57AEE7FC">
            <w:pPr>
              <w:spacing w:line="240" w:lineRule="auto"/>
              <w:rPr>
                <w:rFonts w:ascii="Tahoma" w:hAnsi="Tahoma" w:eastAsia="Tahoma" w:cs="Tahoma"/>
                <w:sz w:val="20"/>
                <w:szCs w:val="20"/>
              </w:rPr>
            </w:pPr>
            <w:r w:rsidRPr="3658E42F">
              <w:rPr>
                <w:rFonts w:ascii="Tahoma" w:hAnsi="Tahoma" w:eastAsia="Tahoma" w:cs="Tahoma"/>
                <w:sz w:val="20"/>
                <w:szCs w:val="20"/>
              </w:rPr>
              <w:t>The FIFO status</w:t>
            </w:r>
          </w:p>
        </w:tc>
        <w:tc>
          <w:tcPr>
            <w:tcW w:w="1701" w:type="dxa"/>
            <w:tcBorders>
              <w:top w:val="single" w:color="000000" w:themeColor="text1" w:sz="4" w:space="0"/>
              <w:left w:val="nil"/>
              <w:bottom w:val="single" w:color="000000" w:themeColor="text1" w:sz="4" w:space="0"/>
              <w:right w:val="single" w:color="000000" w:themeColor="text1" w:sz="4" w:space="0"/>
            </w:tcBorders>
          </w:tcPr>
          <w:p w:rsidR="00BA6DA2" w:rsidP="00BA6DA2" w:rsidRDefault="00BA6DA2" w14:paraId="56F5B986" w14:textId="1E1F15FB">
            <w:pPr>
              <w:spacing w:line="240" w:lineRule="auto"/>
              <w:rPr>
                <w:rFonts w:ascii="Tahoma" w:hAnsi="Tahoma" w:eastAsia="Tahoma" w:cs="Tahoma"/>
                <w:sz w:val="20"/>
                <w:szCs w:val="20"/>
              </w:rPr>
            </w:pPr>
            <w:r w:rsidRPr="3658E42F">
              <w:rPr>
                <w:rFonts w:ascii="Tahoma" w:hAnsi="Tahoma" w:eastAsia="Tahoma" w:cs="Tahoma"/>
                <w:sz w:val="20"/>
                <w:szCs w:val="20"/>
              </w:rPr>
              <w:t>Blocked</w:t>
            </w:r>
          </w:p>
        </w:tc>
      </w:tr>
      <w:tr w:rsidR="00BA6DA2" w:rsidTr="09FBB87B" w14:paraId="53E29617"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BA6DA2" w:rsidP="00BA6DA2" w:rsidRDefault="00BA6DA2" w14:paraId="26E5384C" w14:textId="49904724">
            <w:pPr>
              <w:spacing w:line="240" w:lineRule="auto"/>
            </w:pPr>
            <w:proofErr w:type="spellStart"/>
            <w:r w:rsidRPr="3658E42F">
              <w:rPr>
                <w:rFonts w:ascii="Tahoma" w:hAnsi="Tahoma" w:eastAsia="Tahoma" w:cs="Tahoma"/>
                <w:sz w:val="20"/>
                <w:szCs w:val="20"/>
                <w:lang w:val="en-US"/>
              </w:rPr>
              <w:t>writeCounter</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42AD8C02" w14:textId="21507622">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16E0FEBF" w14:textId="7F56FA65">
            <w:pPr>
              <w:spacing w:line="240" w:lineRule="auto"/>
            </w:pPr>
            <w:r w:rsidRPr="3658E42F">
              <w:rPr>
                <w:rFonts w:ascii="Tahoma" w:hAnsi="Tahoma" w:eastAsia="Tahoma" w:cs="Tahoma"/>
                <w:sz w:val="20"/>
                <w:szCs w:val="20"/>
              </w:rPr>
              <w:t>Number</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BA6DA2" w:rsidP="00BA6DA2" w:rsidRDefault="00BA6DA2" w14:paraId="5099ACF1" w14:textId="60F809C9">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Write counter</w:t>
            </w:r>
          </w:p>
        </w:tc>
        <w:tc>
          <w:tcPr>
            <w:tcW w:w="1701" w:type="dxa"/>
            <w:tcBorders>
              <w:top w:val="single" w:color="000000" w:themeColor="text1" w:sz="4" w:space="0"/>
              <w:left w:val="nil"/>
              <w:bottom w:val="single" w:color="000000" w:themeColor="text1" w:sz="4" w:space="0"/>
              <w:right w:val="single" w:color="000000" w:themeColor="text1" w:sz="4" w:space="0"/>
            </w:tcBorders>
          </w:tcPr>
          <w:p w:rsidRPr="7E3C46EE" w:rsidR="00BA6DA2" w:rsidP="00BA6DA2" w:rsidRDefault="00BA6DA2" w14:paraId="328C854C" w14:textId="25083908">
            <w:pPr>
              <w:spacing w:line="240" w:lineRule="auto"/>
            </w:pPr>
            <w:r w:rsidRPr="3658E42F">
              <w:rPr>
                <w:rFonts w:ascii="Tahoma" w:hAnsi="Tahoma" w:eastAsia="Tahoma" w:cs="Tahoma"/>
                <w:sz w:val="20"/>
                <w:szCs w:val="20"/>
              </w:rPr>
              <w:t>0</w:t>
            </w:r>
          </w:p>
        </w:tc>
      </w:tr>
    </w:tbl>
    <w:p w:rsidR="00A345DD" w:rsidP="008B0B5C" w:rsidRDefault="00A345DD" w14:paraId="0216A353" w14:textId="77777777">
      <w:pPr>
        <w:rPr>
          <w:b/>
        </w:rPr>
      </w:pPr>
    </w:p>
    <w:p w:rsidR="008B0B5C" w:rsidP="008B0B5C" w:rsidRDefault="00891B8C" w14:paraId="2D756E2C" w14:textId="781DC1D7">
      <w:pPr>
        <w:pStyle w:val="Heading4"/>
      </w:pPr>
      <w:r>
        <w:t>Request</w:t>
      </w:r>
      <w:r w:rsidRPr="00FD59D8" w:rsidR="008B0B5C">
        <w:t xml:space="preserve"> Example:</w:t>
      </w:r>
    </w:p>
    <w:p w:rsidRPr="00197F0A" w:rsidR="008B0B5C" w:rsidP="008B0B5C" w:rsidRDefault="008B0B5C" w14:paraId="5C64032E" w14:textId="12D8391E">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197F0A">
        <w:rPr>
          <w:rFonts w:ascii="Calibri" w:hAnsi="Calibri" w:cs="Calibri"/>
          <w:color w:val="000000"/>
          <w:szCs w:val="20"/>
          <w:lang w:val="en-GB"/>
        </w:rPr>
        <w:t>{</w:t>
      </w:r>
    </w:p>
    <w:p w:rsidRPr="00197F0A" w:rsidR="008B0B5C" w:rsidP="3658E42F" w:rsidRDefault="008B0B5C" w14:paraId="6527D7AD" w14:textId="0C9339C4">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spellStart"/>
      <w:r w:rsidRPr="3658E42F">
        <w:rPr>
          <w:rFonts w:ascii="Calibri" w:hAnsi="Calibri" w:cs="Calibri"/>
          <w:color w:val="000000" w:themeColor="text1"/>
          <w:lang w:val="en-GB"/>
        </w:rPr>
        <w:t>reportDate</w:t>
      </w:r>
      <w:proofErr w:type="spellEnd"/>
      <w:r w:rsidRPr="3658E42F">
        <w:rPr>
          <w:rFonts w:ascii="Calibri" w:hAnsi="Calibri" w:cs="Calibri"/>
          <w:color w:val="000000" w:themeColor="text1"/>
          <w:lang w:val="en-GB"/>
        </w:rPr>
        <w:t>": "2020-06-18T17:24:53Z",</w:t>
      </w:r>
    </w:p>
    <w:p w:rsidR="006B365F" w:rsidP="09FBB87B" w:rsidRDefault="64B42F17" w14:paraId="3ACFCB70" w14:textId="77777777">
      <w:pPr>
        <w:shd w:val="clear" w:color="auto" w:fill="E2DFCC"/>
        <w:rPr>
          <w:rFonts w:ascii="Calibri" w:hAnsi="Calibri" w:cs="Calibri"/>
          <w:color w:val="000000" w:themeColor="text1"/>
          <w:lang w:val="en-US"/>
        </w:rPr>
      </w:pPr>
      <w:r w:rsidRPr="09FBB87B">
        <w:rPr>
          <w:rFonts w:ascii="Calibri" w:hAnsi="Calibri" w:cs="Calibri"/>
          <w:color w:val="000000" w:themeColor="text1"/>
          <w:lang w:val="en-US"/>
        </w:rPr>
        <w:t xml:space="preserve">     “</w:t>
      </w:r>
      <w:proofErr w:type="spellStart"/>
      <w:r w:rsidRPr="09FBB87B">
        <w:rPr>
          <w:rFonts w:ascii="Calibri" w:hAnsi="Calibri" w:cs="Calibri"/>
          <w:color w:val="000000" w:themeColor="text1"/>
          <w:lang w:val="en-US"/>
        </w:rPr>
        <w:t>kioskId</w:t>
      </w:r>
      <w:proofErr w:type="spellEnd"/>
      <w:r w:rsidRPr="09FBB87B">
        <w:rPr>
          <w:rFonts w:ascii="Calibri" w:hAnsi="Calibri" w:cs="Calibri"/>
          <w:color w:val="000000" w:themeColor="text1"/>
          <w:lang w:val="en-US"/>
        </w:rPr>
        <w:t>”: “</w:t>
      </w:r>
      <w:r w:rsidRPr="09FBB87B" w:rsidR="003A248E">
        <w:rPr>
          <w:rFonts w:ascii="Calibri" w:hAnsi="Calibri" w:cs="Calibri"/>
          <w:color w:val="000000" w:themeColor="text1"/>
          <w:lang w:val="en-US"/>
        </w:rPr>
        <w:t>KYC</w:t>
      </w:r>
      <w:r w:rsidRPr="09FBB87B">
        <w:rPr>
          <w:rFonts w:ascii="Calibri" w:hAnsi="Calibri" w:cs="Calibri"/>
          <w:color w:val="000000" w:themeColor="text1"/>
          <w:lang w:val="en-US"/>
        </w:rPr>
        <w:t>”,</w:t>
      </w:r>
    </w:p>
    <w:p w:rsidRPr="00197F0A" w:rsidR="008B0B5C" w:rsidP="3658E42F" w:rsidRDefault="006B365F" w14:paraId="3E149607" w14:textId="541DD73E">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spellStart"/>
      <w:r>
        <w:rPr>
          <w:rFonts w:ascii="Calibri" w:hAnsi="Calibri" w:cs="Calibri"/>
          <w:color w:val="000000" w:themeColor="text1"/>
          <w:lang w:val="en-GB"/>
        </w:rPr>
        <w:t>projectName</w:t>
      </w:r>
      <w:proofErr w:type="spellEnd"/>
      <w:r w:rsidRPr="3658E42F">
        <w:rPr>
          <w:rFonts w:ascii="Calibri" w:hAnsi="Calibri" w:cs="Calibri"/>
          <w:color w:val="000000" w:themeColor="text1"/>
          <w:lang w:val="en-GB"/>
        </w:rPr>
        <w:t>”: "</w:t>
      </w:r>
      <w:proofErr w:type="spellStart"/>
      <w:r>
        <w:rPr>
          <w:rFonts w:ascii="Calibri" w:hAnsi="Calibri" w:cs="Calibri"/>
          <w:color w:val="000000" w:themeColor="text1"/>
          <w:lang w:val="en-GB"/>
        </w:rPr>
        <w:t>Thaivivat</w:t>
      </w:r>
      <w:proofErr w:type="spellEnd"/>
      <w:r w:rsidRPr="3658E42F">
        <w:rPr>
          <w:rFonts w:ascii="Calibri" w:hAnsi="Calibri" w:cs="Calibri"/>
          <w:color w:val="000000" w:themeColor="text1"/>
          <w:lang w:val="en-GB"/>
        </w:rPr>
        <w:t>"</w:t>
      </w:r>
      <w:r>
        <w:rPr>
          <w:rFonts w:ascii="Calibri" w:hAnsi="Calibri" w:cs="Calibri"/>
          <w:color w:val="000000" w:themeColor="text1"/>
          <w:lang w:val="en-GB"/>
        </w:rPr>
        <w:t>,</w:t>
      </w:r>
    </w:p>
    <w:p w:rsidRPr="00197F0A" w:rsidR="008B0B5C" w:rsidP="09FBB87B" w:rsidRDefault="198FAFBA" w14:paraId="38FC4DD5" w14:textId="2089256C">
      <w:pPr>
        <w:shd w:val="clear" w:color="auto" w:fill="E2DFCC"/>
        <w:rPr>
          <w:rFonts w:ascii="Calibri" w:hAnsi="Calibri" w:cs="Calibri"/>
          <w:color w:val="000000" w:themeColor="text1"/>
          <w:lang w:val="en-US"/>
        </w:rPr>
      </w:pPr>
      <w:r w:rsidRPr="09FBB87B">
        <w:rPr>
          <w:rFonts w:ascii="Calibri" w:hAnsi="Calibri" w:cs="Calibri"/>
          <w:color w:val="000000" w:themeColor="text1"/>
          <w:lang w:val="en-US"/>
        </w:rPr>
        <w:t xml:space="preserve">    “</w:t>
      </w:r>
      <w:proofErr w:type="spellStart"/>
      <w:r w:rsidRPr="09FBB87B">
        <w:rPr>
          <w:rFonts w:ascii="Calibri" w:hAnsi="Calibri" w:cs="Calibri"/>
          <w:color w:val="000000" w:themeColor="text1"/>
          <w:lang w:val="en-US"/>
        </w:rPr>
        <w:t>extractFilename</w:t>
      </w:r>
      <w:proofErr w:type="spellEnd"/>
      <w:r w:rsidRPr="09FBB87B">
        <w:rPr>
          <w:rFonts w:ascii="Calibri" w:hAnsi="Calibri" w:cs="Calibri"/>
          <w:color w:val="000000" w:themeColor="text1"/>
          <w:lang w:val="en-US"/>
        </w:rPr>
        <w:t>”: “</w:t>
      </w:r>
      <w:r w:rsidRPr="09FBB87B" w:rsidR="00287F46">
        <w:rPr>
          <w:rFonts w:ascii="Calibri" w:hAnsi="Calibri" w:cs="Calibri"/>
          <w:color w:val="000000" w:themeColor="text1"/>
          <w:lang w:val="en-US"/>
        </w:rPr>
        <w:t>file.csv</w:t>
      </w:r>
      <w:r w:rsidRPr="09FBB87B">
        <w:rPr>
          <w:rFonts w:ascii="Calibri" w:hAnsi="Calibri" w:cs="Calibri"/>
          <w:color w:val="000000" w:themeColor="text1"/>
          <w:lang w:val="en-US"/>
        </w:rPr>
        <w:t>”,</w:t>
      </w:r>
    </w:p>
    <w:p w:rsidRPr="00197F0A" w:rsidR="008B0B5C" w:rsidP="3658E42F" w:rsidRDefault="198FAFBA" w14:paraId="26DB32DD" w14:textId="4BFA40E3">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spellStart"/>
      <w:r w:rsidRPr="3658E42F">
        <w:rPr>
          <w:rFonts w:ascii="Calibri" w:hAnsi="Calibri" w:cs="Calibri"/>
          <w:color w:val="000000" w:themeColor="text1"/>
          <w:lang w:val="en-GB"/>
        </w:rPr>
        <w:t>fifoExpiredDate</w:t>
      </w:r>
      <w:proofErr w:type="spellEnd"/>
      <w:r w:rsidRPr="3658E42F">
        <w:rPr>
          <w:rFonts w:ascii="Calibri" w:hAnsi="Calibri" w:cs="Calibri"/>
          <w:color w:val="000000" w:themeColor="text1"/>
          <w:lang w:val="en-GB"/>
        </w:rPr>
        <w:t>”: "2020-06-18T17:24:53Z",</w:t>
      </w:r>
    </w:p>
    <w:p w:rsidRPr="00197F0A" w:rsidR="008B0B5C" w:rsidP="3658E42F" w:rsidRDefault="198FAFBA" w14:paraId="160F0E8F" w14:textId="4EB5EB46">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spellStart"/>
      <w:r w:rsidRPr="3658E42F">
        <w:rPr>
          <w:rFonts w:ascii="Calibri" w:hAnsi="Calibri" w:cs="Calibri"/>
          <w:color w:val="000000" w:themeColor="text1"/>
          <w:lang w:val="en-GB"/>
        </w:rPr>
        <w:t>fifoBlockedDate</w:t>
      </w:r>
      <w:proofErr w:type="spellEnd"/>
      <w:r w:rsidRPr="3658E42F">
        <w:rPr>
          <w:rFonts w:ascii="Calibri" w:hAnsi="Calibri" w:cs="Calibri"/>
          <w:color w:val="000000" w:themeColor="text1"/>
          <w:lang w:val="en-GB"/>
        </w:rPr>
        <w:t>”: "2020-06-18T17:24:53Z",</w:t>
      </w:r>
    </w:p>
    <w:p w:rsidRPr="00197F0A" w:rsidR="008B0B5C" w:rsidP="15B0C4CB" w:rsidRDefault="198FAFBA" w14:paraId="03DAEA02" w14:textId="1819C4FD">
      <w:pPr>
        <w:shd w:val="clear" w:color="auto" w:fill="E2DFCC"/>
        <w:rPr>
          <w:rFonts w:ascii="Calibri" w:hAnsi="Calibri" w:cs="Calibri"/>
          <w:color w:val="000000"/>
          <w:lang w:val="en-US"/>
        </w:rPr>
      </w:pPr>
      <w:r w:rsidRPr="15B0C4CB" w:rsidR="198FAFBA">
        <w:rPr>
          <w:rFonts w:ascii="Calibri" w:hAnsi="Calibri" w:cs="Calibri"/>
          <w:color w:val="000000" w:themeColor="text1" w:themeTint="FF" w:themeShade="FF"/>
          <w:lang w:val="en-US"/>
        </w:rPr>
        <w:t xml:space="preserve">    “</w:t>
      </w:r>
      <w:r w:rsidRPr="15B0C4CB" w:rsidR="198FAFBA">
        <w:rPr>
          <w:rFonts w:ascii="Calibri" w:hAnsi="Calibri" w:cs="Calibri"/>
          <w:color w:val="000000" w:themeColor="text1" w:themeTint="FF" w:themeShade="FF"/>
          <w:lang w:val="en-US"/>
        </w:rPr>
        <w:t>fifoStatusCode</w:t>
      </w:r>
      <w:r w:rsidRPr="15B0C4CB" w:rsidR="198FAFBA">
        <w:rPr>
          <w:rFonts w:ascii="Calibri" w:hAnsi="Calibri" w:cs="Calibri"/>
          <w:color w:val="000000" w:themeColor="text1" w:themeTint="FF" w:themeShade="FF"/>
          <w:lang w:val="en-US"/>
        </w:rPr>
        <w:t>”: “</w:t>
      </w:r>
      <w:r w:rsidRPr="15B0C4CB" w:rsidR="198FAFBA">
        <w:rPr>
          <w:rFonts w:ascii="Calibri" w:hAnsi="Calibri" w:cs="Calibri"/>
          <w:color w:val="000000" w:themeColor="text1" w:themeTint="FF" w:themeShade="FF"/>
          <w:lang w:val="en-US"/>
        </w:rPr>
        <w:t>”,</w:t>
      </w:r>
    </w:p>
    <w:p w:rsidRPr="00197F0A" w:rsidR="008B0B5C" w:rsidP="3658E42F" w:rsidRDefault="008B0B5C" w14:paraId="00501098" w14:textId="77777777">
      <w:pPr>
        <w:shd w:val="clear" w:color="auto" w:fill="E2DFCC"/>
        <w:rPr>
          <w:rFonts w:ascii="Calibri" w:hAnsi="Calibri" w:cs="Calibri"/>
          <w:color w:val="000000"/>
          <w:lang w:val="en-GB"/>
        </w:rPr>
      </w:pPr>
      <w:r w:rsidRPr="3658E42F">
        <w:rPr>
          <w:rFonts w:ascii="Calibri" w:hAnsi="Calibri" w:cs="Calibri"/>
          <w:color w:val="000000" w:themeColor="text1"/>
          <w:lang w:val="en-GB"/>
        </w:rPr>
        <w:t xml:space="preserve">    "</w:t>
      </w:r>
      <w:proofErr w:type="spellStart"/>
      <w:r w:rsidRPr="3658E42F">
        <w:rPr>
          <w:rFonts w:ascii="Calibri" w:hAnsi="Calibri" w:cs="Calibri"/>
          <w:color w:val="000000" w:themeColor="text1"/>
          <w:lang w:val="en-GB"/>
        </w:rPr>
        <w:t>reportFlag</w:t>
      </w:r>
      <w:proofErr w:type="spellEnd"/>
      <w:r w:rsidRPr="3658E42F">
        <w:rPr>
          <w:rFonts w:ascii="Calibri" w:hAnsi="Calibri" w:cs="Calibri"/>
          <w:color w:val="000000" w:themeColor="text1"/>
          <w:lang w:val="en-GB"/>
        </w:rPr>
        <w:t>": "Y",</w:t>
      </w:r>
    </w:p>
    <w:p w:rsidR="2236B812" w:rsidP="3658E42F" w:rsidRDefault="2236B812" w14:paraId="273EF8B0" w14:textId="7708FEA1">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gramStart"/>
      <w:r w:rsidRPr="3658E42F">
        <w:rPr>
          <w:rFonts w:ascii="Calibri" w:hAnsi="Calibri" w:cs="Calibri"/>
          <w:color w:val="000000" w:themeColor="text1"/>
          <w:lang w:val="en-GB"/>
        </w:rPr>
        <w:t>”</w:t>
      </w:r>
      <w:proofErr w:type="spellStart"/>
      <w:r w:rsidRPr="3658E42F">
        <w:rPr>
          <w:rFonts w:ascii="Calibri" w:hAnsi="Calibri" w:cs="Calibri"/>
          <w:color w:val="000000" w:themeColor="text1"/>
          <w:lang w:val="en-GB"/>
        </w:rPr>
        <w:t>writeCounter</w:t>
      </w:r>
      <w:proofErr w:type="spellEnd"/>
      <w:proofErr w:type="gramEnd"/>
      <w:r w:rsidRPr="3658E42F">
        <w:rPr>
          <w:rFonts w:ascii="Calibri" w:hAnsi="Calibri" w:cs="Calibri"/>
          <w:color w:val="000000" w:themeColor="text1"/>
          <w:lang w:val="en-GB"/>
        </w:rPr>
        <w:t xml:space="preserve">”: </w:t>
      </w:r>
      <w:r w:rsidR="00287F46">
        <w:rPr>
          <w:rFonts w:ascii="Calibri" w:hAnsi="Calibri" w:cs="Calibri"/>
          <w:color w:val="000000" w:themeColor="text1"/>
          <w:lang w:val="en-GB"/>
        </w:rPr>
        <w:t>“</w:t>
      </w:r>
      <w:r w:rsidRPr="3658E42F">
        <w:rPr>
          <w:rFonts w:ascii="Calibri" w:hAnsi="Calibri" w:cs="Calibri"/>
          <w:color w:val="000000" w:themeColor="text1"/>
          <w:lang w:val="en-GB"/>
        </w:rPr>
        <w:t>0</w:t>
      </w:r>
      <w:r w:rsidR="00287F46">
        <w:rPr>
          <w:rFonts w:ascii="Calibri" w:hAnsi="Calibri" w:cs="Calibri"/>
          <w:color w:val="000000" w:themeColor="text1"/>
          <w:lang w:val="en-GB"/>
        </w:rPr>
        <w:t>”</w:t>
      </w:r>
    </w:p>
    <w:p w:rsidRPr="00674CE8" w:rsidR="008B0B5C" w:rsidP="008B0B5C" w:rsidRDefault="008B0B5C" w14:paraId="03E216B7" w14:textId="6A787A16">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197F0A">
        <w:rPr>
          <w:rFonts w:ascii="Calibri" w:hAnsi="Calibri" w:cs="Calibri"/>
          <w:color w:val="000000"/>
          <w:szCs w:val="20"/>
          <w:lang w:val="en-GB"/>
        </w:rPr>
        <w:t>}</w:t>
      </w:r>
    </w:p>
    <w:p w:rsidR="00891B8C" w:rsidP="00891B8C" w:rsidRDefault="00891B8C" w14:paraId="3FB38B19" w14:textId="77777777">
      <w:pPr>
        <w:rPr>
          <w:lang w:val="en-GB"/>
        </w:rPr>
      </w:pPr>
    </w:p>
    <w:p w:rsidR="00891B8C" w:rsidP="00891B8C" w:rsidRDefault="00891B8C" w14:paraId="65EC1D17" w14:textId="77777777">
      <w:pPr>
        <w:pStyle w:val="Heading4"/>
      </w:pPr>
      <w:r w:rsidRPr="00FD59D8">
        <w:t>Response Example:</w:t>
      </w:r>
    </w:p>
    <w:p w:rsidR="00891B8C" w:rsidP="00891B8C" w:rsidRDefault="00891B8C" w14:paraId="2E24E17C" w14:textId="77777777">
      <w:r>
        <w:t xml:space="preserve">Returns all fields specified in the entity definition </w:t>
      </w:r>
      <w:hyperlink w:anchor="_HK_Entity">
        <w:r w:rsidRPr="3658E42F">
          <w:rPr>
            <w:rStyle w:val="Hyperlink"/>
          </w:rPr>
          <w:t>HK Entity</w:t>
        </w:r>
      </w:hyperlink>
      <w:r>
        <w:t xml:space="preserve"> if exists.</w:t>
      </w:r>
    </w:p>
    <w:p w:rsidR="008B0B5C" w:rsidP="008B0B5C" w:rsidRDefault="008B0B5C" w14:paraId="4DD1BD33" w14:textId="77777777"/>
    <w:p w:rsidRPr="00FD59D8" w:rsidR="006759B0" w:rsidP="006759B0" w:rsidRDefault="72DEF4AC" w14:paraId="23D89BE9" w14:textId="0BAF8390">
      <w:pPr>
        <w:pStyle w:val="Heading3"/>
        <w:ind w:left="0" w:firstLine="0"/>
      </w:pPr>
      <w:bookmarkStart w:name="_Toc782864030" w:id="46"/>
      <w:r>
        <w:t>Update HK entity:</w:t>
      </w:r>
      <w:bookmarkEnd w:id="46"/>
    </w:p>
    <w:p w:rsidR="006759B0" w:rsidP="006759B0" w:rsidRDefault="006759B0" w14:paraId="47E20912" w14:textId="6A9FCC06">
      <w:pPr>
        <w:widowControl w:val="0"/>
      </w:pPr>
      <w:r w:rsidRPr="00941D1C">
        <w:rPr>
          <w:rFonts w:ascii="Calibri" w:hAnsi="Calibri" w:eastAsia="Tahoma" w:cs="Calibri"/>
          <w:b/>
          <w:color w:val="000000"/>
          <w:szCs w:val="20"/>
        </w:rPr>
        <w:t>Description</w:t>
      </w:r>
      <w:r w:rsidRPr="00941D1C">
        <w:rPr>
          <w:rFonts w:ascii="Calibri" w:hAnsi="Calibri" w:eastAsia="Tahoma" w:cs="Calibri"/>
          <w:b/>
          <w:bCs/>
          <w:color w:val="000000"/>
          <w:szCs w:val="20"/>
          <w:cs/>
        </w:rPr>
        <w:t xml:space="preserve">: </w:t>
      </w:r>
      <w:r>
        <w:t>Updates</w:t>
      </w:r>
      <w:r w:rsidRPr="00674CE8">
        <w:t xml:space="preserve"> sim details related to </w:t>
      </w:r>
      <w:r>
        <w:t>HK</w:t>
      </w:r>
      <w:r w:rsidRPr="00674CE8">
        <w:t xml:space="preserve"> </w:t>
      </w:r>
      <w:r>
        <w:t>reporting</w:t>
      </w:r>
    </w:p>
    <w:p w:rsidRPr="00941D1C" w:rsidR="006759B0" w:rsidP="006759B0" w:rsidRDefault="006759B0" w14:paraId="4582BFB2" w14:textId="2343D685">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Pr>
          <w:rFonts w:ascii="Calibri" w:hAnsi="Calibri" w:eastAsia="Tahoma" w:cs="Calibri"/>
          <w:szCs w:val="20"/>
        </w:rPr>
        <w:t>PATCH</w:t>
      </w:r>
    </w:p>
    <w:p w:rsidRPr="00197F0A" w:rsidR="006759B0" w:rsidP="006759B0" w:rsidRDefault="006759B0" w14:paraId="4400E66E" w14:textId="77777777">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w:t>
      </w:r>
      <w:proofErr w:type="spellStart"/>
      <w:r>
        <w:rPr>
          <w:lang w:val="en-US"/>
        </w:rPr>
        <w:t>hk</w:t>
      </w:r>
      <w:proofErr w:type="spellEnd"/>
    </w:p>
    <w:p w:rsidR="006759B0" w:rsidP="006759B0" w:rsidRDefault="006759B0" w14:paraId="7194F0D6" w14:textId="77777777">
      <w:pPr>
        <w:rPr>
          <w:b/>
        </w:rPr>
      </w:pPr>
    </w:p>
    <w:p w:rsidRPr="00FD59D8" w:rsidR="006759B0" w:rsidP="006759B0" w:rsidRDefault="006759B0" w14:paraId="79E82AA3" w14:textId="77777777">
      <w:pPr>
        <w:pStyle w:val="Heading4"/>
      </w:pPr>
      <w:r>
        <w:t>Request Body</w:t>
      </w:r>
      <w:r w:rsidRPr="00FD59D8">
        <w:t xml:space="preserve">: </w:t>
      </w:r>
    </w:p>
    <w:tbl>
      <w:tblPr>
        <w:tblW w:w="14644" w:type="dxa"/>
        <w:tblInd w:w="93" w:type="dxa"/>
        <w:tblLayout w:type="fixed"/>
        <w:tblCellMar>
          <w:left w:w="115" w:type="dxa"/>
          <w:right w:w="115" w:type="dxa"/>
        </w:tblCellMar>
        <w:tblLook w:val="0400" w:firstRow="0" w:lastRow="0" w:firstColumn="0" w:lastColumn="0" w:noHBand="0" w:noVBand="1"/>
      </w:tblPr>
      <w:tblGrid>
        <w:gridCol w:w="2312"/>
        <w:gridCol w:w="992"/>
        <w:gridCol w:w="1418"/>
        <w:gridCol w:w="8221"/>
        <w:gridCol w:w="1701"/>
      </w:tblGrid>
      <w:tr w:rsidR="006759B0" w:rsidTr="0B23F7AE" w14:paraId="643B8036" w14:textId="77777777">
        <w:trPr>
          <w:trHeight w:val="91"/>
          <w:tblHeader/>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6759B0" w:rsidP="009B796C" w:rsidRDefault="006759B0" w14:paraId="5AB8BACE" w14:textId="77777777">
            <w:pPr>
              <w:spacing w:line="240" w:lineRule="auto"/>
              <w:jc w:val="center"/>
              <w:rPr>
                <w:rFonts w:ascii="Tahoma" w:hAnsi="Tahoma" w:eastAsia="Tahoma" w:cs="Tahoma"/>
                <w:b/>
                <w:sz w:val="20"/>
                <w:szCs w:val="20"/>
              </w:rPr>
            </w:pPr>
            <w:r>
              <w:rPr>
                <w:rFonts w:ascii="Tahoma" w:hAnsi="Tahoma" w:eastAsia="Tahoma" w:cs="Tahoma"/>
                <w:b/>
                <w:sz w:val="20"/>
                <w:szCs w:val="20"/>
              </w:rPr>
              <w:t>Field</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6759B0" w:rsidP="009B796C" w:rsidRDefault="006759B0" w14:paraId="7BE359F5" w14:textId="77777777">
            <w:pPr>
              <w:spacing w:line="240" w:lineRule="auto"/>
              <w:jc w:val="center"/>
              <w:rPr>
                <w:rFonts w:ascii="Tahoma" w:hAnsi="Tahoma" w:eastAsia="Tahoma" w:cs="Tahoma"/>
                <w:b/>
                <w:sz w:val="20"/>
                <w:szCs w:val="20"/>
              </w:rPr>
            </w:pPr>
            <w:r>
              <w:rPr>
                <w:rFonts w:ascii="Tahoma" w:hAnsi="Tahoma" w:eastAsia="Tahoma" w:cs="Tahoma"/>
                <w:b/>
                <w:sz w:val="20"/>
                <w:szCs w:val="20"/>
              </w:rPr>
              <w:t>O/M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6759B0" w:rsidP="009B796C" w:rsidRDefault="006759B0" w14:paraId="5BFF0623" w14:textId="77777777">
            <w:pPr>
              <w:spacing w:line="240" w:lineRule="auto"/>
              <w:jc w:val="center"/>
              <w:rPr>
                <w:rFonts w:ascii="Tahoma" w:hAnsi="Tahoma" w:eastAsia="Tahoma" w:cs="Tahoma"/>
                <w:b/>
                <w:sz w:val="20"/>
                <w:szCs w:val="20"/>
              </w:rPr>
            </w:pPr>
            <w:r>
              <w:rPr>
                <w:rFonts w:ascii="Tahoma" w:hAnsi="Tahoma" w:eastAsia="Tahoma" w:cs="Tahoma"/>
                <w:b/>
                <w:sz w:val="20"/>
                <w:szCs w:val="20"/>
              </w:rPr>
              <w:t>Type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6759B0" w:rsidP="009B796C" w:rsidRDefault="006759B0" w14:paraId="619B4966"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c>
          <w:tcPr>
            <w:tcW w:w="170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tcPr>
          <w:p w:rsidR="006759B0" w:rsidP="009B796C" w:rsidRDefault="006759B0" w14:paraId="1D5BC259" w14:textId="77777777">
            <w:pPr>
              <w:spacing w:line="240" w:lineRule="auto"/>
              <w:jc w:val="center"/>
              <w:rPr>
                <w:rFonts w:ascii="Tahoma" w:hAnsi="Tahoma" w:eastAsia="Tahoma" w:cs="Tahoma"/>
                <w:b/>
                <w:sz w:val="20"/>
                <w:szCs w:val="20"/>
              </w:rPr>
            </w:pPr>
            <w:r>
              <w:rPr>
                <w:rFonts w:ascii="Tahoma" w:hAnsi="Tahoma" w:eastAsia="Tahoma" w:cs="Tahoma"/>
                <w:b/>
                <w:sz w:val="20"/>
                <w:szCs w:val="20"/>
              </w:rPr>
              <w:t>Sample Value</w:t>
            </w:r>
          </w:p>
        </w:tc>
      </w:tr>
      <w:tr w:rsidR="006759B0" w:rsidTr="0B23F7AE" w14:paraId="6C0E7226"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658E42F" w:rsidP="3658E42F" w:rsidRDefault="3658E42F" w14:paraId="76BC46BB" w14:textId="77777777">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resourceId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1EC956E3" w14:textId="77777777">
            <w:pPr>
              <w:spacing w:line="240" w:lineRule="auto"/>
              <w:jc w:val="center"/>
              <w:rPr>
                <w:rFonts w:ascii="Tahoma" w:hAnsi="Tahoma" w:eastAsia="Tahoma" w:cs="Tahoma"/>
                <w:sz w:val="20"/>
                <w:szCs w:val="20"/>
              </w:rPr>
            </w:pPr>
            <w:r w:rsidRPr="3658E42F">
              <w:rPr>
                <w:rFonts w:ascii="Tahoma" w:hAnsi="Tahoma" w:eastAsia="Tahoma" w:cs="Tahoma"/>
                <w:sz w:val="20"/>
                <w:szCs w:val="20"/>
              </w:rPr>
              <w:t>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6F8262E0" w14:textId="77777777">
            <w:pPr>
              <w:spacing w:line="240" w:lineRule="auto"/>
              <w:rPr>
                <w:rFonts w:ascii="Tahoma" w:hAnsi="Tahoma" w:eastAsia="Tahoma" w:cs="Tahoma"/>
                <w:sz w:val="20"/>
                <w:szCs w:val="20"/>
              </w:rPr>
            </w:pPr>
            <w:r w:rsidRPr="3658E42F">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6E881844" w14:textId="77777777">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 xml:space="preserve">The associated </w:t>
            </w:r>
            <w:proofErr w:type="spellStart"/>
            <w:r w:rsidRPr="3658E42F">
              <w:rPr>
                <w:rFonts w:ascii="Tahoma" w:hAnsi="Tahoma" w:eastAsia="Tahoma" w:cs="Tahoma"/>
                <w:sz w:val="20"/>
                <w:szCs w:val="20"/>
                <w:lang w:val="en-US"/>
              </w:rPr>
              <w:t>resouce</w:t>
            </w:r>
            <w:proofErr w:type="spellEnd"/>
            <w:r w:rsidRPr="3658E42F">
              <w:rPr>
                <w:rFonts w:ascii="Tahoma" w:hAnsi="Tahoma" w:eastAsia="Tahoma" w:cs="Tahoma"/>
                <w:sz w:val="20"/>
                <w:szCs w:val="20"/>
                <w:lang w:val="en-US"/>
              </w:rPr>
              <w:t xml:space="preserv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3658E42F" w:rsidP="3658E42F" w:rsidRDefault="3658E42F" w14:paraId="6E94A88F" w14:textId="77777777">
            <w:pPr>
              <w:spacing w:line="240" w:lineRule="auto"/>
              <w:rPr>
                <w:rFonts w:ascii="Tahoma" w:hAnsi="Tahoma" w:eastAsia="Tahoma" w:cs="Tahoma"/>
                <w:sz w:val="20"/>
                <w:szCs w:val="20"/>
                <w:lang w:val="en-US"/>
              </w:rPr>
            </w:pPr>
            <w:r w:rsidRPr="3658E42F">
              <w:rPr>
                <w:rFonts w:ascii="Tahoma" w:hAnsi="Tahoma" w:eastAsia="Tahoma" w:cs="Tahoma"/>
                <w:sz w:val="20"/>
                <w:szCs w:val="20"/>
              </w:rPr>
              <w:t>013940291</w:t>
            </w:r>
          </w:p>
        </w:tc>
      </w:tr>
      <w:tr w:rsidR="3658E42F" w:rsidTr="0B23F7AE" w14:paraId="6F1A7917"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3658E42F" w:rsidP="3658E42F" w:rsidRDefault="3658E42F" w14:paraId="2A1A73E1" w14:textId="77777777">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reportDate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7E6C40FE" w14:textId="77777777">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244FED0B" w14:textId="77777777">
            <w:pPr>
              <w:spacing w:line="240" w:lineRule="auto"/>
            </w:pPr>
            <w:r w:rsidRPr="3658E42F">
              <w:rPr>
                <w:rFonts w:ascii="Tahoma" w:hAnsi="Tahoma" w:eastAsia="Tahoma" w:cs="Tahoma"/>
                <w:sz w:val="20"/>
                <w:szCs w:val="20"/>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3658E42F" w:rsidP="3658E42F" w:rsidRDefault="3658E42F" w14:paraId="17DE8682" w14:textId="77777777">
            <w:pPr>
              <w:spacing w:line="240" w:lineRule="auto"/>
              <w:rPr>
                <w:rFonts w:ascii="Tahoma" w:hAnsi="Tahoma" w:eastAsia="Tahoma" w:cs="Tahoma"/>
                <w:sz w:val="20"/>
                <w:szCs w:val="20"/>
              </w:rPr>
            </w:pPr>
            <w:r w:rsidRPr="3658E42F">
              <w:rPr>
                <w:rFonts w:ascii="Tahoma" w:hAnsi="Tahoma" w:eastAsia="Tahoma" w:cs="Tahoma"/>
                <w:sz w:val="20"/>
                <w:szCs w:val="20"/>
              </w:rPr>
              <w:t>The date in which the SIM record was taken to create a report for users</w:t>
            </w:r>
          </w:p>
          <w:p w:rsidR="3658E42F" w:rsidP="0B23F7AE" w:rsidRDefault="3658E42F" w14:paraId="165D5CB8" w14:textId="5D70CB0B">
            <w:pPr>
              <w:spacing w:line="240" w:lineRule="auto"/>
              <w:rPr>
                <w:rFonts w:ascii="Tahoma" w:hAnsi="Tahoma" w:eastAsia="Tahoma" w:cs="Tahoma"/>
                <w:sz w:val="20"/>
                <w:szCs w:val="20"/>
                <w:lang w:val="en-US"/>
              </w:rPr>
            </w:pPr>
            <w:r w:rsidRPr="0B23F7AE">
              <w:rPr>
                <w:rFonts w:ascii="Tahoma" w:hAnsi="Tahoma" w:eastAsia="Tahoma" w:cs="Tahoma"/>
                <w:b/>
                <w:bCs/>
                <w:sz w:val="20"/>
                <w:szCs w:val="20"/>
                <w:lang w:val="en-US"/>
              </w:rPr>
              <w:t>RFC3339 Format:</w:t>
            </w:r>
            <w:r w:rsidRPr="0B23F7AE">
              <w:rPr>
                <w:rFonts w:ascii="Tahoma" w:hAnsi="Tahoma" w:eastAsia="Tahoma" w:cs="Tahoma"/>
                <w:sz w:val="20"/>
                <w:szCs w:val="20"/>
                <w:lang w:val="en-US"/>
              </w:rPr>
              <w:t xml:space="preserve"> yyyy-MM-ddThh24:</w:t>
            </w:r>
            <w:proofErr w:type="gramStart"/>
            <w:r w:rsidRPr="0B23F7AE">
              <w:rPr>
                <w:rFonts w:ascii="Tahoma" w:hAnsi="Tahoma" w:eastAsia="Tahoma" w:cs="Tahoma"/>
                <w:sz w:val="20"/>
                <w:szCs w:val="20"/>
                <w:lang w:val="en-US"/>
              </w:rPr>
              <w:t>mi:ssZ</w:t>
            </w:r>
            <w:proofErr w:type="gramEnd"/>
          </w:p>
          <w:p w:rsidR="3658E42F" w:rsidP="3658E42F" w:rsidRDefault="432F757B" w14:paraId="5C339908" w14:textId="784B61BF">
            <w:pPr>
              <w:spacing w:line="240" w:lineRule="auto"/>
              <w:rPr>
                <w:rFonts w:ascii="Tahoma" w:hAnsi="Tahoma" w:eastAsia="Tahoma" w:cs="Tahoma"/>
                <w:sz w:val="20"/>
                <w:szCs w:val="20"/>
                <w:lang w:val="en-US"/>
              </w:rPr>
            </w:pPr>
            <w:r w:rsidRPr="0B23F7AE">
              <w:rPr>
                <w:rFonts w:ascii="Tahoma" w:hAnsi="Tahoma" w:eastAsia="Tahoma" w:cs="Tahoma"/>
                <w:b/>
                <w:bCs/>
                <w:sz w:val="20"/>
                <w:szCs w:val="20"/>
                <w:lang w:val="en-US"/>
              </w:rPr>
              <w:t xml:space="preserve">Alternate name: </w:t>
            </w:r>
            <w:proofErr w:type="spellStart"/>
            <w:r w:rsidRPr="0B23F7AE">
              <w:rPr>
                <w:rFonts w:ascii="Tahoma" w:hAnsi="Tahoma" w:eastAsia="Tahoma" w:cs="Tahoma"/>
                <w:sz w:val="20"/>
                <w:szCs w:val="20"/>
                <w:lang w:val="en-US"/>
              </w:rPr>
              <w:t>paid_date</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3658E42F" w:rsidP="3658E42F" w:rsidRDefault="3658E42F" w14:paraId="51F3B3D4" w14:textId="77777777">
            <w:pPr>
              <w:spacing w:line="240" w:lineRule="auto"/>
              <w:rPr>
                <w:rFonts w:ascii="Tahoma" w:hAnsi="Tahoma" w:eastAsia="Tahoma" w:cs="Tahoma"/>
                <w:sz w:val="20"/>
                <w:szCs w:val="20"/>
              </w:rPr>
            </w:pPr>
            <w:r w:rsidRPr="3658E42F">
              <w:rPr>
                <w:rFonts w:ascii="Tahoma" w:hAnsi="Tahoma" w:eastAsia="Tahoma" w:cs="Tahoma"/>
                <w:sz w:val="20"/>
                <w:szCs w:val="20"/>
              </w:rPr>
              <w:t>18/04/2000 18:18:18</w:t>
            </w:r>
          </w:p>
        </w:tc>
      </w:tr>
      <w:tr w:rsidR="006759B0" w:rsidTr="0B23F7AE" w14:paraId="54DA7ECB"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6759B0" w:rsidP="009B796C" w:rsidRDefault="006759B0" w14:paraId="013E1B30"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reportFlag</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6759B0" w:rsidP="009B796C" w:rsidRDefault="006759B0" w14:paraId="46A5ABD2"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6759B0" w:rsidP="009B796C" w:rsidRDefault="006759B0" w14:paraId="5CBD77A6" w14:textId="39660CE5">
            <w:pPr>
              <w:spacing w:line="240" w:lineRule="auto"/>
              <w:rPr>
                <w:rFonts w:ascii="Tahoma" w:hAnsi="Tahoma" w:eastAsia="Tahoma" w:cs="Tahoma"/>
                <w:sz w:val="20"/>
                <w:szCs w:val="20"/>
                <w:lang w:val="en-US"/>
              </w:rPr>
            </w:pPr>
            <w:r w:rsidRPr="0B23F7AE">
              <w:rPr>
                <w:rFonts w:ascii="Tahoma" w:hAnsi="Tahoma" w:eastAsia="Tahoma" w:cs="Tahoma"/>
                <w:sz w:val="20"/>
                <w:szCs w:val="20"/>
                <w:lang w:val="en-US"/>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6759B0" w:rsidP="009B796C" w:rsidRDefault="006759B0" w14:paraId="6BA3F0DF" w14:textId="77777777">
            <w:pPr>
              <w:spacing w:line="240" w:lineRule="auto"/>
              <w:rPr>
                <w:rFonts w:ascii="Tahoma" w:hAnsi="Tahoma" w:eastAsia="Tahoma" w:cs="Tahoma"/>
                <w:sz w:val="20"/>
                <w:szCs w:val="20"/>
              </w:rPr>
            </w:pPr>
            <w:r>
              <w:rPr>
                <w:rFonts w:ascii="Tahoma" w:hAnsi="Tahoma" w:eastAsia="Tahoma" w:cs="Tahoma"/>
                <w:sz w:val="20"/>
                <w:szCs w:val="20"/>
              </w:rPr>
              <w:t>Flags the SIM as reported.</w:t>
            </w:r>
          </w:p>
          <w:p w:rsidRPr="00B83C3A" w:rsidR="006759B0" w:rsidP="009B796C" w:rsidRDefault="006759B0" w14:paraId="0B5C857D" w14:textId="77777777">
            <w:pPr>
              <w:spacing w:line="240" w:lineRule="auto"/>
              <w:rPr>
                <w:rFonts w:ascii="Tahoma" w:hAnsi="Tahoma" w:eastAsia="Tahoma" w:cs="Tahoma"/>
                <w:b/>
                <w:bCs/>
                <w:sz w:val="20"/>
                <w:szCs w:val="20"/>
              </w:rPr>
            </w:pPr>
            <w:r w:rsidRPr="00B83C3A">
              <w:rPr>
                <w:rFonts w:ascii="Tahoma" w:hAnsi="Tahoma" w:eastAsia="Tahoma" w:cs="Tahoma"/>
                <w:b/>
                <w:bCs/>
                <w:sz w:val="20"/>
                <w:szCs w:val="20"/>
              </w:rPr>
              <w:t>Possible Values:</w:t>
            </w:r>
          </w:p>
          <w:p w:rsidR="006759B0" w:rsidP="009B796C" w:rsidRDefault="006759B0" w14:paraId="7779C43B" w14:textId="77777777">
            <w:pPr>
              <w:spacing w:line="240" w:lineRule="auto"/>
              <w:rPr>
                <w:rFonts w:ascii="Tahoma" w:hAnsi="Tahoma" w:eastAsia="Tahoma" w:cs="Tahoma"/>
                <w:sz w:val="20"/>
                <w:szCs w:val="20"/>
              </w:rPr>
            </w:pPr>
            <w:r>
              <w:rPr>
                <w:rFonts w:ascii="Tahoma" w:hAnsi="Tahoma" w:eastAsia="Tahoma" w:cs="Tahoma"/>
                <w:sz w:val="20"/>
                <w:szCs w:val="20"/>
              </w:rPr>
              <w:t>• Y</w:t>
            </w:r>
          </w:p>
          <w:p w:rsidR="006759B0" w:rsidP="0B23F7AE" w:rsidRDefault="006759B0" w14:paraId="1FB7FD70" w14:textId="38D7BD51">
            <w:pPr>
              <w:spacing w:line="240" w:lineRule="auto"/>
              <w:rPr>
                <w:rFonts w:ascii="Tahoma" w:hAnsi="Tahoma" w:eastAsia="Tahoma" w:cs="Tahoma"/>
                <w:sz w:val="20"/>
                <w:szCs w:val="20"/>
              </w:rPr>
            </w:pPr>
            <w:r w:rsidRPr="0B23F7AE">
              <w:rPr>
                <w:rFonts w:ascii="Tahoma" w:hAnsi="Tahoma" w:eastAsia="Tahoma" w:cs="Tahoma"/>
                <w:sz w:val="20"/>
                <w:szCs w:val="20"/>
              </w:rPr>
              <w:t>• N (default)</w:t>
            </w:r>
          </w:p>
          <w:p w:rsidR="006759B0" w:rsidP="0B23F7AE" w:rsidRDefault="26E79503" w14:paraId="1569F1A4" w14:textId="7344865C">
            <w:pPr>
              <w:spacing w:line="240" w:lineRule="auto"/>
              <w:rPr>
                <w:rFonts w:ascii="Tahoma" w:hAnsi="Tahoma" w:eastAsia="Tahoma" w:cs="Tahoma"/>
                <w:sz w:val="20"/>
                <w:szCs w:val="20"/>
                <w:lang w:val="en-US"/>
              </w:rPr>
            </w:pPr>
            <w:r w:rsidRPr="0B23F7AE">
              <w:rPr>
                <w:rFonts w:ascii="Tahoma" w:hAnsi="Tahoma" w:eastAsia="Tahoma" w:cs="Tahoma"/>
                <w:b/>
                <w:bCs/>
                <w:sz w:val="20"/>
                <w:szCs w:val="20"/>
                <w:lang w:val="en-US"/>
              </w:rPr>
              <w:t xml:space="preserve">Alternate name: </w:t>
            </w:r>
            <w:proofErr w:type="spellStart"/>
            <w:r w:rsidRPr="0B23F7AE">
              <w:rPr>
                <w:rFonts w:ascii="Tahoma" w:hAnsi="Tahoma" w:eastAsia="Tahoma" w:cs="Tahoma"/>
                <w:sz w:val="20"/>
                <w:szCs w:val="20"/>
                <w:lang w:val="en-US"/>
              </w:rPr>
              <w:t>paid_flag</w:t>
            </w:r>
            <w:proofErr w:type="spellEnd"/>
          </w:p>
        </w:tc>
        <w:tc>
          <w:tcPr>
            <w:tcW w:w="1701" w:type="dxa"/>
            <w:tcBorders>
              <w:top w:val="single" w:color="000000" w:themeColor="text1" w:sz="4" w:space="0"/>
              <w:left w:val="nil"/>
              <w:bottom w:val="single" w:color="000000" w:themeColor="text1" w:sz="4" w:space="0"/>
              <w:right w:val="single" w:color="000000" w:themeColor="text1" w:sz="4" w:space="0"/>
            </w:tcBorders>
          </w:tcPr>
          <w:p w:rsidR="006759B0" w:rsidP="009B796C" w:rsidRDefault="006759B0" w14:paraId="1C67CAC4" w14:textId="77777777">
            <w:pPr>
              <w:spacing w:line="240" w:lineRule="auto"/>
              <w:rPr>
                <w:rFonts w:ascii="Tahoma" w:hAnsi="Tahoma" w:eastAsia="Tahoma" w:cs="Tahoma"/>
                <w:sz w:val="20"/>
                <w:szCs w:val="20"/>
              </w:rPr>
            </w:pPr>
            <w:r>
              <w:rPr>
                <w:rFonts w:ascii="Tahoma" w:hAnsi="Tahoma" w:eastAsia="Tahoma" w:cs="Tahoma"/>
                <w:sz w:val="20"/>
                <w:szCs w:val="20"/>
              </w:rPr>
              <w:t>N</w:t>
            </w:r>
          </w:p>
        </w:tc>
      </w:tr>
      <w:tr w:rsidR="00DF3677" w:rsidTr="0B23F7AE" w14:paraId="6EF497D4"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F3677" w:rsidP="00DF3677" w:rsidRDefault="00DF3677" w14:paraId="6CB7C2C3" w14:textId="6B445CBF">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projectName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60B7A494" w14:textId="7117A3CC">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F98CED1" w:rsidR="00DF3677" w:rsidP="00DF3677" w:rsidRDefault="00DF3677" w14:paraId="0031B7A2" w14:textId="32F3AE1D">
            <w:pPr>
              <w:spacing w:line="240" w:lineRule="auto"/>
              <w:rPr>
                <w:rFonts w:ascii="Tahoma" w:hAnsi="Tahoma" w:eastAsia="Tahoma" w:cs="Tahoma"/>
                <w:sz w:val="20"/>
                <w:szCs w:val="20"/>
                <w:lang w:val="en-US"/>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496B62AE" w14:textId="77777777">
            <w:pPr>
              <w:spacing w:line="240" w:lineRule="auto"/>
              <w:rPr>
                <w:rFonts w:ascii="Tahoma" w:hAnsi="Tahoma" w:eastAsia="Tahoma" w:cs="Tahoma"/>
                <w:sz w:val="20"/>
                <w:szCs w:val="20"/>
                <w:lang w:val="en-US"/>
              </w:rPr>
            </w:pPr>
            <w:r w:rsidRPr="32B8416E">
              <w:rPr>
                <w:rFonts w:ascii="Tahoma" w:hAnsi="Tahoma" w:eastAsia="Tahoma" w:cs="Tahoma"/>
                <w:sz w:val="20"/>
                <w:szCs w:val="20"/>
                <w:lang w:val="en-US"/>
              </w:rPr>
              <w:t xml:space="preserve">The corporate project that the SIM is reserved for. </w:t>
            </w:r>
            <w:proofErr w:type="spellStart"/>
            <w:r w:rsidRPr="32B8416E">
              <w:rPr>
                <w:rFonts w:ascii="Tahoma" w:hAnsi="Tahoma" w:eastAsia="Tahoma" w:cs="Tahoma"/>
                <w:sz w:val="20"/>
                <w:szCs w:val="20"/>
                <w:lang w:val="en-US"/>
              </w:rPr>
              <w:t>Usecase</w:t>
            </w:r>
            <w:proofErr w:type="spellEnd"/>
            <w:r w:rsidRPr="32B8416E">
              <w:rPr>
                <w:rFonts w:ascii="Tahoma" w:hAnsi="Tahoma" w:eastAsia="Tahoma" w:cs="Tahoma"/>
                <w:sz w:val="20"/>
                <w:szCs w:val="20"/>
                <w:lang w:val="en-US"/>
              </w:rPr>
              <w:t xml:space="preserve">: After corporations </w:t>
            </w:r>
            <w:proofErr w:type="gramStart"/>
            <w:r w:rsidRPr="32B8416E">
              <w:rPr>
                <w:rFonts w:ascii="Tahoma" w:hAnsi="Tahoma" w:eastAsia="Tahoma" w:cs="Tahoma"/>
                <w:sz w:val="20"/>
                <w:szCs w:val="20"/>
                <w:lang w:val="en-US"/>
              </w:rPr>
              <w:t>e.g.</w:t>
            </w:r>
            <w:proofErr w:type="gramEnd"/>
            <w:r w:rsidRPr="32B8416E">
              <w:rPr>
                <w:rFonts w:ascii="Tahoma" w:hAnsi="Tahoma" w:eastAsia="Tahoma" w:cs="Tahoma"/>
                <w:sz w:val="20"/>
                <w:szCs w:val="20"/>
                <w:lang w:val="en-US"/>
              </w:rPr>
              <w:t xml:space="preserve"> Honda signs a contract to buy 10000 SIMs for a project, then those SIMs are marked as reserved and have this </w:t>
            </w:r>
            <w:proofErr w:type="spellStart"/>
            <w:r w:rsidRPr="32B8416E">
              <w:rPr>
                <w:rFonts w:ascii="Tahoma" w:hAnsi="Tahoma" w:eastAsia="Tahoma" w:cs="Tahoma"/>
                <w:sz w:val="20"/>
                <w:szCs w:val="20"/>
                <w:lang w:val="en-US"/>
              </w:rPr>
              <w:t>projectName</w:t>
            </w:r>
            <w:proofErr w:type="spellEnd"/>
            <w:r w:rsidRPr="32B8416E">
              <w:rPr>
                <w:rFonts w:ascii="Tahoma" w:hAnsi="Tahoma" w:eastAsia="Tahoma" w:cs="Tahoma"/>
                <w:sz w:val="20"/>
                <w:szCs w:val="20"/>
                <w:lang w:val="en-US"/>
              </w:rPr>
              <w:t xml:space="preserve"> assigned. Then, the SIMs will be prepared to be delivered.</w:t>
            </w:r>
          </w:p>
          <w:p w:rsidR="00DF3677" w:rsidP="00DF3677" w:rsidRDefault="00DF3677" w14:paraId="0E5E6A9E" w14:textId="37B58660">
            <w:pPr>
              <w:spacing w:line="240" w:lineRule="auto"/>
              <w:rPr>
                <w:rFonts w:ascii="Tahoma" w:hAnsi="Tahoma" w:eastAsia="Tahoma" w:cs="Tahoma"/>
                <w:sz w:val="20"/>
                <w:szCs w:val="20"/>
              </w:rPr>
            </w:pPr>
            <w:r w:rsidRPr="32B8416E">
              <w:rPr>
                <w:rFonts w:ascii="Tahoma" w:hAnsi="Tahoma" w:eastAsia="Tahoma" w:cs="Tahoma"/>
                <w:sz w:val="20"/>
                <w:szCs w:val="20"/>
                <w:lang w:val="en-US"/>
              </w:rPr>
              <w:t xml:space="preserve">Sample Values: </w:t>
            </w:r>
            <w:proofErr w:type="spellStart"/>
            <w:r w:rsidRPr="32B8416E">
              <w:rPr>
                <w:rFonts w:ascii="Tahoma" w:hAnsi="Tahoma" w:eastAsia="Tahoma" w:cs="Tahoma"/>
                <w:sz w:val="20"/>
                <w:szCs w:val="20"/>
                <w:lang w:val="en-US"/>
              </w:rPr>
              <w:t>Thaivivat</w:t>
            </w:r>
            <w:proofErr w:type="spellEnd"/>
            <w:r w:rsidRPr="32B8416E">
              <w:rPr>
                <w:rFonts w:ascii="Tahoma" w:hAnsi="Tahoma" w:eastAsia="Tahoma" w:cs="Tahoma"/>
                <w:sz w:val="20"/>
                <w:szCs w:val="20"/>
                <w:lang w:val="en-US"/>
              </w:rPr>
              <w:t>, Honda, milkyway2.5</w:t>
            </w:r>
          </w:p>
        </w:tc>
        <w:tc>
          <w:tcPr>
            <w:tcW w:w="1701" w:type="dxa"/>
            <w:tcBorders>
              <w:top w:val="single" w:color="000000" w:themeColor="text1" w:sz="4" w:space="0"/>
              <w:left w:val="nil"/>
              <w:bottom w:val="single" w:color="000000" w:themeColor="text1" w:sz="4" w:space="0"/>
              <w:right w:val="single" w:color="000000" w:themeColor="text1" w:sz="4" w:space="0"/>
            </w:tcBorders>
          </w:tcPr>
          <w:p w:rsidR="00DF3677" w:rsidP="09FBB87B" w:rsidRDefault="00DF3677" w14:paraId="572CDBAE" w14:textId="3DCAA888">
            <w:pPr>
              <w:spacing w:line="240" w:lineRule="auto"/>
              <w:rPr>
                <w:rFonts w:ascii="Tahoma" w:hAnsi="Tahoma" w:eastAsia="Tahoma" w:cs="Tahoma"/>
                <w:sz w:val="20"/>
                <w:szCs w:val="20"/>
                <w:lang w:val="en-US"/>
              </w:rPr>
            </w:pPr>
            <w:proofErr w:type="spellStart"/>
            <w:r w:rsidRPr="09FBB87B">
              <w:rPr>
                <w:rFonts w:ascii="Tahoma" w:hAnsi="Tahoma" w:eastAsia="Tahoma" w:cs="Tahoma"/>
                <w:sz w:val="20"/>
                <w:szCs w:val="20"/>
                <w:lang w:val="en-US"/>
              </w:rPr>
              <w:t>Thaivivat</w:t>
            </w:r>
            <w:proofErr w:type="spellEnd"/>
          </w:p>
        </w:tc>
      </w:tr>
      <w:tr w:rsidR="00DF3677" w:rsidTr="0B23F7AE" w14:paraId="7D10F09E"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F3677" w:rsidP="00DF3677" w:rsidRDefault="00DF3677" w14:paraId="02A78DFE" w14:textId="688AB56B">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kioskId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407643A2" w14:textId="1BA530FC">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37D2A1A0" w14:textId="5E16CDB4">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9FBB87B" w:rsidRDefault="00DF3677" w14:paraId="02AFD825" w14:textId="49F9AFF0">
            <w:pPr>
              <w:spacing w:line="240" w:lineRule="auto"/>
              <w:rPr>
                <w:rFonts w:ascii="Tahoma" w:hAnsi="Tahoma" w:eastAsia="Tahoma" w:cs="Tahoma"/>
                <w:sz w:val="20"/>
                <w:szCs w:val="20"/>
                <w:lang w:val="en-US"/>
              </w:rPr>
            </w:pPr>
            <w:r w:rsidRPr="09FBB87B">
              <w:rPr>
                <w:rFonts w:ascii="Tahoma" w:hAnsi="Tahoma" w:eastAsia="Tahoma" w:cs="Tahoma"/>
                <w:sz w:val="20"/>
                <w:szCs w:val="20"/>
                <w:lang w:val="en-US"/>
              </w:rPr>
              <w:t>Physical SIM Kiosk ID. Currently used by PHX to indicate various values, such as whether PI can be done for customer.</w:t>
            </w:r>
          </w:p>
        </w:tc>
        <w:tc>
          <w:tcPr>
            <w:tcW w:w="1701" w:type="dxa"/>
            <w:tcBorders>
              <w:top w:val="single" w:color="000000" w:themeColor="text1" w:sz="4" w:space="0"/>
              <w:left w:val="nil"/>
              <w:bottom w:val="single" w:color="000000" w:themeColor="text1" w:sz="4" w:space="0"/>
              <w:right w:val="single" w:color="000000" w:themeColor="text1" w:sz="4" w:space="0"/>
            </w:tcBorders>
          </w:tcPr>
          <w:p w:rsidR="00DF3677" w:rsidP="00DF3677" w:rsidRDefault="00DF3677" w14:paraId="00778D21" w14:textId="7F346A06">
            <w:pPr>
              <w:spacing w:line="240" w:lineRule="auto"/>
              <w:rPr>
                <w:rFonts w:ascii="Tahoma" w:hAnsi="Tahoma" w:eastAsia="Tahoma" w:cs="Tahoma"/>
                <w:sz w:val="20"/>
                <w:szCs w:val="20"/>
              </w:rPr>
            </w:pPr>
            <w:r>
              <w:rPr>
                <w:rFonts w:ascii="Tahoma" w:hAnsi="Tahoma" w:eastAsia="Tahoma" w:cs="Tahoma"/>
                <w:sz w:val="20"/>
                <w:szCs w:val="20"/>
              </w:rPr>
              <w:t>KYC</w:t>
            </w:r>
          </w:p>
        </w:tc>
      </w:tr>
      <w:tr w:rsidR="00DF3677" w:rsidTr="0B23F7AE" w14:paraId="2CEC476C"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F3677" w:rsidP="00DF3677" w:rsidRDefault="00DF3677" w14:paraId="1CD1C36D" w14:textId="0890A83F">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extractFilename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4003A020" w14:textId="22C45666">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159FF1FE" w14:textId="798FC645">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665E3314" w14:textId="76F7BE83">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 xml:space="preserve">This fields stores the name of the file used in this Load </w:t>
            </w:r>
            <w:proofErr w:type="spellStart"/>
            <w:r w:rsidRPr="3658E42F">
              <w:rPr>
                <w:rFonts w:ascii="Tahoma" w:hAnsi="Tahoma" w:eastAsia="Tahoma" w:cs="Tahoma"/>
                <w:sz w:val="20"/>
                <w:szCs w:val="20"/>
                <w:lang w:val="en-US"/>
              </w:rPr>
              <w:t>eSIM</w:t>
            </w:r>
            <w:proofErr w:type="spellEnd"/>
            <w:r w:rsidRPr="3658E42F">
              <w:rPr>
                <w:rFonts w:ascii="Tahoma" w:hAnsi="Tahoma" w:eastAsia="Tahoma" w:cs="Tahoma"/>
                <w:sz w:val="20"/>
                <w:szCs w:val="20"/>
                <w:lang w:val="en-US"/>
              </w:rPr>
              <w:t xml:space="preserve"> process.</w:t>
            </w:r>
          </w:p>
          <w:p w:rsidR="00DF3677" w:rsidP="00DF3677" w:rsidRDefault="00DF3677" w14:paraId="14C617F1" w14:textId="2854B53C">
            <w:pPr>
              <w:spacing w:line="240" w:lineRule="auto"/>
              <w:rPr>
                <w:rFonts w:ascii="Tahoma" w:hAnsi="Tahoma" w:eastAsia="Tahoma" w:cs="Tahoma"/>
                <w:sz w:val="20"/>
                <w:szCs w:val="20"/>
                <w:lang w:val="en-US"/>
              </w:rPr>
            </w:pPr>
          </w:p>
          <w:p w:rsidR="00DF3677" w:rsidP="00DF3677" w:rsidRDefault="00DF3677" w14:paraId="03C9FB13" w14:textId="02B1839C">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 xml:space="preserve">Load </w:t>
            </w:r>
            <w:proofErr w:type="spellStart"/>
            <w:r w:rsidRPr="3658E42F">
              <w:rPr>
                <w:rFonts w:ascii="Tahoma" w:hAnsi="Tahoma" w:eastAsia="Tahoma" w:cs="Tahoma"/>
                <w:sz w:val="20"/>
                <w:szCs w:val="20"/>
                <w:lang w:val="en-US"/>
              </w:rPr>
              <w:t>eSIM</w:t>
            </w:r>
            <w:proofErr w:type="spellEnd"/>
            <w:r w:rsidRPr="3658E42F">
              <w:rPr>
                <w:rFonts w:ascii="Tahoma" w:hAnsi="Tahoma" w:eastAsia="Tahoma" w:cs="Tahoma"/>
                <w:sz w:val="20"/>
                <w:szCs w:val="20"/>
                <w:lang w:val="en-US"/>
              </w:rPr>
              <w:t xml:space="preserve">: After an </w:t>
            </w:r>
            <w:proofErr w:type="spellStart"/>
            <w:r w:rsidRPr="3658E42F">
              <w:rPr>
                <w:rFonts w:ascii="Tahoma" w:hAnsi="Tahoma" w:eastAsia="Tahoma" w:cs="Tahoma"/>
                <w:sz w:val="20"/>
                <w:szCs w:val="20"/>
                <w:lang w:val="en-US"/>
              </w:rPr>
              <w:t>eSIM</w:t>
            </w:r>
            <w:proofErr w:type="spellEnd"/>
            <w:r w:rsidRPr="3658E42F">
              <w:rPr>
                <w:rFonts w:ascii="Tahoma" w:hAnsi="Tahoma" w:eastAsia="Tahoma" w:cs="Tahoma"/>
                <w:sz w:val="20"/>
                <w:szCs w:val="20"/>
                <w:lang w:val="en-US"/>
              </w:rPr>
              <w:t xml:space="preserve"> is bought from a vendor, the vendor (ECP) will send a file containing the </w:t>
            </w:r>
            <w:proofErr w:type="spellStart"/>
            <w:r w:rsidRPr="3658E42F">
              <w:rPr>
                <w:rFonts w:ascii="Tahoma" w:hAnsi="Tahoma" w:eastAsia="Tahoma" w:cs="Tahoma"/>
                <w:sz w:val="20"/>
                <w:szCs w:val="20"/>
                <w:lang w:val="en-US"/>
              </w:rPr>
              <w:t>eSIM</w:t>
            </w:r>
            <w:proofErr w:type="spellEnd"/>
            <w:r w:rsidRPr="3658E42F">
              <w:rPr>
                <w:rFonts w:ascii="Tahoma" w:hAnsi="Tahoma" w:eastAsia="Tahoma" w:cs="Tahoma"/>
                <w:sz w:val="20"/>
                <w:szCs w:val="20"/>
                <w:lang w:val="en-US"/>
              </w:rPr>
              <w:t xml:space="preserve"> list information to CMSE. CMSE enhances this file with additional information such as </w:t>
            </w:r>
            <w:proofErr w:type="spellStart"/>
            <w:r w:rsidRPr="3658E42F">
              <w:rPr>
                <w:rFonts w:ascii="Tahoma" w:hAnsi="Tahoma" w:eastAsia="Tahoma" w:cs="Tahoma"/>
                <w:sz w:val="20"/>
                <w:szCs w:val="20"/>
                <w:lang w:val="en-US"/>
              </w:rPr>
              <w:t>iccid</w:t>
            </w:r>
            <w:proofErr w:type="spellEnd"/>
            <w:r w:rsidRPr="3658E42F">
              <w:rPr>
                <w:rFonts w:ascii="Tahoma" w:hAnsi="Tahoma" w:eastAsia="Tahoma" w:cs="Tahoma"/>
                <w:sz w:val="20"/>
                <w:szCs w:val="20"/>
                <w:lang w:val="en-US"/>
              </w:rPr>
              <w:t>, then sends the file to HK. Lastly, a HK batch process reads this file and instantiates this information at RIM.</w:t>
            </w:r>
          </w:p>
        </w:tc>
        <w:tc>
          <w:tcPr>
            <w:tcW w:w="1701" w:type="dxa"/>
            <w:tcBorders>
              <w:top w:val="single" w:color="000000" w:themeColor="text1" w:sz="4" w:space="0"/>
              <w:left w:val="nil"/>
              <w:bottom w:val="single" w:color="000000" w:themeColor="text1" w:sz="4" w:space="0"/>
              <w:right w:val="single" w:color="000000" w:themeColor="text1" w:sz="4" w:space="0"/>
            </w:tcBorders>
          </w:tcPr>
          <w:p w:rsidR="00DF3677" w:rsidP="00DF3677" w:rsidRDefault="00DF3677" w14:paraId="261A4A9B" w14:textId="332EFAC1">
            <w:pPr>
              <w:spacing w:line="240" w:lineRule="auto"/>
              <w:rPr>
                <w:rFonts w:ascii="Tahoma" w:hAnsi="Tahoma" w:eastAsia="Tahoma" w:cs="Tahoma"/>
                <w:sz w:val="20"/>
                <w:szCs w:val="20"/>
              </w:rPr>
            </w:pPr>
            <w:r w:rsidRPr="3658E42F">
              <w:rPr>
                <w:rFonts w:ascii="Tahoma" w:hAnsi="Tahoma" w:eastAsia="Tahoma" w:cs="Tahoma"/>
                <w:sz w:val="20"/>
                <w:szCs w:val="20"/>
              </w:rPr>
              <w:t>“”</w:t>
            </w:r>
          </w:p>
        </w:tc>
      </w:tr>
      <w:tr w:rsidR="00DF3677" w:rsidTr="0B23F7AE" w14:paraId="4460C9DC"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F3677" w:rsidP="00DF3677" w:rsidRDefault="00DF3677" w14:paraId="2B1BD428" w14:textId="2C82274A">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fifoExpiredDate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15EEB938" w14:textId="7E4209CF">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0E35E6E0" w14:textId="00C2658E">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26A29C9B" w14:textId="7F813853">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 xml:space="preserve">When an admin transfers a SIM to a location to be sold, the SIM will be used on a FIFO basis. However, a SIM management user </w:t>
            </w:r>
            <w:proofErr w:type="gramStart"/>
            <w:r w:rsidRPr="3658E42F">
              <w:rPr>
                <w:rFonts w:ascii="Tahoma" w:hAnsi="Tahoma" w:eastAsia="Tahoma" w:cs="Tahoma"/>
                <w:sz w:val="20"/>
                <w:szCs w:val="20"/>
                <w:lang w:val="en-US"/>
              </w:rPr>
              <w:t>is able to</w:t>
            </w:r>
            <w:proofErr w:type="gramEnd"/>
            <w:r w:rsidRPr="3658E42F">
              <w:rPr>
                <w:rFonts w:ascii="Tahoma" w:hAnsi="Tahoma" w:eastAsia="Tahoma" w:cs="Tahoma"/>
                <w:sz w:val="20"/>
                <w:szCs w:val="20"/>
                <w:lang w:val="en-US"/>
              </w:rPr>
              <w:t xml:space="preserve"> configure the selling or usage period of the SIM which expires on this date.</w:t>
            </w:r>
          </w:p>
        </w:tc>
        <w:tc>
          <w:tcPr>
            <w:tcW w:w="1701" w:type="dxa"/>
            <w:tcBorders>
              <w:top w:val="single" w:color="000000" w:themeColor="text1" w:sz="4" w:space="0"/>
              <w:left w:val="nil"/>
              <w:bottom w:val="single" w:color="000000" w:themeColor="text1" w:sz="4" w:space="0"/>
              <w:right w:val="single" w:color="000000" w:themeColor="text1" w:sz="4" w:space="0"/>
            </w:tcBorders>
          </w:tcPr>
          <w:p w:rsidR="00DF3677" w:rsidP="00DF3677" w:rsidRDefault="00DF3677" w14:paraId="4C17DA78" w14:textId="77777777">
            <w:pPr>
              <w:spacing w:line="240" w:lineRule="auto"/>
              <w:rPr>
                <w:rFonts w:ascii="Tahoma" w:hAnsi="Tahoma" w:eastAsia="Tahoma" w:cs="Tahoma"/>
                <w:sz w:val="20"/>
                <w:szCs w:val="20"/>
              </w:rPr>
            </w:pPr>
            <w:r w:rsidRPr="3658E42F">
              <w:rPr>
                <w:rFonts w:ascii="Tahoma" w:hAnsi="Tahoma" w:eastAsia="Tahoma" w:cs="Tahoma"/>
                <w:sz w:val="20"/>
                <w:szCs w:val="20"/>
              </w:rPr>
              <w:t>18/04/2000 18:18:18</w:t>
            </w:r>
          </w:p>
          <w:p w:rsidR="00DF3677" w:rsidP="00DF3677" w:rsidRDefault="00DF3677" w14:paraId="43986EB4" w14:textId="2BA757F9">
            <w:pPr>
              <w:spacing w:line="240" w:lineRule="auto"/>
              <w:rPr>
                <w:rFonts w:ascii="Tahoma" w:hAnsi="Tahoma" w:eastAsia="Tahoma" w:cs="Tahoma"/>
                <w:sz w:val="20"/>
                <w:szCs w:val="20"/>
              </w:rPr>
            </w:pPr>
          </w:p>
        </w:tc>
      </w:tr>
      <w:tr w:rsidR="00DF3677" w:rsidTr="0B23F7AE" w14:paraId="0AAD007F"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F3677" w:rsidP="00DF3677" w:rsidRDefault="00DF3677" w14:paraId="1EEC45EC" w14:textId="1740BF1E">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fifoBlockedDate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2C0091E6" w14:textId="7F5FEE21">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73E17929" w14:textId="73DE0624">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Date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6BC638DD" w14:textId="4A3C7D89">
            <w:pPr>
              <w:spacing w:line="240" w:lineRule="auto"/>
              <w:rPr>
                <w:rFonts w:ascii="Tahoma" w:hAnsi="Tahoma" w:eastAsia="Tahoma" w:cs="Tahoma"/>
                <w:sz w:val="20"/>
                <w:szCs w:val="20"/>
              </w:rPr>
            </w:pPr>
            <w:r w:rsidRPr="3658E42F">
              <w:rPr>
                <w:rFonts w:ascii="Tahoma" w:hAnsi="Tahoma" w:eastAsia="Tahoma" w:cs="Tahoma"/>
                <w:sz w:val="20"/>
                <w:szCs w:val="20"/>
              </w:rPr>
              <w:t>After transfer, the admin may select a date when this SIM will be blocked. Once blocked, it cannot be used, and a report will be generated back to the SIM admin, so that any problems can be resolved.</w:t>
            </w:r>
          </w:p>
        </w:tc>
        <w:tc>
          <w:tcPr>
            <w:tcW w:w="1701" w:type="dxa"/>
            <w:tcBorders>
              <w:top w:val="single" w:color="000000" w:themeColor="text1" w:sz="4" w:space="0"/>
              <w:left w:val="nil"/>
              <w:bottom w:val="single" w:color="000000" w:themeColor="text1" w:sz="4" w:space="0"/>
              <w:right w:val="single" w:color="000000" w:themeColor="text1" w:sz="4" w:space="0"/>
            </w:tcBorders>
          </w:tcPr>
          <w:p w:rsidR="00DF3677" w:rsidP="00DF3677" w:rsidRDefault="00DF3677" w14:paraId="17BBE8EE" w14:textId="21646120">
            <w:pPr>
              <w:spacing w:line="240" w:lineRule="auto"/>
              <w:rPr>
                <w:rFonts w:ascii="Tahoma" w:hAnsi="Tahoma" w:eastAsia="Tahoma" w:cs="Tahoma"/>
                <w:sz w:val="20"/>
                <w:szCs w:val="20"/>
              </w:rPr>
            </w:pPr>
            <w:r w:rsidRPr="3658E42F">
              <w:rPr>
                <w:rFonts w:ascii="Tahoma" w:hAnsi="Tahoma" w:eastAsia="Tahoma" w:cs="Tahoma"/>
                <w:sz w:val="20"/>
                <w:szCs w:val="20"/>
              </w:rPr>
              <w:t>18/04/2000 18:18:18</w:t>
            </w:r>
          </w:p>
        </w:tc>
      </w:tr>
      <w:tr w:rsidR="00DF3677" w:rsidTr="0B23F7AE" w14:paraId="69052EB1" w14:textId="77777777">
        <w:trPr>
          <w:trHeight w:val="300"/>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F3677" w:rsidP="00DF3677" w:rsidRDefault="00DF3677" w14:paraId="2409BB90" w14:textId="3D075427">
            <w:pPr>
              <w:spacing w:line="240" w:lineRule="auto"/>
              <w:rPr>
                <w:rFonts w:ascii="Tahoma" w:hAnsi="Tahoma" w:eastAsia="Tahoma" w:cs="Tahoma"/>
                <w:sz w:val="20"/>
                <w:szCs w:val="20"/>
                <w:lang w:val="en-US"/>
              </w:rPr>
            </w:pPr>
            <w:proofErr w:type="spellStart"/>
            <w:r w:rsidRPr="3658E42F">
              <w:rPr>
                <w:rFonts w:ascii="Tahoma" w:hAnsi="Tahoma" w:eastAsia="Tahoma" w:cs="Tahoma"/>
                <w:sz w:val="20"/>
                <w:szCs w:val="20"/>
                <w:lang w:val="en-US"/>
              </w:rPr>
              <w:t>fifoStatusCode</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2A832EF4" w14:textId="624BD5EE">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202BE73E" w14:textId="01C8D2E6">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53178ED4" w14:textId="57AEE7FC">
            <w:pPr>
              <w:spacing w:line="240" w:lineRule="auto"/>
              <w:rPr>
                <w:rFonts w:ascii="Tahoma" w:hAnsi="Tahoma" w:eastAsia="Tahoma" w:cs="Tahoma"/>
                <w:sz w:val="20"/>
                <w:szCs w:val="20"/>
              </w:rPr>
            </w:pPr>
            <w:r w:rsidRPr="3658E42F">
              <w:rPr>
                <w:rFonts w:ascii="Tahoma" w:hAnsi="Tahoma" w:eastAsia="Tahoma" w:cs="Tahoma"/>
                <w:sz w:val="20"/>
                <w:szCs w:val="20"/>
              </w:rPr>
              <w:t>The FIFO status</w:t>
            </w:r>
          </w:p>
        </w:tc>
        <w:tc>
          <w:tcPr>
            <w:tcW w:w="1701" w:type="dxa"/>
            <w:tcBorders>
              <w:top w:val="single" w:color="000000" w:themeColor="text1" w:sz="4" w:space="0"/>
              <w:left w:val="nil"/>
              <w:bottom w:val="single" w:color="000000" w:themeColor="text1" w:sz="4" w:space="0"/>
              <w:right w:val="single" w:color="000000" w:themeColor="text1" w:sz="4" w:space="0"/>
            </w:tcBorders>
          </w:tcPr>
          <w:p w:rsidR="00DF3677" w:rsidP="00DF3677" w:rsidRDefault="00DF3677" w14:paraId="5A192C72" w14:textId="1E1F15FB">
            <w:pPr>
              <w:spacing w:line="240" w:lineRule="auto"/>
              <w:rPr>
                <w:rFonts w:ascii="Tahoma" w:hAnsi="Tahoma" w:eastAsia="Tahoma" w:cs="Tahoma"/>
                <w:sz w:val="20"/>
                <w:szCs w:val="20"/>
              </w:rPr>
            </w:pPr>
            <w:r w:rsidRPr="3658E42F">
              <w:rPr>
                <w:rFonts w:ascii="Tahoma" w:hAnsi="Tahoma" w:eastAsia="Tahoma" w:cs="Tahoma"/>
                <w:sz w:val="20"/>
                <w:szCs w:val="20"/>
              </w:rPr>
              <w:t>Blocked</w:t>
            </w:r>
          </w:p>
        </w:tc>
      </w:tr>
      <w:tr w:rsidR="00DF3677" w:rsidTr="0B23F7AE" w14:paraId="224D2217"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F3677" w:rsidP="00DF3677" w:rsidRDefault="00DF3677" w14:paraId="243954E6" w14:textId="49904724">
            <w:pPr>
              <w:spacing w:line="240" w:lineRule="auto"/>
            </w:pPr>
            <w:proofErr w:type="spellStart"/>
            <w:r w:rsidRPr="3658E42F">
              <w:rPr>
                <w:rFonts w:ascii="Tahoma" w:hAnsi="Tahoma" w:eastAsia="Tahoma" w:cs="Tahoma"/>
                <w:sz w:val="20"/>
                <w:szCs w:val="20"/>
                <w:lang w:val="en-US"/>
              </w:rPr>
              <w:t>writeCounter</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0AA3E309" w14:textId="21507622">
            <w:pPr>
              <w:spacing w:line="240" w:lineRule="auto"/>
              <w:jc w:val="center"/>
              <w:rPr>
                <w:rFonts w:ascii="Tahoma" w:hAnsi="Tahoma" w:eastAsia="Tahoma" w:cs="Tahoma"/>
                <w:sz w:val="20"/>
                <w:szCs w:val="20"/>
              </w:rPr>
            </w:pPr>
            <w:r w:rsidRPr="3658E42F">
              <w:rPr>
                <w:rFonts w:ascii="Tahoma" w:hAnsi="Tahoma" w:eastAsia="Tahoma" w:cs="Tahoma"/>
                <w:sz w:val="20"/>
                <w:szCs w:val="20"/>
              </w:rPr>
              <w:t>O</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039FDEFA" w14:textId="7F56FA65">
            <w:pPr>
              <w:spacing w:line="240" w:lineRule="auto"/>
            </w:pPr>
            <w:r w:rsidRPr="3658E42F">
              <w:rPr>
                <w:rFonts w:ascii="Tahoma" w:hAnsi="Tahoma" w:eastAsia="Tahoma" w:cs="Tahoma"/>
                <w:sz w:val="20"/>
                <w:szCs w:val="20"/>
              </w:rPr>
              <w:t>Number</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DF3677" w:rsidP="00DF3677" w:rsidRDefault="00DF3677" w14:paraId="64896DDE" w14:textId="60F809C9">
            <w:pPr>
              <w:spacing w:line="240" w:lineRule="auto"/>
              <w:rPr>
                <w:rFonts w:ascii="Tahoma" w:hAnsi="Tahoma" w:eastAsia="Tahoma" w:cs="Tahoma"/>
                <w:sz w:val="20"/>
                <w:szCs w:val="20"/>
                <w:lang w:val="en-US"/>
              </w:rPr>
            </w:pPr>
            <w:r w:rsidRPr="3658E42F">
              <w:rPr>
                <w:rFonts w:ascii="Tahoma" w:hAnsi="Tahoma" w:eastAsia="Tahoma" w:cs="Tahoma"/>
                <w:sz w:val="20"/>
                <w:szCs w:val="20"/>
                <w:lang w:val="en-US"/>
              </w:rPr>
              <w:t>Write counter</w:t>
            </w:r>
          </w:p>
        </w:tc>
        <w:tc>
          <w:tcPr>
            <w:tcW w:w="1701" w:type="dxa"/>
            <w:tcBorders>
              <w:top w:val="single" w:color="000000" w:themeColor="text1" w:sz="4" w:space="0"/>
              <w:left w:val="nil"/>
              <w:bottom w:val="single" w:color="000000" w:themeColor="text1" w:sz="4" w:space="0"/>
              <w:right w:val="single" w:color="000000" w:themeColor="text1" w:sz="4" w:space="0"/>
            </w:tcBorders>
          </w:tcPr>
          <w:p w:rsidR="00DF3677" w:rsidP="00DF3677" w:rsidRDefault="00DF3677" w14:paraId="6E8C7836" w14:textId="25083908">
            <w:pPr>
              <w:spacing w:line="240" w:lineRule="auto"/>
            </w:pPr>
            <w:r w:rsidRPr="3658E42F">
              <w:rPr>
                <w:rFonts w:ascii="Tahoma" w:hAnsi="Tahoma" w:eastAsia="Tahoma" w:cs="Tahoma"/>
                <w:sz w:val="20"/>
                <w:szCs w:val="20"/>
              </w:rPr>
              <w:t>0</w:t>
            </w:r>
          </w:p>
        </w:tc>
      </w:tr>
    </w:tbl>
    <w:p w:rsidR="006759B0" w:rsidP="006759B0" w:rsidRDefault="006759B0" w14:paraId="0421A24D" w14:textId="77777777">
      <w:pPr>
        <w:rPr>
          <w:b/>
        </w:rPr>
      </w:pPr>
    </w:p>
    <w:p w:rsidR="006759B0" w:rsidP="006759B0" w:rsidRDefault="00241314" w14:paraId="195C2490" w14:textId="79D65048">
      <w:pPr>
        <w:pStyle w:val="Heading4"/>
      </w:pPr>
      <w:r>
        <w:t>Request</w:t>
      </w:r>
      <w:r w:rsidRPr="00FD59D8" w:rsidR="006759B0">
        <w:t xml:space="preserve"> Example:</w:t>
      </w:r>
    </w:p>
    <w:p w:rsidR="325E53A9" w:rsidP="3658E42F" w:rsidRDefault="325E53A9" w14:paraId="1AC4D012" w14:textId="20B920D2">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w:t>
      </w:r>
    </w:p>
    <w:p w:rsidR="325E53A9" w:rsidP="3658E42F" w:rsidRDefault="325E53A9" w14:paraId="51953541" w14:textId="77777777">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spellStart"/>
      <w:r w:rsidRPr="3658E42F">
        <w:rPr>
          <w:rFonts w:ascii="Calibri" w:hAnsi="Calibri" w:cs="Calibri"/>
          <w:color w:val="000000" w:themeColor="text1"/>
          <w:lang w:val="en-GB"/>
        </w:rPr>
        <w:t>resourceId</w:t>
      </w:r>
      <w:proofErr w:type="spellEnd"/>
      <w:r w:rsidRPr="3658E42F">
        <w:rPr>
          <w:rFonts w:ascii="Calibri" w:hAnsi="Calibri" w:cs="Calibri"/>
          <w:color w:val="000000" w:themeColor="text1"/>
          <w:lang w:val="en-GB"/>
        </w:rPr>
        <w:t>": "000000000001",</w:t>
      </w:r>
    </w:p>
    <w:p w:rsidR="325E53A9" w:rsidP="3658E42F" w:rsidRDefault="325E53A9" w14:paraId="591823AA" w14:textId="0C9339C4">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spellStart"/>
      <w:r w:rsidRPr="3658E42F">
        <w:rPr>
          <w:rFonts w:ascii="Calibri" w:hAnsi="Calibri" w:cs="Calibri"/>
          <w:color w:val="000000" w:themeColor="text1"/>
          <w:lang w:val="en-GB"/>
        </w:rPr>
        <w:t>reportDate</w:t>
      </w:r>
      <w:proofErr w:type="spellEnd"/>
      <w:r w:rsidRPr="3658E42F">
        <w:rPr>
          <w:rFonts w:ascii="Calibri" w:hAnsi="Calibri" w:cs="Calibri"/>
          <w:color w:val="000000" w:themeColor="text1"/>
          <w:lang w:val="en-GB"/>
        </w:rPr>
        <w:t>": "2020-06-18T17:24:53Z",</w:t>
      </w:r>
    </w:p>
    <w:p w:rsidR="006B365F" w:rsidP="09FBB87B" w:rsidRDefault="325E53A9" w14:paraId="53A85874" w14:textId="77777777">
      <w:pPr>
        <w:shd w:val="clear" w:color="auto" w:fill="E2DFCC"/>
        <w:rPr>
          <w:rFonts w:ascii="Calibri" w:hAnsi="Calibri" w:cs="Calibri"/>
          <w:color w:val="000000" w:themeColor="text1"/>
          <w:lang w:val="en-US"/>
        </w:rPr>
      </w:pPr>
      <w:r w:rsidRPr="09FBB87B">
        <w:rPr>
          <w:rFonts w:ascii="Calibri" w:hAnsi="Calibri" w:cs="Calibri"/>
          <w:color w:val="000000" w:themeColor="text1"/>
          <w:lang w:val="en-US"/>
        </w:rPr>
        <w:t xml:space="preserve">     “</w:t>
      </w:r>
      <w:proofErr w:type="spellStart"/>
      <w:r w:rsidRPr="09FBB87B">
        <w:rPr>
          <w:rFonts w:ascii="Calibri" w:hAnsi="Calibri" w:cs="Calibri"/>
          <w:color w:val="000000" w:themeColor="text1"/>
          <w:lang w:val="en-US"/>
        </w:rPr>
        <w:t>kioskId</w:t>
      </w:r>
      <w:proofErr w:type="spellEnd"/>
      <w:r w:rsidRPr="09FBB87B">
        <w:rPr>
          <w:rFonts w:ascii="Calibri" w:hAnsi="Calibri" w:cs="Calibri"/>
          <w:color w:val="000000" w:themeColor="text1"/>
          <w:lang w:val="en-US"/>
        </w:rPr>
        <w:t>”: “</w:t>
      </w:r>
      <w:r w:rsidRPr="09FBB87B" w:rsidR="003A248E">
        <w:rPr>
          <w:rFonts w:ascii="Calibri" w:hAnsi="Calibri" w:cs="Calibri"/>
          <w:color w:val="000000" w:themeColor="text1"/>
          <w:lang w:val="en-US"/>
        </w:rPr>
        <w:t>KYC</w:t>
      </w:r>
      <w:r w:rsidRPr="09FBB87B">
        <w:rPr>
          <w:rFonts w:ascii="Calibri" w:hAnsi="Calibri" w:cs="Calibri"/>
          <w:color w:val="000000" w:themeColor="text1"/>
          <w:lang w:val="en-US"/>
        </w:rPr>
        <w:t>”,</w:t>
      </w:r>
    </w:p>
    <w:p w:rsidR="325E53A9" w:rsidP="3658E42F" w:rsidRDefault="006B365F" w14:paraId="40E6A40E" w14:textId="0FBA2852">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spellStart"/>
      <w:r>
        <w:rPr>
          <w:rFonts w:ascii="Calibri" w:hAnsi="Calibri" w:cs="Calibri"/>
          <w:color w:val="000000" w:themeColor="text1"/>
          <w:lang w:val="en-GB"/>
        </w:rPr>
        <w:t>projectName</w:t>
      </w:r>
      <w:proofErr w:type="spellEnd"/>
      <w:r w:rsidRPr="3658E42F">
        <w:rPr>
          <w:rFonts w:ascii="Calibri" w:hAnsi="Calibri" w:cs="Calibri"/>
          <w:color w:val="000000" w:themeColor="text1"/>
          <w:lang w:val="en-GB"/>
        </w:rPr>
        <w:t>”: "</w:t>
      </w:r>
      <w:proofErr w:type="spellStart"/>
      <w:r>
        <w:rPr>
          <w:rFonts w:ascii="Calibri" w:hAnsi="Calibri" w:cs="Calibri"/>
          <w:color w:val="000000" w:themeColor="text1"/>
          <w:lang w:val="en-GB"/>
        </w:rPr>
        <w:t>Thaivivat</w:t>
      </w:r>
      <w:proofErr w:type="spellEnd"/>
      <w:r w:rsidRPr="3658E42F">
        <w:rPr>
          <w:rFonts w:ascii="Calibri" w:hAnsi="Calibri" w:cs="Calibri"/>
          <w:color w:val="000000" w:themeColor="text1"/>
          <w:lang w:val="en-GB"/>
        </w:rPr>
        <w:t>"</w:t>
      </w:r>
      <w:r>
        <w:rPr>
          <w:rFonts w:ascii="Calibri" w:hAnsi="Calibri" w:cs="Calibri"/>
          <w:color w:val="000000" w:themeColor="text1"/>
          <w:lang w:val="en-GB"/>
        </w:rPr>
        <w:t>,</w:t>
      </w:r>
    </w:p>
    <w:p w:rsidR="325E53A9" w:rsidP="09FBB87B" w:rsidRDefault="325E53A9" w14:paraId="3B5B9B96" w14:textId="0284816C">
      <w:pPr>
        <w:shd w:val="clear" w:color="auto" w:fill="E2DFCC"/>
        <w:rPr>
          <w:rFonts w:ascii="Calibri" w:hAnsi="Calibri" w:cs="Calibri"/>
          <w:color w:val="000000" w:themeColor="text1"/>
          <w:lang w:val="en-US"/>
        </w:rPr>
      </w:pPr>
      <w:r w:rsidRPr="09FBB87B">
        <w:rPr>
          <w:rFonts w:ascii="Calibri" w:hAnsi="Calibri" w:cs="Calibri"/>
          <w:color w:val="000000" w:themeColor="text1"/>
          <w:lang w:val="en-US"/>
        </w:rPr>
        <w:t xml:space="preserve">    “</w:t>
      </w:r>
      <w:proofErr w:type="spellStart"/>
      <w:r w:rsidRPr="09FBB87B">
        <w:rPr>
          <w:rFonts w:ascii="Calibri" w:hAnsi="Calibri" w:cs="Calibri"/>
          <w:color w:val="000000" w:themeColor="text1"/>
          <w:lang w:val="en-US"/>
        </w:rPr>
        <w:t>extractFilename</w:t>
      </w:r>
      <w:proofErr w:type="spellEnd"/>
      <w:r w:rsidRPr="09FBB87B">
        <w:rPr>
          <w:rFonts w:ascii="Calibri" w:hAnsi="Calibri" w:cs="Calibri"/>
          <w:color w:val="000000" w:themeColor="text1"/>
          <w:lang w:val="en-US"/>
        </w:rPr>
        <w:t>”: “</w:t>
      </w:r>
      <w:r w:rsidRPr="09FBB87B" w:rsidR="00287F46">
        <w:rPr>
          <w:rFonts w:ascii="Calibri" w:hAnsi="Calibri" w:cs="Calibri"/>
          <w:color w:val="000000" w:themeColor="text1"/>
          <w:lang w:val="en-US"/>
        </w:rPr>
        <w:t>file.csv</w:t>
      </w:r>
      <w:r w:rsidRPr="09FBB87B">
        <w:rPr>
          <w:rFonts w:ascii="Calibri" w:hAnsi="Calibri" w:cs="Calibri"/>
          <w:color w:val="000000" w:themeColor="text1"/>
          <w:lang w:val="en-US"/>
        </w:rPr>
        <w:t>”,</w:t>
      </w:r>
    </w:p>
    <w:p w:rsidR="325E53A9" w:rsidP="3658E42F" w:rsidRDefault="325E53A9" w14:paraId="3D0C6BAB" w14:textId="4BFA40E3">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spellStart"/>
      <w:r w:rsidRPr="3658E42F">
        <w:rPr>
          <w:rFonts w:ascii="Calibri" w:hAnsi="Calibri" w:cs="Calibri"/>
          <w:color w:val="000000" w:themeColor="text1"/>
          <w:lang w:val="en-GB"/>
        </w:rPr>
        <w:t>fifoExpiredDate</w:t>
      </w:r>
      <w:proofErr w:type="spellEnd"/>
      <w:r w:rsidRPr="3658E42F">
        <w:rPr>
          <w:rFonts w:ascii="Calibri" w:hAnsi="Calibri" w:cs="Calibri"/>
          <w:color w:val="000000" w:themeColor="text1"/>
          <w:lang w:val="en-GB"/>
        </w:rPr>
        <w:t>”: "2020-06-18T17:24:53Z",</w:t>
      </w:r>
    </w:p>
    <w:p w:rsidR="325E53A9" w:rsidP="3658E42F" w:rsidRDefault="325E53A9" w14:paraId="6DE027CD" w14:textId="4EB5EB46">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spellStart"/>
      <w:r w:rsidRPr="3658E42F">
        <w:rPr>
          <w:rFonts w:ascii="Calibri" w:hAnsi="Calibri" w:cs="Calibri"/>
          <w:color w:val="000000" w:themeColor="text1"/>
          <w:lang w:val="en-GB"/>
        </w:rPr>
        <w:t>fifoBlockedDate</w:t>
      </w:r>
      <w:proofErr w:type="spellEnd"/>
      <w:r w:rsidRPr="3658E42F">
        <w:rPr>
          <w:rFonts w:ascii="Calibri" w:hAnsi="Calibri" w:cs="Calibri"/>
          <w:color w:val="000000" w:themeColor="text1"/>
          <w:lang w:val="en-GB"/>
        </w:rPr>
        <w:t>”: "2020-06-18T17:24:53Z",</w:t>
      </w:r>
    </w:p>
    <w:p w:rsidR="325E53A9" w:rsidP="15B0C4CB" w:rsidRDefault="325E53A9" w14:paraId="0534FBC7" w14:textId="1819C4FD">
      <w:pPr>
        <w:shd w:val="clear" w:color="auto" w:fill="E2DFCC"/>
        <w:rPr>
          <w:rFonts w:ascii="Calibri" w:hAnsi="Calibri" w:cs="Calibri"/>
          <w:color w:val="000000" w:themeColor="text1"/>
          <w:lang w:val="en-US"/>
        </w:rPr>
      </w:pPr>
      <w:r w:rsidRPr="15B0C4CB" w:rsidR="325E53A9">
        <w:rPr>
          <w:rFonts w:ascii="Calibri" w:hAnsi="Calibri" w:cs="Calibri"/>
          <w:color w:val="000000" w:themeColor="text1" w:themeTint="FF" w:themeShade="FF"/>
          <w:lang w:val="en-US"/>
        </w:rPr>
        <w:t xml:space="preserve">    “</w:t>
      </w:r>
      <w:r w:rsidRPr="15B0C4CB" w:rsidR="325E53A9">
        <w:rPr>
          <w:rFonts w:ascii="Calibri" w:hAnsi="Calibri" w:cs="Calibri"/>
          <w:color w:val="000000" w:themeColor="text1" w:themeTint="FF" w:themeShade="FF"/>
          <w:lang w:val="en-US"/>
        </w:rPr>
        <w:t>fifoStatusCode</w:t>
      </w:r>
      <w:r w:rsidRPr="15B0C4CB" w:rsidR="325E53A9">
        <w:rPr>
          <w:rFonts w:ascii="Calibri" w:hAnsi="Calibri" w:cs="Calibri"/>
          <w:color w:val="000000" w:themeColor="text1" w:themeTint="FF" w:themeShade="FF"/>
          <w:lang w:val="en-US"/>
        </w:rPr>
        <w:t>”: “”,</w:t>
      </w:r>
    </w:p>
    <w:p w:rsidR="325E53A9" w:rsidP="3658E42F" w:rsidRDefault="325E53A9" w14:paraId="68C06BDA" w14:textId="77777777">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spellStart"/>
      <w:r w:rsidRPr="3658E42F">
        <w:rPr>
          <w:rFonts w:ascii="Calibri" w:hAnsi="Calibri" w:cs="Calibri"/>
          <w:color w:val="000000" w:themeColor="text1"/>
          <w:lang w:val="en-GB"/>
        </w:rPr>
        <w:t>reportFlag</w:t>
      </w:r>
      <w:proofErr w:type="spellEnd"/>
      <w:r w:rsidRPr="3658E42F">
        <w:rPr>
          <w:rFonts w:ascii="Calibri" w:hAnsi="Calibri" w:cs="Calibri"/>
          <w:color w:val="000000" w:themeColor="text1"/>
          <w:lang w:val="en-GB"/>
        </w:rPr>
        <w:t>": "Y",</w:t>
      </w:r>
    </w:p>
    <w:p w:rsidR="325E53A9" w:rsidP="3658E42F" w:rsidRDefault="325E53A9" w14:paraId="5ABF7051" w14:textId="6C1FF374">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roofErr w:type="gramStart"/>
      <w:r w:rsidRPr="3658E42F">
        <w:rPr>
          <w:rFonts w:ascii="Calibri" w:hAnsi="Calibri" w:cs="Calibri"/>
          <w:color w:val="000000" w:themeColor="text1"/>
          <w:lang w:val="en-GB"/>
        </w:rPr>
        <w:t>”</w:t>
      </w:r>
      <w:proofErr w:type="spellStart"/>
      <w:r w:rsidRPr="3658E42F">
        <w:rPr>
          <w:rFonts w:ascii="Calibri" w:hAnsi="Calibri" w:cs="Calibri"/>
          <w:color w:val="000000" w:themeColor="text1"/>
          <w:lang w:val="en-GB"/>
        </w:rPr>
        <w:t>writeCounter</w:t>
      </w:r>
      <w:proofErr w:type="spellEnd"/>
      <w:proofErr w:type="gramEnd"/>
      <w:r w:rsidRPr="3658E42F">
        <w:rPr>
          <w:rFonts w:ascii="Calibri" w:hAnsi="Calibri" w:cs="Calibri"/>
          <w:color w:val="000000" w:themeColor="text1"/>
          <w:lang w:val="en-GB"/>
        </w:rPr>
        <w:t xml:space="preserve">”: </w:t>
      </w:r>
      <w:r w:rsidR="00287F46">
        <w:rPr>
          <w:rFonts w:ascii="Calibri" w:hAnsi="Calibri" w:cs="Calibri"/>
          <w:color w:val="000000" w:themeColor="text1"/>
          <w:lang w:val="en-GB"/>
        </w:rPr>
        <w:t>“</w:t>
      </w:r>
      <w:r w:rsidRPr="3658E42F">
        <w:rPr>
          <w:rFonts w:ascii="Calibri" w:hAnsi="Calibri" w:cs="Calibri"/>
          <w:color w:val="000000" w:themeColor="text1"/>
          <w:lang w:val="en-GB"/>
        </w:rPr>
        <w:t>0</w:t>
      </w:r>
      <w:r w:rsidR="00287F46">
        <w:rPr>
          <w:rFonts w:ascii="Calibri" w:hAnsi="Calibri" w:cs="Calibri"/>
          <w:color w:val="000000" w:themeColor="text1"/>
          <w:lang w:val="en-GB"/>
        </w:rPr>
        <w:t>”</w:t>
      </w:r>
    </w:p>
    <w:p w:rsidR="325E53A9" w:rsidP="3658E42F" w:rsidRDefault="325E53A9" w14:paraId="0667B429" w14:textId="6A787A16">
      <w:pPr>
        <w:shd w:val="clear" w:color="auto" w:fill="E2DFCC"/>
        <w:rPr>
          <w:rFonts w:ascii="Calibri" w:hAnsi="Calibri" w:cs="Calibri"/>
          <w:color w:val="000000" w:themeColor="text1"/>
          <w:lang w:val="en-GB"/>
        </w:rPr>
      </w:pPr>
      <w:r w:rsidRPr="3658E42F">
        <w:rPr>
          <w:rFonts w:ascii="Calibri" w:hAnsi="Calibri" w:cs="Calibri"/>
          <w:color w:val="000000" w:themeColor="text1"/>
          <w:lang w:val="en-GB"/>
        </w:rPr>
        <w:t xml:space="preserve"> }</w:t>
      </w:r>
    </w:p>
    <w:p w:rsidR="3658E42F" w:rsidP="3658E42F" w:rsidRDefault="3658E42F" w14:paraId="695F72B2" w14:textId="0D39EFDF">
      <w:pPr>
        <w:shd w:val="clear" w:color="auto" w:fill="E2DFCC"/>
        <w:rPr>
          <w:rFonts w:ascii="Calibri" w:hAnsi="Calibri" w:cs="Calibri"/>
          <w:color w:val="000000" w:themeColor="text1"/>
          <w:lang w:val="en-GB"/>
        </w:rPr>
      </w:pPr>
    </w:p>
    <w:p w:rsidR="00241314" w:rsidP="00241314" w:rsidRDefault="00241314" w14:paraId="63FE76D0" w14:textId="77777777">
      <w:pPr>
        <w:rPr>
          <w:lang w:val="en-GB"/>
        </w:rPr>
      </w:pPr>
    </w:p>
    <w:p w:rsidR="00241314" w:rsidP="00241314" w:rsidRDefault="00241314" w14:paraId="1EDAB84C" w14:textId="47AA1BEF">
      <w:pPr>
        <w:pStyle w:val="Heading4"/>
      </w:pPr>
      <w:r w:rsidRPr="00FD59D8">
        <w:t>Response Example:</w:t>
      </w:r>
    </w:p>
    <w:p w:rsidR="006759B0" w:rsidP="00241314" w:rsidRDefault="00241314" w14:paraId="4DF1CC62" w14:textId="5AFC8437">
      <w:r>
        <w:t xml:space="preserve">Returns all fields specified in the entity definition </w:t>
      </w:r>
      <w:hyperlink w:anchor="_HK_Entity">
        <w:r w:rsidRPr="3658E42F">
          <w:rPr>
            <w:rStyle w:val="Hyperlink"/>
          </w:rPr>
          <w:t>HK Entity</w:t>
        </w:r>
      </w:hyperlink>
      <w:r>
        <w:t xml:space="preserve"> if exists.</w:t>
      </w:r>
    </w:p>
    <w:p w:rsidR="006759B0" w:rsidP="006759B0" w:rsidRDefault="006759B0" w14:paraId="503AA271" w14:textId="77777777"/>
    <w:p w:rsidRPr="00FD59D8" w:rsidR="006759B0" w:rsidP="006759B0" w:rsidRDefault="72DEF4AC" w14:paraId="4D875288" w14:textId="2406B74B">
      <w:pPr>
        <w:pStyle w:val="Heading3"/>
        <w:ind w:left="0" w:firstLine="0"/>
      </w:pPr>
      <w:bookmarkStart w:name="_Toc1641362062" w:id="47"/>
      <w:r>
        <w:t>Delete HK entity:</w:t>
      </w:r>
      <w:bookmarkEnd w:id="47"/>
    </w:p>
    <w:p w:rsidR="006759B0" w:rsidP="006759B0" w:rsidRDefault="006759B0" w14:paraId="5B76144E" w14:textId="71FB0AAC">
      <w:pPr>
        <w:widowControl w:val="0"/>
      </w:pPr>
      <w:r w:rsidRPr="35AF67DE">
        <w:rPr>
          <w:rFonts w:ascii="Calibri" w:hAnsi="Calibri" w:eastAsia="Tahoma" w:cs="Calibri"/>
          <w:b/>
          <w:bCs/>
          <w:color w:val="000000"/>
          <w:lang w:val="en-US"/>
        </w:rPr>
        <w:t>Description</w:t>
      </w:r>
      <w:r w:rsidRPr="35AF67DE">
        <w:rPr>
          <w:rFonts w:ascii="Calibri" w:hAnsi="Calibri" w:eastAsia="Tahoma" w:cs="Calibri"/>
          <w:b/>
          <w:bCs/>
          <w:color w:val="000000"/>
          <w:cs/>
          <w:lang w:val="en-US"/>
        </w:rPr>
        <w:t xml:space="preserve">: </w:t>
      </w:r>
      <w:r w:rsidRPr="35AF67DE">
        <w:rPr>
          <w:lang w:val="en-US"/>
        </w:rPr>
        <w:t>Deletes sim details related to HK reporting</w:t>
      </w:r>
    </w:p>
    <w:p w:rsidRPr="00941D1C" w:rsidR="006759B0" w:rsidP="006759B0" w:rsidRDefault="006759B0" w14:paraId="5BF5D990" w14:textId="3EB175B7">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Pr>
          <w:rFonts w:ascii="Calibri" w:hAnsi="Calibri" w:eastAsia="Tahoma" w:cs="Calibri"/>
          <w:szCs w:val="20"/>
        </w:rPr>
        <w:t>DELETE</w:t>
      </w:r>
    </w:p>
    <w:p w:rsidRPr="00197F0A" w:rsidR="006759B0" w:rsidP="006759B0" w:rsidRDefault="006759B0" w14:paraId="01A8525E" w14:textId="77777777">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w:t>
      </w:r>
      <w:proofErr w:type="spellStart"/>
      <w:r>
        <w:rPr>
          <w:lang w:val="en-US"/>
        </w:rPr>
        <w:t>hk</w:t>
      </w:r>
      <w:proofErr w:type="spellEnd"/>
    </w:p>
    <w:p w:rsidR="006759B0" w:rsidP="006759B0" w:rsidRDefault="006759B0" w14:paraId="316C8696" w14:textId="77777777">
      <w:pPr>
        <w:rPr>
          <w:b/>
        </w:rPr>
      </w:pPr>
    </w:p>
    <w:p w:rsidRPr="00FD59D8" w:rsidR="006759B0" w:rsidP="006759B0" w:rsidRDefault="006759B0" w14:paraId="2B74094D" w14:textId="77777777">
      <w:pPr>
        <w:pStyle w:val="Heading4"/>
      </w:pPr>
      <w:r>
        <w:t>Request Body</w:t>
      </w:r>
      <w:r w:rsidRPr="00FD59D8">
        <w:t xml:space="preserve">: </w:t>
      </w:r>
    </w:p>
    <w:tbl>
      <w:tblPr>
        <w:tblW w:w="14644" w:type="dxa"/>
        <w:tblInd w:w="93" w:type="dxa"/>
        <w:tblLayout w:type="fixed"/>
        <w:tblCellMar>
          <w:left w:w="115" w:type="dxa"/>
          <w:right w:w="115" w:type="dxa"/>
        </w:tblCellMar>
        <w:tblLook w:val="0400" w:firstRow="0" w:lastRow="0" w:firstColumn="0" w:lastColumn="0" w:noHBand="0" w:noVBand="1"/>
      </w:tblPr>
      <w:tblGrid>
        <w:gridCol w:w="2312"/>
        <w:gridCol w:w="992"/>
        <w:gridCol w:w="1418"/>
        <w:gridCol w:w="8221"/>
        <w:gridCol w:w="1701"/>
      </w:tblGrid>
      <w:tr w:rsidR="006759B0" w:rsidTr="009B796C" w14:paraId="3E103F16" w14:textId="77777777">
        <w:trPr>
          <w:trHeight w:val="91"/>
          <w:tblHeader/>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6759B0" w:rsidP="009B796C" w:rsidRDefault="006759B0" w14:paraId="1D95A807" w14:textId="77777777">
            <w:pPr>
              <w:spacing w:line="240" w:lineRule="auto"/>
              <w:jc w:val="center"/>
              <w:rPr>
                <w:rFonts w:ascii="Tahoma" w:hAnsi="Tahoma" w:eastAsia="Tahoma" w:cs="Tahoma"/>
                <w:b/>
                <w:sz w:val="20"/>
                <w:szCs w:val="20"/>
              </w:rPr>
            </w:pPr>
            <w:r>
              <w:rPr>
                <w:rFonts w:ascii="Tahoma" w:hAnsi="Tahoma" w:eastAsia="Tahoma" w:cs="Tahoma"/>
                <w:b/>
                <w:sz w:val="20"/>
                <w:szCs w:val="20"/>
              </w:rPr>
              <w:t>Field</w:t>
            </w:r>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6759B0" w:rsidP="009B796C" w:rsidRDefault="006759B0" w14:paraId="115BD698" w14:textId="77777777">
            <w:pPr>
              <w:spacing w:line="240" w:lineRule="auto"/>
              <w:jc w:val="center"/>
              <w:rPr>
                <w:rFonts w:ascii="Tahoma" w:hAnsi="Tahoma" w:eastAsia="Tahoma" w:cs="Tahoma"/>
                <w:b/>
                <w:sz w:val="20"/>
                <w:szCs w:val="20"/>
              </w:rPr>
            </w:pPr>
            <w:r>
              <w:rPr>
                <w:rFonts w:ascii="Tahoma" w:hAnsi="Tahoma" w:eastAsia="Tahoma" w:cs="Tahoma"/>
                <w:b/>
                <w:sz w:val="20"/>
                <w:szCs w:val="20"/>
              </w:rPr>
              <w:t>O/M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6759B0" w:rsidP="009B796C" w:rsidRDefault="006759B0" w14:paraId="0B445057" w14:textId="77777777">
            <w:pPr>
              <w:spacing w:line="240" w:lineRule="auto"/>
              <w:jc w:val="center"/>
              <w:rPr>
                <w:rFonts w:ascii="Tahoma" w:hAnsi="Tahoma" w:eastAsia="Tahoma" w:cs="Tahoma"/>
                <w:b/>
                <w:sz w:val="20"/>
                <w:szCs w:val="20"/>
              </w:rPr>
            </w:pPr>
            <w:r>
              <w:rPr>
                <w:rFonts w:ascii="Tahoma" w:hAnsi="Tahoma" w:eastAsia="Tahoma" w:cs="Tahoma"/>
                <w:b/>
                <w:sz w:val="20"/>
                <w:szCs w:val="20"/>
              </w:rPr>
              <w:t>Type</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6759B0" w:rsidP="009B796C" w:rsidRDefault="006759B0" w14:paraId="56CABD88"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c>
          <w:tcPr>
            <w:tcW w:w="1701"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tcPr>
          <w:p w:rsidR="006759B0" w:rsidP="009B796C" w:rsidRDefault="006759B0" w14:paraId="3AD5FB23" w14:textId="77777777">
            <w:pPr>
              <w:spacing w:line="240" w:lineRule="auto"/>
              <w:jc w:val="center"/>
              <w:rPr>
                <w:rFonts w:ascii="Tahoma" w:hAnsi="Tahoma" w:eastAsia="Tahoma" w:cs="Tahoma"/>
                <w:b/>
                <w:sz w:val="20"/>
                <w:szCs w:val="20"/>
              </w:rPr>
            </w:pPr>
            <w:r>
              <w:rPr>
                <w:rFonts w:ascii="Tahoma" w:hAnsi="Tahoma" w:eastAsia="Tahoma" w:cs="Tahoma"/>
                <w:b/>
                <w:sz w:val="20"/>
                <w:szCs w:val="20"/>
              </w:rPr>
              <w:t>Sample Value</w:t>
            </w:r>
          </w:p>
        </w:tc>
      </w:tr>
      <w:tr w:rsidR="006759B0" w:rsidTr="009B796C" w14:paraId="68746FFE" w14:textId="77777777">
        <w:trPr>
          <w:trHeight w:val="82"/>
        </w:trPr>
        <w:tc>
          <w:tcPr>
            <w:tcW w:w="231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6759B0" w:rsidP="009B796C" w:rsidRDefault="006759B0" w14:paraId="12B1D1AE"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resourceId</w:t>
            </w:r>
            <w:proofErr w:type="spellEnd"/>
          </w:p>
        </w:tc>
        <w:tc>
          <w:tcPr>
            <w:tcW w:w="992"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6759B0" w:rsidP="009B796C" w:rsidRDefault="006759B0" w14:paraId="4AC5B4CF" w14:textId="77777777">
            <w:pPr>
              <w:spacing w:line="240" w:lineRule="auto"/>
              <w:jc w:val="center"/>
              <w:rPr>
                <w:rFonts w:ascii="Tahoma" w:hAnsi="Tahoma" w:eastAsia="Tahoma" w:cs="Tahoma"/>
                <w:sz w:val="20"/>
                <w:szCs w:val="20"/>
              </w:rPr>
            </w:pPr>
            <w:r>
              <w:rPr>
                <w:rFonts w:ascii="Tahoma" w:hAnsi="Tahoma" w:eastAsia="Tahoma" w:cs="Tahoma"/>
                <w:sz w:val="20"/>
                <w:szCs w:val="20"/>
              </w:rPr>
              <w:t>M</w:t>
            </w:r>
          </w:p>
        </w:tc>
        <w:tc>
          <w:tcPr>
            <w:tcW w:w="1418"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6759B0" w:rsidP="009B796C" w:rsidRDefault="006759B0" w14:paraId="1DB656AC"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6759B0" w:rsidP="009B796C" w:rsidRDefault="006759B0" w14:paraId="7727C66B" w14:textId="77777777">
            <w:pPr>
              <w:spacing w:line="240" w:lineRule="auto"/>
              <w:rPr>
                <w:rFonts w:ascii="Tahoma" w:hAnsi="Tahoma" w:eastAsia="Tahoma" w:cs="Tahoma"/>
                <w:sz w:val="20"/>
                <w:szCs w:val="20"/>
                <w:lang w:val="en-US"/>
              </w:rPr>
            </w:pPr>
            <w:r w:rsidRPr="7E3C46EE">
              <w:rPr>
                <w:rFonts w:ascii="Tahoma" w:hAnsi="Tahoma" w:eastAsia="Tahoma" w:cs="Tahoma"/>
                <w:sz w:val="20"/>
                <w:szCs w:val="20"/>
                <w:lang w:val="en-US"/>
              </w:rPr>
              <w:t xml:space="preserve">The associated </w:t>
            </w:r>
            <w:proofErr w:type="spellStart"/>
            <w:r w:rsidRPr="7E3C46EE">
              <w:rPr>
                <w:rFonts w:ascii="Tahoma" w:hAnsi="Tahoma" w:eastAsia="Tahoma" w:cs="Tahoma"/>
                <w:sz w:val="20"/>
                <w:szCs w:val="20"/>
                <w:lang w:val="en-US"/>
              </w:rPr>
              <w:t>resouce</w:t>
            </w:r>
            <w:proofErr w:type="spellEnd"/>
            <w:r w:rsidRPr="7E3C46EE">
              <w:rPr>
                <w:rFonts w:ascii="Tahoma" w:hAnsi="Tahoma" w:eastAsia="Tahoma" w:cs="Tahoma"/>
                <w:sz w:val="20"/>
                <w:szCs w:val="20"/>
                <w:lang w:val="en-US"/>
              </w:rPr>
              <w:t xml:space="preserve"> (SIM)</w:t>
            </w:r>
          </w:p>
        </w:tc>
        <w:tc>
          <w:tcPr>
            <w:tcW w:w="1701" w:type="dxa"/>
            <w:tcBorders>
              <w:top w:val="single" w:color="000000" w:themeColor="text1" w:sz="4" w:space="0"/>
              <w:left w:val="nil"/>
              <w:bottom w:val="single" w:color="000000" w:themeColor="text1" w:sz="4" w:space="0"/>
              <w:right w:val="single" w:color="000000" w:themeColor="text1" w:sz="4" w:space="0"/>
            </w:tcBorders>
          </w:tcPr>
          <w:p w:rsidRPr="7E3C46EE" w:rsidR="006759B0" w:rsidP="009B796C" w:rsidRDefault="006759B0" w14:paraId="4BF3F114" w14:textId="77777777">
            <w:pPr>
              <w:spacing w:line="240" w:lineRule="auto"/>
              <w:rPr>
                <w:rFonts w:ascii="Tahoma" w:hAnsi="Tahoma" w:eastAsia="Tahoma" w:cs="Tahoma"/>
                <w:sz w:val="20"/>
                <w:szCs w:val="20"/>
                <w:lang w:val="en-US"/>
              </w:rPr>
            </w:pPr>
            <w:r>
              <w:rPr>
                <w:rFonts w:ascii="Tahoma" w:hAnsi="Tahoma" w:eastAsia="Tahoma" w:cs="Tahoma"/>
                <w:sz w:val="20"/>
                <w:szCs w:val="20"/>
              </w:rPr>
              <w:t>013940291</w:t>
            </w:r>
          </w:p>
        </w:tc>
      </w:tr>
    </w:tbl>
    <w:p w:rsidR="006759B0" w:rsidP="006759B0" w:rsidRDefault="006759B0" w14:paraId="55F95A69" w14:textId="77777777">
      <w:pPr>
        <w:rPr>
          <w:b/>
        </w:rPr>
      </w:pPr>
    </w:p>
    <w:p w:rsidR="006759B0" w:rsidP="006759B0" w:rsidRDefault="006759B0" w14:paraId="5A0E40A4" w14:textId="77777777">
      <w:pPr>
        <w:pStyle w:val="Heading4"/>
      </w:pPr>
      <w:r w:rsidRPr="00FD59D8">
        <w:t>Response Example:</w:t>
      </w:r>
    </w:p>
    <w:p w:rsidRPr="00197F0A" w:rsidR="006759B0" w:rsidP="006759B0" w:rsidRDefault="006759B0" w14:paraId="6FD2ACE4" w14:textId="77777777">
      <w:r>
        <w:t xml:space="preserve">Returns all fields specified in the entity definition </w:t>
      </w:r>
      <w:hyperlink w:history="1" w:anchor="_HK_Entity">
        <w:r w:rsidRPr="00197F0A">
          <w:rPr>
            <w:rStyle w:val="Hyperlink"/>
          </w:rPr>
          <w:t>HK Entity</w:t>
        </w:r>
      </w:hyperlink>
      <w:r>
        <w:t xml:space="preserve"> if exists.</w:t>
      </w:r>
    </w:p>
    <w:p w:rsidRPr="004E306A" w:rsidR="005C05C3" w:rsidP="004E306A" w:rsidRDefault="006759B0" w14:paraId="4AFD3198" w14:textId="7AF03040">
      <w:pPr>
        <w:shd w:val="clear" w:color="auto" w:fill="E2DFCC"/>
        <w:rPr>
          <w:rFonts w:ascii="Calibri" w:hAnsi="Calibri" w:cs="Calibri"/>
          <w:color w:val="000000"/>
          <w:szCs w:val="20"/>
          <w:lang w:val="en-GB"/>
        </w:rPr>
      </w:pPr>
      <w:r>
        <w:rPr>
          <w:rFonts w:ascii="Calibri" w:hAnsi="Calibri" w:cs="Calibri"/>
          <w:color w:val="000000"/>
          <w:szCs w:val="20"/>
          <w:lang w:val="en-GB"/>
        </w:rPr>
        <w:t>204 No Content</w:t>
      </w:r>
      <w:r w:rsidR="008B0B5C">
        <w:br w:type="page"/>
      </w:r>
    </w:p>
    <w:p w:rsidR="00695958" w:rsidP="00695958" w:rsidRDefault="2CFA0420" w14:paraId="3C5CDF2F" w14:textId="42301691">
      <w:pPr>
        <w:pStyle w:val="Heading2"/>
      </w:pPr>
      <w:bookmarkStart w:name="_Toc1142292172" w:id="48"/>
      <w:r>
        <w:t>Resource Pool Operations</w:t>
      </w:r>
      <w:bookmarkEnd w:id="48"/>
    </w:p>
    <w:p w:rsidR="00855A92" w:rsidP="00695958" w:rsidRDefault="1AADE52B" w14:paraId="0D7AE658" w14:textId="660DD979">
      <w:pPr>
        <w:pStyle w:val="Heading3"/>
        <w:ind w:left="0" w:firstLine="0"/>
      </w:pPr>
      <w:bookmarkStart w:name="_Toc171082009" w:id="49"/>
      <w:r>
        <w:t xml:space="preserve">Query </w:t>
      </w:r>
      <w:r w:rsidR="259FB3A5">
        <w:t>Resource Pool entity:</w:t>
      </w:r>
      <w:bookmarkEnd w:id="49"/>
    </w:p>
    <w:p w:rsidR="00197F0A" w:rsidP="00197F0A" w:rsidRDefault="00197F0A" w14:paraId="5B70CC74" w14:textId="39AD3B3E">
      <w:pPr>
        <w:widowControl w:val="0"/>
      </w:pPr>
      <w:r w:rsidRPr="00941D1C">
        <w:rPr>
          <w:rFonts w:ascii="Calibri" w:hAnsi="Calibri" w:eastAsia="Tahoma" w:cs="Calibri"/>
          <w:b/>
          <w:color w:val="000000"/>
          <w:szCs w:val="20"/>
        </w:rPr>
        <w:t>Description</w:t>
      </w:r>
      <w:r w:rsidRPr="00941D1C">
        <w:rPr>
          <w:rFonts w:ascii="Calibri" w:hAnsi="Calibri" w:eastAsia="Tahoma" w:cs="Calibri"/>
          <w:b/>
          <w:bCs/>
          <w:color w:val="000000"/>
          <w:szCs w:val="20"/>
          <w:cs/>
        </w:rPr>
        <w:t xml:space="preserve">: </w:t>
      </w:r>
      <w:r w:rsidRPr="00674CE8">
        <w:t xml:space="preserve">Fetch </w:t>
      </w:r>
      <w:r w:rsidR="00D0722E">
        <w:t>a sim with a matching product plan and resource criteria</w:t>
      </w:r>
      <w:r w:rsidRPr="00674CE8">
        <w:t xml:space="preserve"> </w:t>
      </w:r>
    </w:p>
    <w:p w:rsidRPr="00941D1C" w:rsidR="00197F0A" w:rsidP="00197F0A" w:rsidRDefault="00197F0A" w14:paraId="11605908" w14:textId="77777777">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sidRPr="00941D1C">
        <w:rPr>
          <w:rFonts w:ascii="Calibri" w:hAnsi="Calibri" w:eastAsia="Tahoma" w:cs="Calibri"/>
          <w:szCs w:val="20"/>
        </w:rPr>
        <w:t>GET</w:t>
      </w:r>
    </w:p>
    <w:p w:rsidRPr="00197F0A" w:rsidR="00197F0A" w:rsidP="00197F0A" w:rsidRDefault="00197F0A" w14:paraId="3844480C" w14:textId="772A5982">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w:t>
      </w:r>
      <w:proofErr w:type="spellStart"/>
      <w:r>
        <w:rPr>
          <w:lang w:val="en-US"/>
        </w:rPr>
        <w:t>resourcePool</w:t>
      </w:r>
      <w:proofErr w:type="spellEnd"/>
    </w:p>
    <w:p w:rsidR="00480F58" w:rsidP="00480F58" w:rsidRDefault="00480F58" w14:paraId="6F0CCC72" w14:textId="77777777">
      <w:pPr>
        <w:rPr>
          <w:b/>
        </w:rPr>
      </w:pPr>
    </w:p>
    <w:p w:rsidRPr="00FD59D8" w:rsidR="00480F58" w:rsidP="00480F58" w:rsidRDefault="00480F58" w14:paraId="590C2DCB" w14:textId="77777777">
      <w:pPr>
        <w:pStyle w:val="Heading4"/>
      </w:pPr>
      <w:r>
        <w:t>Query</w:t>
      </w:r>
      <w:r w:rsidRPr="00FD59D8">
        <w:t xml:space="preserve"> </w:t>
      </w:r>
      <w:r>
        <w:t>Parameters</w:t>
      </w:r>
      <w:r w:rsidRPr="00FD59D8">
        <w:t xml:space="preserve">: </w:t>
      </w:r>
    </w:p>
    <w:tbl>
      <w:tblPr>
        <w:tblW w:w="15165" w:type="dxa"/>
        <w:tblInd w:w="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690"/>
        <w:gridCol w:w="1005"/>
        <w:gridCol w:w="2010"/>
        <w:gridCol w:w="8460"/>
      </w:tblGrid>
      <w:tr w:rsidRPr="006E5181" w:rsidR="00480F58" w:rsidTr="7DCD0C83" w14:paraId="1A5EC6D1"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6A6A6" w:themeFill="background1" w:themeFillShade="A6"/>
            <w:hideMark/>
          </w:tcPr>
          <w:p w:rsidRPr="006E5181" w:rsidR="00480F58" w:rsidP="00197F0A" w:rsidRDefault="00480F58" w14:paraId="6AEDA93D" w14:textId="543E8FEA">
            <w:pPr>
              <w:jc w:val="center"/>
              <w:rPr>
                <w:rFonts w:eastAsia="Tahoma"/>
                <w:lang w:val="en-GB"/>
              </w:rPr>
            </w:pPr>
            <w:r w:rsidRPr="006E5181">
              <w:rPr>
                <w:rFonts w:eastAsia="Tahoma"/>
                <w:b/>
                <w:bCs/>
              </w:rPr>
              <w:t>Field</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480F58" w:rsidP="00197F0A" w:rsidRDefault="00480F58" w14:paraId="3A82816C" w14:textId="5F267922">
            <w:pPr>
              <w:jc w:val="center"/>
              <w:rPr>
                <w:rFonts w:eastAsia="Tahoma"/>
                <w:lang w:val="en-GB"/>
              </w:rPr>
            </w:pPr>
            <w:r w:rsidRPr="006E5181">
              <w:rPr>
                <w:rFonts w:eastAsia="Tahoma"/>
                <w:b/>
                <w:bCs/>
              </w:rPr>
              <w:t>O/M</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480F58" w:rsidP="00197F0A" w:rsidRDefault="00480F58" w14:paraId="3BABD43E" w14:textId="6201FD84">
            <w:pPr>
              <w:jc w:val="center"/>
              <w:rPr>
                <w:rFonts w:eastAsia="Tahoma"/>
                <w:lang w:val="en-GB"/>
              </w:rPr>
            </w:pPr>
            <w:r w:rsidRPr="006E5181">
              <w:rPr>
                <w:rFonts w:eastAsia="Tahoma"/>
                <w:b/>
                <w:bCs/>
              </w:rPr>
              <w:t>Type</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480F58" w:rsidP="00197F0A" w:rsidRDefault="00480F58" w14:paraId="49FA175A" w14:textId="7F23DE25">
            <w:pPr>
              <w:jc w:val="center"/>
              <w:rPr>
                <w:rFonts w:eastAsia="Tahoma"/>
                <w:lang w:val="en-GB"/>
              </w:rPr>
            </w:pPr>
            <w:r w:rsidRPr="006E5181">
              <w:rPr>
                <w:rFonts w:eastAsia="Tahoma"/>
                <w:b/>
                <w:bCs/>
              </w:rPr>
              <w:t>Description</w:t>
            </w:r>
          </w:p>
        </w:tc>
      </w:tr>
      <w:tr w:rsidRPr="006E5181" w:rsidR="00197F0A" w:rsidTr="7DCD0C83" w14:paraId="16F72645"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197F0A" w:rsidR="00197F0A" w:rsidP="7DCD0C83" w:rsidRDefault="00197F0A" w14:paraId="40FE01B7" w14:textId="77777777">
            <w:pPr>
              <w:rPr>
                <w:rFonts w:ascii="Tahoma" w:hAnsi="Tahoma" w:eastAsia="Tahoma" w:cs="Tahoma"/>
                <w:sz w:val="20"/>
                <w:szCs w:val="20"/>
                <w:lang w:val="en-US"/>
              </w:rPr>
            </w:pPr>
            <w:proofErr w:type="spellStart"/>
            <w:r w:rsidRPr="7DCD0C83">
              <w:rPr>
                <w:rFonts w:ascii="Tahoma" w:hAnsi="Tahoma" w:eastAsia="Tahoma" w:cs="Tahoma"/>
                <w:sz w:val="20"/>
                <w:szCs w:val="20"/>
                <w:lang w:val="en-US"/>
              </w:rPr>
              <w:t>resourceId</w:t>
            </w:r>
            <w:proofErr w:type="spellEnd"/>
            <w:r w:rsidRPr="7DCD0C83">
              <w:rPr>
                <w:rFonts w:ascii="Tahoma" w:hAnsi="Tahoma" w:eastAsia="Tahoma" w:cs="Tahoma"/>
                <w:sz w:val="20"/>
                <w:szCs w:val="20"/>
                <w:lang w:val="en-US"/>
              </w:rPr>
              <w:t> </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197F0A" w:rsidR="00197F0A" w:rsidP="00197F0A" w:rsidRDefault="00197F0A" w14:paraId="6B948F63" w14:textId="3F01615D">
            <w:pPr>
              <w:jc w:val="center"/>
              <w:rPr>
                <w:rFonts w:ascii="Tahoma" w:hAnsi="Tahoma" w:eastAsia="Tahoma" w:cs="Tahoma"/>
                <w:sz w:val="20"/>
                <w:szCs w:val="20"/>
                <w:lang w:val="en-GB"/>
              </w:rPr>
            </w:pPr>
            <w:r w:rsidRPr="00197F0A">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197F0A" w:rsidR="00197F0A" w:rsidP="00197F0A" w:rsidRDefault="00197F0A" w14:paraId="3D4DB4DD" w14:textId="018882C5">
            <w:pPr>
              <w:jc w:val="center"/>
              <w:rPr>
                <w:rFonts w:ascii="Tahoma" w:hAnsi="Tahoma" w:eastAsia="Tahoma" w:cs="Tahoma"/>
                <w:sz w:val="20"/>
                <w:szCs w:val="20"/>
                <w:lang w:val="en-GB"/>
              </w:rPr>
            </w:pPr>
            <w:r w:rsidRPr="00197F0A">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0D86D73" w:rsidP="00D86D73" w:rsidRDefault="00197F0A" w14:paraId="595D5561" w14:textId="77777777">
            <w:pPr>
              <w:spacing w:line="240" w:lineRule="auto"/>
              <w:rPr>
                <w:rFonts w:ascii="Tahoma" w:hAnsi="Tahoma" w:eastAsia="Tahoma" w:cs="Tahoma"/>
                <w:sz w:val="20"/>
                <w:szCs w:val="20"/>
                <w:lang w:val="en-US"/>
              </w:rPr>
            </w:pPr>
            <w:r>
              <w:rPr>
                <w:rFonts w:ascii="Tahoma" w:hAnsi="Tahoma" w:eastAsia="Tahoma" w:cs="Tahoma"/>
                <w:sz w:val="20"/>
                <w:szCs w:val="20"/>
                <w:lang w:val="en-US"/>
              </w:rPr>
              <w:t>The</w:t>
            </w:r>
            <w:r w:rsidRPr="7E3C46EE">
              <w:rPr>
                <w:rFonts w:ascii="Tahoma" w:hAnsi="Tahoma" w:eastAsia="Tahoma" w:cs="Tahoma"/>
                <w:sz w:val="20"/>
                <w:szCs w:val="20"/>
                <w:lang w:val="en-US"/>
              </w:rPr>
              <w:t xml:space="preserve"> res</w:t>
            </w:r>
            <w:r>
              <w:rPr>
                <w:rFonts w:ascii="Tahoma" w:hAnsi="Tahoma" w:eastAsia="Tahoma" w:cs="Tahoma"/>
                <w:sz w:val="20"/>
                <w:szCs w:val="20"/>
                <w:lang w:val="en-US"/>
              </w:rPr>
              <w:t>o</w:t>
            </w:r>
            <w:r w:rsidRPr="7E3C46EE">
              <w:rPr>
                <w:rFonts w:ascii="Tahoma" w:hAnsi="Tahoma" w:eastAsia="Tahoma" w:cs="Tahoma"/>
                <w:sz w:val="20"/>
                <w:szCs w:val="20"/>
                <w:lang w:val="en-US"/>
              </w:rPr>
              <w:t xml:space="preserve">urce IDs to query by. </w:t>
            </w:r>
            <w:r w:rsidR="00D86D73">
              <w:rPr>
                <w:rFonts w:ascii="Tahoma" w:hAnsi="Tahoma" w:eastAsia="Tahoma" w:cs="Tahoma"/>
                <w:sz w:val="20"/>
                <w:szCs w:val="20"/>
                <w:lang w:val="en-US"/>
              </w:rPr>
              <w:t>This may be a list</w:t>
            </w:r>
          </w:p>
          <w:p w:rsidRPr="00197F0A" w:rsidR="00197F0A" w:rsidP="00D86D73" w:rsidRDefault="00D86D73" w14:paraId="69204B57" w14:textId="3CC0624D">
            <w:pPr>
              <w:rPr>
                <w:rFonts w:ascii="Tahoma" w:hAnsi="Tahoma" w:eastAsia="Tahoma" w:cs="Tahoma"/>
                <w:sz w:val="20"/>
                <w:szCs w:val="20"/>
                <w:lang w:val="en-GB"/>
              </w:rPr>
            </w:pPr>
            <w:r w:rsidRPr="00D86D73">
              <w:rPr>
                <w:rFonts w:ascii="Tahoma" w:hAnsi="Tahoma" w:eastAsia="Tahoma" w:cs="Tahoma"/>
                <w:b/>
                <w:bCs/>
                <w:sz w:val="20"/>
                <w:szCs w:val="20"/>
                <w:lang w:val="en-US"/>
              </w:rPr>
              <w:t>List example</w:t>
            </w:r>
            <w:proofErr w:type="gramStart"/>
            <w:r w:rsidRPr="00D86D73">
              <w:rPr>
                <w:rFonts w:ascii="Tahoma" w:hAnsi="Tahoma" w:eastAsia="Tahoma" w:cs="Tahoma"/>
                <w:b/>
                <w:bCs/>
                <w:sz w:val="20"/>
                <w:szCs w:val="20"/>
                <w:lang w:val="en-US"/>
              </w:rPr>
              <w:t>:</w:t>
            </w:r>
            <w:r>
              <w:rPr>
                <w:rFonts w:ascii="Tahoma" w:hAnsi="Tahoma" w:eastAsia="Tahoma" w:cs="Tahoma"/>
                <w:sz w:val="20"/>
                <w:szCs w:val="20"/>
                <w:lang w:val="en-US"/>
              </w:rPr>
              <w:t xml:space="preserve"> ?</w:t>
            </w:r>
            <w:proofErr w:type="spellStart"/>
            <w:r>
              <w:rPr>
                <w:rFonts w:ascii="Tahoma" w:hAnsi="Tahoma" w:eastAsia="Tahoma" w:cs="Tahoma"/>
                <w:sz w:val="20"/>
                <w:szCs w:val="20"/>
                <w:lang w:val="en-US"/>
              </w:rPr>
              <w:t>resourceId</w:t>
            </w:r>
            <w:proofErr w:type="spellEnd"/>
            <w:proofErr w:type="gramEnd"/>
            <w:r>
              <w:rPr>
                <w:rFonts w:ascii="Tahoma" w:hAnsi="Tahoma" w:eastAsia="Tahoma" w:cs="Tahoma"/>
                <w:sz w:val="20"/>
                <w:szCs w:val="20"/>
                <w:lang w:val="en-US"/>
              </w:rPr>
              <w:t>=1,2,3,4</w:t>
            </w:r>
          </w:p>
        </w:tc>
      </w:tr>
      <w:tr w:rsidRPr="006E5181" w:rsidR="00480F58" w:rsidTr="7DCD0C83" w14:paraId="226D8C38"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197F0A" w:rsidR="00480F58" w:rsidP="7F98CED1" w:rsidRDefault="00480F58" w14:paraId="6EF6A1D5"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paymentType</w:t>
            </w:r>
            <w:proofErr w:type="spellEnd"/>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480F58" w:rsidP="00197F0A" w:rsidRDefault="00480F58" w14:paraId="06AB65E3" w14:textId="77777777">
            <w:pPr>
              <w:jc w:val="center"/>
              <w:rPr>
                <w:rFonts w:ascii="Tahoma" w:hAnsi="Tahoma" w:eastAsia="Tahoma" w:cs="Tahoma"/>
                <w:sz w:val="20"/>
                <w:szCs w:val="20"/>
              </w:rPr>
            </w:pPr>
            <w:r w:rsidRPr="00197F0A">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480F58" w:rsidP="00197F0A" w:rsidRDefault="00480F58" w14:paraId="78707287" w14:textId="77777777">
            <w:pPr>
              <w:jc w:val="center"/>
              <w:rPr>
                <w:rFonts w:ascii="Tahoma" w:hAnsi="Tahoma" w:eastAsia="Tahoma" w:cs="Tahoma"/>
                <w:sz w:val="20"/>
                <w:szCs w:val="20"/>
              </w:rPr>
            </w:pPr>
            <w:r w:rsidRPr="00197F0A">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480F58" w:rsidP="00D116FF" w:rsidRDefault="00480F58" w14:paraId="0CE6A6AC" w14:textId="77777777">
            <w:pPr>
              <w:rPr>
                <w:rFonts w:ascii="Tahoma" w:hAnsi="Tahoma" w:eastAsia="Tahoma" w:cs="Tahoma"/>
                <w:sz w:val="20"/>
                <w:szCs w:val="20"/>
              </w:rPr>
            </w:pPr>
            <w:r w:rsidRPr="00197F0A">
              <w:rPr>
                <w:rFonts w:ascii="Tahoma" w:hAnsi="Tahoma" w:eastAsia="Tahoma" w:cs="Tahoma"/>
                <w:sz w:val="20"/>
                <w:szCs w:val="20"/>
              </w:rPr>
              <w:t>The requested payment type</w:t>
            </w:r>
          </w:p>
          <w:p w:rsidRPr="00197F0A" w:rsidR="00480F58" w:rsidP="00D116FF" w:rsidRDefault="00480F58" w14:paraId="0794D11B" w14:textId="77777777">
            <w:pPr>
              <w:rPr>
                <w:rFonts w:ascii="Tahoma" w:hAnsi="Tahoma" w:eastAsia="Tahoma" w:cs="Tahoma"/>
                <w:sz w:val="20"/>
                <w:szCs w:val="20"/>
              </w:rPr>
            </w:pPr>
            <w:r w:rsidRPr="00197F0A">
              <w:rPr>
                <w:rFonts w:ascii="Tahoma" w:hAnsi="Tahoma" w:eastAsia="Tahoma" w:cs="Tahoma"/>
                <w:b/>
                <w:bCs/>
                <w:sz w:val="20"/>
                <w:szCs w:val="20"/>
              </w:rPr>
              <w:t>Example:</w:t>
            </w:r>
            <w:r w:rsidRPr="00197F0A">
              <w:rPr>
                <w:rFonts w:ascii="Tahoma" w:hAnsi="Tahoma" w:eastAsia="Tahoma" w:cs="Tahoma"/>
                <w:sz w:val="20"/>
                <w:szCs w:val="20"/>
              </w:rPr>
              <w:t xml:space="preserve"> </w:t>
            </w:r>
          </w:p>
          <w:p w:rsidRPr="00197F0A" w:rsidR="00480F58" w:rsidP="00D116FF" w:rsidRDefault="7E7D3705" w14:paraId="7326AA42" w14:textId="7203EF30">
            <w:pPr>
              <w:rPr>
                <w:rFonts w:ascii="Tahoma" w:hAnsi="Tahoma" w:eastAsia="Tahoma" w:cs="Tahoma"/>
                <w:sz w:val="20"/>
                <w:szCs w:val="20"/>
              </w:rPr>
            </w:pPr>
            <w:r w:rsidRPr="74633B5D">
              <w:rPr>
                <w:rFonts w:ascii="Tahoma" w:hAnsi="Tahoma" w:eastAsia="Tahoma" w:cs="Tahoma"/>
                <w:sz w:val="20"/>
                <w:szCs w:val="20"/>
              </w:rPr>
              <w:t xml:space="preserve">• </w:t>
            </w:r>
            <w:r w:rsidRPr="74633B5D" w:rsidR="04B332DA">
              <w:rPr>
                <w:rFonts w:ascii="Tahoma" w:hAnsi="Tahoma" w:eastAsia="Tahoma" w:cs="Tahoma"/>
                <w:sz w:val="20"/>
                <w:szCs w:val="20"/>
              </w:rPr>
              <w:t>Pre-paid</w:t>
            </w:r>
          </w:p>
          <w:p w:rsidRPr="00197F0A" w:rsidR="00480F58" w:rsidP="00D116FF" w:rsidRDefault="7E7D3705" w14:paraId="2D5EA1AF" w14:textId="2066648A">
            <w:pPr>
              <w:rPr>
                <w:rFonts w:ascii="Tahoma" w:hAnsi="Tahoma" w:eastAsia="Tahoma" w:cs="Tahoma"/>
                <w:sz w:val="20"/>
                <w:szCs w:val="20"/>
              </w:rPr>
            </w:pPr>
            <w:r w:rsidRPr="74633B5D">
              <w:rPr>
                <w:rFonts w:ascii="Tahoma" w:hAnsi="Tahoma" w:eastAsia="Tahoma" w:cs="Tahoma"/>
                <w:sz w:val="20"/>
                <w:szCs w:val="20"/>
              </w:rPr>
              <w:t xml:space="preserve">• </w:t>
            </w:r>
            <w:r w:rsidRPr="74633B5D" w:rsidR="6B0D51E2">
              <w:rPr>
                <w:rFonts w:ascii="Tahoma" w:hAnsi="Tahoma" w:eastAsia="Tahoma" w:cs="Tahoma"/>
                <w:sz w:val="20"/>
                <w:szCs w:val="20"/>
              </w:rPr>
              <w:t>Post-paid</w:t>
            </w:r>
          </w:p>
        </w:tc>
      </w:tr>
      <w:tr w:rsidRPr="006E5181" w:rsidR="00480F58" w:rsidTr="7DCD0C83" w14:paraId="3CCE53D4"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197F0A" w:rsidR="00480F58" w:rsidP="7F98CED1" w:rsidRDefault="00480F58" w14:paraId="400FE87C"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simType</w:t>
            </w:r>
            <w:proofErr w:type="spellEnd"/>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480F58" w:rsidP="00197F0A" w:rsidRDefault="00480F58" w14:paraId="3D56A248" w14:textId="77777777">
            <w:pPr>
              <w:jc w:val="center"/>
              <w:rPr>
                <w:rFonts w:ascii="Tahoma" w:hAnsi="Tahoma" w:eastAsia="Tahoma" w:cs="Tahoma"/>
                <w:sz w:val="20"/>
                <w:szCs w:val="20"/>
              </w:rPr>
            </w:pPr>
            <w:r w:rsidRPr="00197F0A">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480F58" w:rsidP="00197F0A" w:rsidRDefault="00480F58" w14:paraId="3F9C77B4" w14:textId="77777777">
            <w:pPr>
              <w:jc w:val="center"/>
              <w:rPr>
                <w:rFonts w:ascii="Tahoma" w:hAnsi="Tahoma" w:eastAsia="Tahoma" w:cs="Tahoma"/>
                <w:sz w:val="20"/>
                <w:szCs w:val="20"/>
              </w:rPr>
            </w:pPr>
            <w:r w:rsidRPr="00197F0A">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480F58" w:rsidP="7F98CED1" w:rsidRDefault="00480F58" w14:paraId="70A8FC2B" w14:textId="77777777">
            <w:pPr>
              <w:rPr>
                <w:rFonts w:ascii="Tahoma" w:hAnsi="Tahoma" w:eastAsia="Tahoma" w:cs="Tahoma"/>
                <w:sz w:val="20"/>
                <w:szCs w:val="20"/>
                <w:lang w:val="en-US"/>
              </w:rPr>
            </w:pPr>
            <w:r w:rsidRPr="7F98CED1">
              <w:rPr>
                <w:rFonts w:ascii="Tahoma" w:hAnsi="Tahoma" w:eastAsia="Tahoma" w:cs="Tahoma"/>
                <w:sz w:val="20"/>
                <w:szCs w:val="20"/>
                <w:lang w:val="en-US"/>
              </w:rPr>
              <w:t xml:space="preserve">The requested </w:t>
            </w:r>
            <w:proofErr w:type="spellStart"/>
            <w:r w:rsidRPr="7F98CED1">
              <w:rPr>
                <w:rFonts w:ascii="Tahoma" w:hAnsi="Tahoma" w:eastAsia="Tahoma" w:cs="Tahoma"/>
                <w:sz w:val="20"/>
                <w:szCs w:val="20"/>
                <w:lang w:val="en-US"/>
              </w:rPr>
              <w:t>simType</w:t>
            </w:r>
            <w:proofErr w:type="spellEnd"/>
          </w:p>
          <w:p w:rsidRPr="00197F0A" w:rsidR="00480F58" w:rsidP="00D116FF" w:rsidRDefault="00480F58" w14:paraId="1DDEFE46" w14:textId="77777777">
            <w:pPr>
              <w:rPr>
                <w:rFonts w:ascii="Tahoma" w:hAnsi="Tahoma" w:eastAsia="Tahoma" w:cs="Tahoma"/>
                <w:b/>
                <w:bCs/>
                <w:sz w:val="20"/>
                <w:szCs w:val="20"/>
              </w:rPr>
            </w:pPr>
            <w:r w:rsidRPr="00197F0A">
              <w:rPr>
                <w:rFonts w:ascii="Tahoma" w:hAnsi="Tahoma" w:eastAsia="Tahoma" w:cs="Tahoma"/>
                <w:b/>
                <w:bCs/>
                <w:sz w:val="20"/>
                <w:szCs w:val="20"/>
              </w:rPr>
              <w:t xml:space="preserve">Example: </w:t>
            </w:r>
          </w:p>
          <w:p w:rsidRPr="00197F0A" w:rsidR="00480F58" w:rsidP="00D116FF" w:rsidRDefault="00480F58" w14:paraId="0ECD98A0" w14:textId="77777777">
            <w:pPr>
              <w:rPr>
                <w:rFonts w:ascii="Tahoma" w:hAnsi="Tahoma" w:eastAsia="Tahoma" w:cs="Tahoma"/>
                <w:sz w:val="20"/>
                <w:szCs w:val="20"/>
              </w:rPr>
            </w:pPr>
            <w:r w:rsidRPr="00197F0A">
              <w:rPr>
                <w:rFonts w:ascii="Tahoma" w:hAnsi="Tahoma" w:eastAsia="Tahoma" w:cs="Tahoma"/>
                <w:sz w:val="20"/>
                <w:szCs w:val="20"/>
              </w:rPr>
              <w:t>• Service</w:t>
            </w:r>
          </w:p>
          <w:p w:rsidRPr="00197F0A" w:rsidR="00480F58" w:rsidP="00D116FF" w:rsidRDefault="00480F58" w14:paraId="0064F9C3" w14:textId="77777777">
            <w:pPr>
              <w:rPr>
                <w:rFonts w:ascii="Tahoma" w:hAnsi="Tahoma" w:eastAsia="Tahoma" w:cs="Tahoma"/>
                <w:sz w:val="20"/>
                <w:szCs w:val="20"/>
              </w:rPr>
            </w:pPr>
            <w:r w:rsidRPr="00197F0A">
              <w:rPr>
                <w:rFonts w:ascii="Tahoma" w:hAnsi="Tahoma" w:eastAsia="Tahoma" w:cs="Tahoma"/>
                <w:sz w:val="20"/>
                <w:szCs w:val="20"/>
              </w:rPr>
              <w:t>• Sales</w:t>
            </w:r>
          </w:p>
        </w:tc>
      </w:tr>
    </w:tbl>
    <w:p w:rsidR="00480F58" w:rsidP="00480F58" w:rsidRDefault="00480F58" w14:paraId="7D2D79EF" w14:textId="77777777">
      <w:pPr>
        <w:rPr>
          <w:b/>
        </w:rPr>
      </w:pPr>
    </w:p>
    <w:p w:rsidR="00197F0A" w:rsidP="00197F0A" w:rsidRDefault="00197F0A" w14:paraId="2A355449" w14:textId="77777777">
      <w:pPr>
        <w:pStyle w:val="Heading4"/>
      </w:pPr>
      <w:r w:rsidRPr="00FD59D8">
        <w:t>Response Example:</w:t>
      </w:r>
    </w:p>
    <w:p w:rsidRPr="00197F0A" w:rsidR="00197F0A" w:rsidP="00197F0A" w:rsidRDefault="00197F0A" w14:paraId="24EC6727" w14:textId="086F9B70">
      <w:r>
        <w:t xml:space="preserve">Returns all fields specified in the entity definition </w:t>
      </w:r>
      <w:hyperlink w:history="1" w:anchor="_Resource_Pool_Entity">
        <w:r w:rsidRPr="00197F0A">
          <w:rPr>
            <w:rStyle w:val="Hyperlink"/>
          </w:rPr>
          <w:t>Resource Pool Entity</w:t>
        </w:r>
      </w:hyperlink>
      <w:r>
        <w:t xml:space="preserve"> if exists.</w:t>
      </w:r>
    </w:p>
    <w:p w:rsidRPr="000F7976" w:rsidR="000F7976" w:rsidP="000F7976" w:rsidRDefault="00D86D73" w14:paraId="528E1B01" w14:textId="01EB52F4">
      <w:pPr>
        <w:shd w:val="clear" w:color="auto" w:fill="E2DFCC"/>
        <w:rPr>
          <w:rFonts w:ascii="Calibri" w:hAnsi="Calibri" w:cs="Calibri"/>
          <w:color w:val="000000"/>
          <w:szCs w:val="20"/>
          <w:lang w:val="en-GB"/>
        </w:rPr>
      </w:pPr>
      <w:r>
        <w:rPr>
          <w:rFonts w:ascii="Calibri" w:hAnsi="Calibri" w:cs="Calibri"/>
          <w:color w:val="000000"/>
          <w:szCs w:val="20"/>
          <w:lang w:val="en-GB"/>
        </w:rPr>
        <w:t>[</w:t>
      </w:r>
      <w:r w:rsidRPr="000F7976" w:rsidR="000F7976">
        <w:rPr>
          <w:rFonts w:ascii="Calibri" w:hAnsi="Calibri" w:cs="Calibri"/>
          <w:color w:val="000000"/>
          <w:szCs w:val="20"/>
          <w:lang w:val="en-GB"/>
        </w:rPr>
        <w:t>{</w:t>
      </w:r>
    </w:p>
    <w:p w:rsidRPr="000F7976" w:rsidR="000F7976" w:rsidP="000F7976" w:rsidRDefault="000F7976" w14:paraId="30AEE409" w14:textId="01AED36A">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expiryDate</w:t>
      </w:r>
      <w:proofErr w:type="spellEnd"/>
      <w:r w:rsidRPr="000F7976">
        <w:rPr>
          <w:rFonts w:ascii="Calibri" w:hAnsi="Calibri" w:cs="Calibri"/>
          <w:color w:val="000000"/>
          <w:szCs w:val="20"/>
          <w:lang w:val="en-GB"/>
        </w:rPr>
        <w:t>": "</w:t>
      </w:r>
      <w:r w:rsidRPr="000F7976">
        <w:t xml:space="preserve"> </w:t>
      </w:r>
      <w:r w:rsidRPr="000F7976">
        <w:rPr>
          <w:rFonts w:ascii="Calibri" w:hAnsi="Calibri" w:cs="Calibri"/>
          <w:color w:val="000000"/>
          <w:szCs w:val="20"/>
          <w:lang w:val="en-GB"/>
        </w:rPr>
        <w:t>2025-06-30</w:t>
      </w:r>
      <w:r>
        <w:rPr>
          <w:rFonts w:ascii="Calibri" w:hAnsi="Calibri" w:cs="Calibri"/>
          <w:color w:val="000000"/>
          <w:szCs w:val="20"/>
          <w:lang w:val="en-GB"/>
        </w:rPr>
        <w:t>T</w:t>
      </w:r>
      <w:r w:rsidRPr="000F7976">
        <w:rPr>
          <w:rFonts w:ascii="Calibri" w:hAnsi="Calibri" w:cs="Calibri"/>
          <w:color w:val="000000"/>
          <w:szCs w:val="20"/>
          <w:lang w:val="en-GB"/>
        </w:rPr>
        <w:t>16:59:59.000</w:t>
      </w:r>
      <w:r>
        <w:rPr>
          <w:rFonts w:ascii="Calibri" w:hAnsi="Calibri" w:cs="Calibri"/>
          <w:color w:val="000000"/>
          <w:szCs w:val="20"/>
          <w:lang w:val="en-GB"/>
        </w:rPr>
        <w:t>Z</w:t>
      </w:r>
      <w:r w:rsidRPr="000F7976">
        <w:rPr>
          <w:rFonts w:ascii="Calibri" w:hAnsi="Calibri" w:cs="Calibri"/>
          <w:color w:val="000000"/>
          <w:szCs w:val="20"/>
          <w:lang w:val="en-GB"/>
        </w:rPr>
        <w:t>",</w:t>
      </w:r>
    </w:p>
    <w:p w:rsidRPr="000F7976" w:rsidR="000F7976" w:rsidP="000F7976" w:rsidRDefault="000F7976" w14:paraId="406EEB9C"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paymentType</w:t>
      </w:r>
      <w:proofErr w:type="spellEnd"/>
      <w:r w:rsidRPr="000F7976">
        <w:rPr>
          <w:rFonts w:ascii="Calibri" w:hAnsi="Calibri" w:cs="Calibri"/>
          <w:color w:val="000000"/>
          <w:szCs w:val="20"/>
          <w:lang w:val="en-GB"/>
        </w:rPr>
        <w:t>": "Post-paid",</w:t>
      </w:r>
    </w:p>
    <w:p w:rsidRPr="000F7976" w:rsidR="000F7976" w:rsidP="000F7976" w:rsidRDefault="000F7976" w14:paraId="7A519E4E"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prevSourceCode</w:t>
      </w:r>
      <w:proofErr w:type="spellEnd"/>
      <w:r w:rsidRPr="000F7976">
        <w:rPr>
          <w:rFonts w:ascii="Calibri" w:hAnsi="Calibri" w:cs="Calibri"/>
          <w:color w:val="000000"/>
          <w:szCs w:val="20"/>
          <w:lang w:val="en-GB"/>
        </w:rPr>
        <w:t>": "3CX03",</w:t>
      </w:r>
    </w:p>
    <w:p w:rsidRPr="000F7976" w:rsidR="000F7976" w:rsidP="000F7976" w:rsidRDefault="000F7976" w14:paraId="2832FFFD"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prevUsageType</w:t>
      </w:r>
      <w:proofErr w:type="spellEnd"/>
      <w:r w:rsidRPr="000F7976">
        <w:rPr>
          <w:rFonts w:ascii="Calibri" w:hAnsi="Calibri" w:cs="Calibri"/>
          <w:color w:val="000000"/>
          <w:szCs w:val="20"/>
          <w:lang w:val="en-GB"/>
        </w:rPr>
        <w:t>": "</w:t>
      </w:r>
      <w:proofErr w:type="spellStart"/>
      <w:r w:rsidRPr="000F7976">
        <w:rPr>
          <w:rFonts w:ascii="Calibri" w:hAnsi="Calibri" w:cs="Calibri"/>
          <w:color w:val="000000"/>
          <w:szCs w:val="20"/>
          <w:lang w:val="en-GB"/>
        </w:rPr>
        <w:t>eSIM_Download_DYM</w:t>
      </w:r>
      <w:proofErr w:type="spellEnd"/>
      <w:r w:rsidRPr="000F7976">
        <w:rPr>
          <w:rFonts w:ascii="Calibri" w:hAnsi="Calibri" w:cs="Calibri"/>
          <w:color w:val="000000"/>
          <w:szCs w:val="20"/>
          <w:lang w:val="en-GB"/>
        </w:rPr>
        <w:t>",</w:t>
      </w:r>
    </w:p>
    <w:p w:rsidRPr="000F7976" w:rsidR="000F7976" w:rsidP="000F7976" w:rsidRDefault="000F7976" w14:paraId="479344BB"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reservedExpiryDate</w:t>
      </w:r>
      <w:proofErr w:type="spellEnd"/>
      <w:r w:rsidRPr="000F7976">
        <w:rPr>
          <w:rFonts w:ascii="Calibri" w:hAnsi="Calibri" w:cs="Calibri"/>
          <w:color w:val="000000"/>
          <w:szCs w:val="20"/>
          <w:lang w:val="en-GB"/>
        </w:rPr>
        <w:t>": "2020-06-18T17:24:53Z",</w:t>
      </w:r>
    </w:p>
    <w:p w:rsidRPr="000F7976" w:rsidR="000F7976" w:rsidP="000F7976" w:rsidRDefault="000F7976" w14:paraId="77C0A022"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resourceId</w:t>
      </w:r>
      <w:proofErr w:type="spellEnd"/>
      <w:r w:rsidRPr="000F7976">
        <w:rPr>
          <w:rFonts w:ascii="Calibri" w:hAnsi="Calibri" w:cs="Calibri"/>
          <w:color w:val="000000"/>
          <w:szCs w:val="20"/>
          <w:lang w:val="en-GB"/>
        </w:rPr>
        <w:t>": "00016277-81da-4efa-86b2-140ffb68fc8b",</w:t>
      </w:r>
    </w:p>
    <w:p w:rsidRPr="000F7976" w:rsidR="000F7976" w:rsidP="000F7976" w:rsidRDefault="000F7976" w14:paraId="33CC2F44"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simCategory</w:t>
      </w:r>
      <w:proofErr w:type="spellEnd"/>
      <w:r w:rsidRPr="000F7976">
        <w:rPr>
          <w:rFonts w:ascii="Calibri" w:hAnsi="Calibri" w:cs="Calibri"/>
          <w:color w:val="000000"/>
          <w:szCs w:val="20"/>
          <w:lang w:val="en-GB"/>
        </w:rPr>
        <w:t>": "B102",</w:t>
      </w:r>
    </w:p>
    <w:p w:rsidRPr="000F7976" w:rsidR="000F7976" w:rsidP="000F7976" w:rsidRDefault="000F7976" w14:paraId="3B3E015F"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simProduct</w:t>
      </w:r>
      <w:proofErr w:type="spellEnd"/>
      <w:r w:rsidRPr="000F7976">
        <w:rPr>
          <w:rFonts w:ascii="Calibri" w:hAnsi="Calibri" w:cs="Calibri"/>
          <w:color w:val="000000"/>
          <w:szCs w:val="20"/>
          <w:lang w:val="en-GB"/>
        </w:rPr>
        <w:t>": "3PP",</w:t>
      </w:r>
    </w:p>
    <w:p w:rsidRPr="000F7976" w:rsidR="000F7976" w:rsidP="000F7976" w:rsidRDefault="000F7976" w14:paraId="54C75FCB"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simType</w:t>
      </w:r>
      <w:proofErr w:type="spellEnd"/>
      <w:r w:rsidRPr="000F7976">
        <w:rPr>
          <w:rFonts w:ascii="Calibri" w:hAnsi="Calibri" w:cs="Calibri"/>
          <w:color w:val="000000"/>
          <w:szCs w:val="20"/>
          <w:lang w:val="en-GB"/>
        </w:rPr>
        <w:t>": "Sales",</w:t>
      </w:r>
    </w:p>
    <w:p w:rsidRPr="000F7976" w:rsidR="000F7976" w:rsidP="000F7976" w:rsidRDefault="000F7976" w14:paraId="7FB2D71E"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sourceCode</w:t>
      </w:r>
      <w:proofErr w:type="spellEnd"/>
      <w:r w:rsidRPr="000F7976">
        <w:rPr>
          <w:rFonts w:ascii="Calibri" w:hAnsi="Calibri" w:cs="Calibri"/>
          <w:color w:val="000000"/>
          <w:szCs w:val="20"/>
          <w:lang w:val="en-GB"/>
        </w:rPr>
        <w:t>": "3CX03",</w:t>
      </w:r>
    </w:p>
    <w:p w:rsidRPr="000F7976" w:rsidR="000F7976" w:rsidP="000F7976" w:rsidRDefault="000F7976" w14:paraId="0AF39B14"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usageType</w:t>
      </w:r>
      <w:proofErr w:type="spellEnd"/>
      <w:r w:rsidRPr="000F7976">
        <w:rPr>
          <w:rFonts w:ascii="Calibri" w:hAnsi="Calibri" w:cs="Calibri"/>
          <w:color w:val="000000"/>
          <w:szCs w:val="20"/>
          <w:lang w:val="en-GB"/>
        </w:rPr>
        <w:t>": "</w:t>
      </w:r>
      <w:proofErr w:type="spellStart"/>
      <w:r w:rsidRPr="000F7976">
        <w:rPr>
          <w:rFonts w:ascii="Calibri" w:hAnsi="Calibri" w:cs="Calibri"/>
          <w:color w:val="000000"/>
          <w:szCs w:val="20"/>
          <w:lang w:val="en-GB"/>
        </w:rPr>
        <w:t>eSIM_Download</w:t>
      </w:r>
      <w:proofErr w:type="spellEnd"/>
      <w:r w:rsidRPr="000F7976">
        <w:rPr>
          <w:rFonts w:ascii="Calibri" w:hAnsi="Calibri" w:cs="Calibri"/>
          <w:color w:val="000000"/>
          <w:szCs w:val="20"/>
          <w:lang w:val="en-GB"/>
        </w:rPr>
        <w:t>"</w:t>
      </w:r>
    </w:p>
    <w:p w:rsidRPr="00674CE8" w:rsidR="00D86D73" w:rsidP="000F7976" w:rsidRDefault="000F7976" w14:paraId="09A50261" w14:textId="3E910770">
      <w:pPr>
        <w:shd w:val="clear" w:color="auto" w:fill="E2DFCC"/>
        <w:rPr>
          <w:rFonts w:ascii="Calibri" w:hAnsi="Calibri" w:cs="Calibri"/>
          <w:color w:val="000000"/>
          <w:szCs w:val="20"/>
          <w:lang w:val="en-GB"/>
        </w:rPr>
      </w:pPr>
      <w:r w:rsidRPr="000F7976">
        <w:rPr>
          <w:rFonts w:ascii="Calibri" w:hAnsi="Calibri" w:cs="Calibri"/>
          <w:color w:val="000000"/>
          <w:szCs w:val="20"/>
          <w:lang w:val="en-GB"/>
        </w:rPr>
        <w:t>}</w:t>
      </w:r>
      <w:r w:rsidR="00D86D73">
        <w:rPr>
          <w:rFonts w:ascii="Calibri" w:hAnsi="Calibri" w:cs="Calibri"/>
          <w:color w:val="000000"/>
          <w:szCs w:val="20"/>
          <w:lang w:val="en-GB"/>
        </w:rPr>
        <w:t>]</w:t>
      </w:r>
    </w:p>
    <w:p w:rsidR="00480F58" w:rsidP="00480F58" w:rsidRDefault="00480F58" w14:paraId="41CC07BA" w14:textId="77777777">
      <w:pPr>
        <w:shd w:val="clear" w:color="auto" w:fill="FFFFFE"/>
        <w:spacing w:line="325" w:lineRule="auto"/>
      </w:pPr>
    </w:p>
    <w:p w:rsidR="00AD02A5" w:rsidP="008D79A8" w:rsidRDefault="4852A924" w14:paraId="244AADB7" w14:textId="622EBAA0">
      <w:pPr>
        <w:pStyle w:val="Heading3"/>
        <w:ind w:left="0" w:firstLine="0"/>
      </w:pPr>
      <w:bookmarkStart w:name="_Toc448480857" w:id="50"/>
      <w:r>
        <w:t xml:space="preserve">Create </w:t>
      </w:r>
      <w:r w:rsidR="0761CFB7">
        <w:t>Resource Pool:</w:t>
      </w:r>
      <w:bookmarkEnd w:id="50"/>
    </w:p>
    <w:p w:rsidR="00AD02A5" w:rsidP="00AD02A5" w:rsidRDefault="00AD02A5" w14:paraId="5FF71175" w14:textId="38BA575F">
      <w:pPr>
        <w:widowControl w:val="0"/>
      </w:pPr>
      <w:r w:rsidRPr="00941D1C">
        <w:rPr>
          <w:rFonts w:ascii="Calibri" w:hAnsi="Calibri" w:eastAsia="Tahoma" w:cs="Calibri"/>
          <w:b/>
          <w:color w:val="000000"/>
          <w:szCs w:val="20"/>
        </w:rPr>
        <w:t>Description</w:t>
      </w:r>
      <w:r w:rsidRPr="00941D1C">
        <w:rPr>
          <w:rFonts w:ascii="Calibri" w:hAnsi="Calibri" w:eastAsia="Tahoma" w:cs="Calibri"/>
          <w:b/>
          <w:bCs/>
          <w:color w:val="000000"/>
          <w:szCs w:val="20"/>
          <w:cs/>
        </w:rPr>
        <w:t xml:space="preserve">: </w:t>
      </w:r>
      <w:r w:rsidR="008D79A8">
        <w:t>Creates</w:t>
      </w:r>
      <w:r w:rsidR="00D46224">
        <w:t xml:space="preserve"> sim information related to Resource Pool</w:t>
      </w:r>
    </w:p>
    <w:p w:rsidRPr="00941D1C" w:rsidR="00AD02A5" w:rsidP="00AD02A5" w:rsidRDefault="00AD02A5" w14:paraId="24659663" w14:textId="6070ED3F">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sidR="008D79A8">
        <w:rPr>
          <w:rFonts w:ascii="Calibri" w:hAnsi="Calibri" w:eastAsia="Tahoma" w:cs="Calibri"/>
          <w:szCs w:val="20"/>
        </w:rPr>
        <w:t>POST</w:t>
      </w:r>
    </w:p>
    <w:p w:rsidRPr="00197F0A" w:rsidR="00AD02A5" w:rsidP="00AD02A5" w:rsidRDefault="00AD02A5" w14:paraId="6847287B" w14:textId="67E5E6D0">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w:t>
      </w:r>
      <w:proofErr w:type="spellStart"/>
      <w:r>
        <w:rPr>
          <w:lang w:val="en-US"/>
        </w:rPr>
        <w:t>resourcePool</w:t>
      </w:r>
      <w:proofErr w:type="spellEnd"/>
    </w:p>
    <w:p w:rsidR="00AD02A5" w:rsidP="00AD02A5" w:rsidRDefault="00AD02A5" w14:paraId="0CE8F2B1" w14:textId="77777777">
      <w:pPr>
        <w:rPr>
          <w:b/>
        </w:rPr>
      </w:pPr>
    </w:p>
    <w:p w:rsidRPr="00FD59D8" w:rsidR="00AD02A5" w:rsidP="00AD02A5" w:rsidRDefault="00AD02A5" w14:paraId="5FB33B61" w14:textId="77777777">
      <w:pPr>
        <w:pStyle w:val="Heading4"/>
      </w:pPr>
      <w:r>
        <w:t>Request Body</w:t>
      </w:r>
      <w:r w:rsidRPr="00FD59D8">
        <w:t xml:space="preserve"> </w:t>
      </w:r>
      <w:r>
        <w:t>Parameters</w:t>
      </w:r>
      <w:r w:rsidRPr="00FD59D8">
        <w:t xml:space="preserve">: </w:t>
      </w:r>
    </w:p>
    <w:tbl>
      <w:tblPr>
        <w:tblW w:w="14644" w:type="dxa"/>
        <w:tblInd w:w="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312"/>
        <w:gridCol w:w="992"/>
        <w:gridCol w:w="1418"/>
        <w:gridCol w:w="8221"/>
        <w:gridCol w:w="1701"/>
      </w:tblGrid>
      <w:tr w:rsidRPr="006E5181" w:rsidR="002F5042" w:rsidTr="00A1708A" w14:paraId="5E9DBDCD"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6A6A6" w:themeFill="background1" w:themeFillShade="A6"/>
            <w:hideMark/>
          </w:tcPr>
          <w:p w:rsidRPr="00B91C87" w:rsidR="002F5042" w:rsidP="00A1708A" w:rsidRDefault="002F5042" w14:paraId="0CA20346" w14:textId="77777777">
            <w:pPr>
              <w:rPr>
                <w:rFonts w:ascii="Tahoma" w:hAnsi="Tahoma" w:eastAsia="Tahoma" w:cs="Tahoma"/>
                <w:sz w:val="20"/>
                <w:szCs w:val="20"/>
                <w:lang w:val="en-GB"/>
              </w:rPr>
            </w:pPr>
            <w:r w:rsidRPr="00B91C87">
              <w:rPr>
                <w:rFonts w:ascii="Tahoma" w:hAnsi="Tahoma" w:eastAsia="Tahoma" w:cs="Tahoma"/>
                <w:b/>
                <w:bCs/>
                <w:sz w:val="20"/>
                <w:szCs w:val="20"/>
              </w:rPr>
              <w:t>Field</w:t>
            </w:r>
            <w:r w:rsidRPr="00B91C87">
              <w:rPr>
                <w:rFonts w:ascii="Tahoma" w:hAnsi="Tahoma" w:eastAsia="Tahoma" w:cs="Tahoma"/>
                <w:sz w:val="20"/>
                <w:szCs w:val="20"/>
                <w:lang w:val="en-GB"/>
              </w:rPr>
              <w:t> </w:t>
            </w:r>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B91C87" w:rsidR="002F5042" w:rsidP="00A1708A" w:rsidRDefault="002F5042" w14:paraId="3E645E62" w14:textId="77777777">
            <w:pPr>
              <w:rPr>
                <w:rFonts w:ascii="Tahoma" w:hAnsi="Tahoma" w:eastAsia="Tahoma" w:cs="Tahoma"/>
                <w:sz w:val="20"/>
                <w:szCs w:val="20"/>
                <w:lang w:val="en-GB"/>
              </w:rPr>
            </w:pPr>
            <w:r w:rsidRPr="00B91C87">
              <w:rPr>
                <w:rFonts w:ascii="Tahoma" w:hAnsi="Tahoma" w:eastAsia="Tahoma" w:cs="Tahoma"/>
                <w:b/>
                <w:bCs/>
                <w:sz w:val="20"/>
                <w:szCs w:val="20"/>
              </w:rPr>
              <w:t>O/M</w:t>
            </w:r>
            <w:r w:rsidRPr="00B91C87">
              <w:rPr>
                <w:rFonts w:ascii="Tahoma" w:hAnsi="Tahoma" w:eastAsia="Tahoma" w:cs="Tahoma"/>
                <w:sz w:val="20"/>
                <w:szCs w:val="20"/>
                <w:lang w:val="en-GB"/>
              </w:rPr>
              <w:t> </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B91C87" w:rsidR="002F5042" w:rsidP="00A1708A" w:rsidRDefault="002F5042" w14:paraId="2B85BA28" w14:textId="77777777">
            <w:pPr>
              <w:rPr>
                <w:rFonts w:ascii="Tahoma" w:hAnsi="Tahoma" w:eastAsia="Tahoma" w:cs="Tahoma"/>
                <w:sz w:val="20"/>
                <w:szCs w:val="20"/>
                <w:lang w:val="en-GB"/>
              </w:rPr>
            </w:pPr>
            <w:r w:rsidRPr="00B91C87">
              <w:rPr>
                <w:rFonts w:ascii="Tahoma" w:hAnsi="Tahoma" w:eastAsia="Tahoma" w:cs="Tahoma"/>
                <w:b/>
                <w:bCs/>
                <w:sz w:val="20"/>
                <w:szCs w:val="20"/>
              </w:rPr>
              <w:t>Type</w:t>
            </w:r>
            <w:r w:rsidRPr="00B91C87">
              <w:rPr>
                <w:rFonts w:ascii="Tahoma" w:hAnsi="Tahoma" w:eastAsia="Tahoma" w:cs="Tahoma"/>
                <w:sz w:val="20"/>
                <w:szCs w:val="20"/>
                <w:lang w:val="en-GB"/>
              </w:rPr>
              <w:t> </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B91C87" w:rsidR="002F5042" w:rsidP="00A1708A" w:rsidRDefault="002F5042" w14:paraId="4443613B" w14:textId="77777777">
            <w:pPr>
              <w:rPr>
                <w:rFonts w:ascii="Tahoma" w:hAnsi="Tahoma" w:eastAsia="Tahoma" w:cs="Tahoma"/>
                <w:sz w:val="20"/>
                <w:szCs w:val="20"/>
                <w:lang w:val="en-GB"/>
              </w:rPr>
            </w:pPr>
            <w:r w:rsidRPr="00B91C87">
              <w:rPr>
                <w:rFonts w:ascii="Tahoma" w:hAnsi="Tahoma" w:eastAsia="Tahoma" w:cs="Tahoma"/>
                <w:b/>
                <w:bCs/>
                <w:sz w:val="20"/>
                <w:szCs w:val="20"/>
              </w:rPr>
              <w:t>Description</w:t>
            </w:r>
            <w:r w:rsidRPr="00B91C87">
              <w:rPr>
                <w:rFonts w:ascii="Tahoma" w:hAnsi="Tahoma" w:eastAsia="Tahoma" w:cs="Tahoma"/>
                <w:sz w:val="20"/>
                <w:szCs w:val="20"/>
                <w:lang w:val="en-GB"/>
              </w:rPr>
              <w:t> </w:t>
            </w:r>
          </w:p>
        </w:tc>
        <w:tc>
          <w:tcPr>
            <w:tcW w:w="1701"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tcPr>
          <w:p w:rsidRPr="00B91C87" w:rsidR="002F5042" w:rsidP="00A1708A" w:rsidRDefault="002F5042" w14:paraId="67F5DFF6" w14:textId="77777777">
            <w:pPr>
              <w:rPr>
                <w:rFonts w:ascii="Tahoma" w:hAnsi="Tahoma" w:eastAsia="Tahoma" w:cs="Tahoma"/>
                <w:b/>
                <w:bCs/>
                <w:sz w:val="20"/>
                <w:szCs w:val="20"/>
              </w:rPr>
            </w:pPr>
            <w:r>
              <w:rPr>
                <w:rFonts w:ascii="Tahoma" w:hAnsi="Tahoma" w:eastAsia="Tahoma" w:cs="Tahoma"/>
                <w:b/>
                <w:bCs/>
                <w:sz w:val="20"/>
                <w:szCs w:val="20"/>
              </w:rPr>
              <w:t>Sample Value</w:t>
            </w:r>
          </w:p>
        </w:tc>
      </w:tr>
      <w:tr w:rsidR="002F5042" w:rsidTr="00A1708A" w14:paraId="3D59C514"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6A482C62" w:rsidR="002F5042" w:rsidP="00A1708A" w:rsidRDefault="002F5042" w14:paraId="621084D2" w14:textId="77777777">
            <w:pPr>
              <w:rPr>
                <w:rFonts w:ascii="Tahoma" w:hAnsi="Tahoma" w:eastAsia="Tahoma" w:cs="Tahoma"/>
                <w:sz w:val="20"/>
                <w:szCs w:val="20"/>
                <w:lang w:val="en-US"/>
              </w:rPr>
            </w:pPr>
            <w:proofErr w:type="spellStart"/>
            <w:r w:rsidRPr="74633B5D">
              <w:rPr>
                <w:rFonts w:ascii="Tahoma" w:hAnsi="Tahoma" w:eastAsia="Tahoma" w:cs="Tahoma"/>
                <w:sz w:val="20"/>
                <w:szCs w:val="20"/>
                <w:lang w:val="en-US"/>
              </w:rPr>
              <w:t>expiryDate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2EC46826" w14:textId="77777777">
            <w:pPr>
              <w:rPr>
                <w:rFonts w:ascii="Tahoma" w:hAnsi="Tahoma" w:eastAsia="Tahoma" w:cs="Tahoma"/>
                <w:sz w:val="20"/>
                <w:szCs w:val="20"/>
              </w:rPr>
            </w:pPr>
            <w:r w:rsidRPr="74633B5D">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3FDC36F2" w14:textId="77777777">
            <w:pPr>
              <w:rPr>
                <w:rFonts w:ascii="Tahoma" w:hAnsi="Tahoma" w:eastAsia="Tahoma" w:cs="Tahoma"/>
                <w:sz w:val="20"/>
                <w:szCs w:val="20"/>
              </w:rPr>
            </w:pPr>
            <w:r w:rsidRPr="74633B5D">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7E34C424" w14:textId="77777777">
            <w:r w:rsidRPr="74633B5D">
              <w:rPr>
                <w:rFonts w:ascii="Tahoma" w:hAnsi="Tahoma" w:eastAsia="Tahoma" w:cs="Tahoma"/>
                <w:sz w:val="20"/>
                <w:szCs w:val="20"/>
                <w:lang w:val="en-US"/>
              </w:rPr>
              <w:t xml:space="preserve">The date when the reservation expires. After </w:t>
            </w:r>
            <w:proofErr w:type="spellStart"/>
            <w:r w:rsidRPr="74633B5D">
              <w:rPr>
                <w:rFonts w:ascii="Tahoma" w:hAnsi="Tahoma" w:eastAsia="Tahoma" w:cs="Tahoma"/>
                <w:sz w:val="20"/>
                <w:szCs w:val="20"/>
                <w:lang w:val="en-US"/>
              </w:rPr>
              <w:t>prematching</w:t>
            </w:r>
            <w:proofErr w:type="spellEnd"/>
            <w:r w:rsidRPr="74633B5D">
              <w:rPr>
                <w:rFonts w:ascii="Tahoma" w:hAnsi="Tahoma" w:eastAsia="Tahoma" w:cs="Tahoma"/>
                <w:sz w:val="20"/>
                <w:szCs w:val="20"/>
                <w:lang w:val="en-US"/>
              </w:rPr>
              <w:t xml:space="preserve"> (associating SIM with MSISDN), the SIM is considered “reserved” but not “activated”. The sales team </w:t>
            </w:r>
            <w:proofErr w:type="gramStart"/>
            <w:r w:rsidRPr="74633B5D">
              <w:rPr>
                <w:rFonts w:ascii="Tahoma" w:hAnsi="Tahoma" w:eastAsia="Tahoma" w:cs="Tahoma"/>
                <w:sz w:val="20"/>
                <w:szCs w:val="20"/>
                <w:lang w:val="en-US"/>
              </w:rPr>
              <w:t>is able to</w:t>
            </w:r>
            <w:proofErr w:type="gramEnd"/>
            <w:r w:rsidRPr="74633B5D">
              <w:rPr>
                <w:rFonts w:ascii="Tahoma" w:hAnsi="Tahoma" w:eastAsia="Tahoma" w:cs="Tahoma"/>
                <w:sz w:val="20"/>
                <w:szCs w:val="20"/>
                <w:lang w:val="en-US"/>
              </w:rPr>
              <w:t xml:space="preserve"> set the duration of this selling period (can be days or months). If the SIM is not activated within this period, it will be considered expired, and the SIM will be reset to an available status.</w:t>
            </w:r>
          </w:p>
          <w:p w:rsidRPr="00B83C3A" w:rsidR="002F5042" w:rsidP="00A1708A" w:rsidRDefault="002F5042" w14:paraId="49559E4D" w14:textId="77777777">
            <w:pPr>
              <w:rPr>
                <w:rFonts w:ascii="Tahoma" w:hAnsi="Tahoma" w:eastAsia="Tahoma" w:cs="Tahoma"/>
                <w:sz w:val="20"/>
                <w:szCs w:val="20"/>
              </w:rPr>
            </w:pPr>
            <w:r w:rsidRPr="74633B5D">
              <w:rPr>
                <w:rFonts w:ascii="Tahoma" w:hAnsi="Tahoma" w:eastAsia="Tahoma" w:cs="Tahoma"/>
                <w:sz w:val="20"/>
                <w:szCs w:val="20"/>
                <w:lang w:val="en-US"/>
              </w:rPr>
              <w:t>RFC3339 Format: yyyy-MM-ddThh24:</w:t>
            </w:r>
            <w:proofErr w:type="gramStart"/>
            <w:r w:rsidRPr="74633B5D">
              <w:rPr>
                <w:rFonts w:ascii="Tahoma" w:hAnsi="Tahoma" w:eastAsia="Tahoma" w:cs="Tahoma"/>
                <w:sz w:val="20"/>
                <w:szCs w:val="20"/>
                <w:lang w:val="en-US"/>
              </w:rPr>
              <w:t>mi:ssZ</w:t>
            </w:r>
            <w:proofErr w:type="gramEnd"/>
          </w:p>
        </w:tc>
        <w:tc>
          <w:tcPr>
            <w:tcW w:w="1701" w:type="dxa"/>
            <w:tcBorders>
              <w:top w:val="single" w:color="000000" w:themeColor="text1" w:sz="6" w:space="0"/>
              <w:left w:val="nil"/>
              <w:bottom w:val="single" w:color="000000" w:themeColor="text1" w:sz="6" w:space="0"/>
              <w:right w:val="single" w:color="000000" w:themeColor="text1" w:sz="6" w:space="0"/>
            </w:tcBorders>
          </w:tcPr>
          <w:p w:rsidR="002F5042" w:rsidP="00A1708A" w:rsidRDefault="002F5042" w14:paraId="74A6C829" w14:textId="77777777">
            <w:pPr>
              <w:spacing w:line="240" w:lineRule="auto"/>
              <w:rPr>
                <w:rFonts w:ascii="Tahoma" w:hAnsi="Tahoma" w:eastAsia="Tahoma" w:cs="Tahoma"/>
                <w:sz w:val="20"/>
                <w:szCs w:val="20"/>
              </w:rPr>
            </w:pPr>
            <w:r w:rsidRPr="74633B5D">
              <w:rPr>
                <w:rFonts w:ascii="Tahoma" w:hAnsi="Tahoma" w:eastAsia="Tahoma" w:cs="Tahoma"/>
                <w:sz w:val="20"/>
                <w:szCs w:val="20"/>
              </w:rPr>
              <w:t>2020-06-18T17:24:53Z</w:t>
            </w:r>
          </w:p>
        </w:tc>
      </w:tr>
      <w:tr w:rsidR="002F5042" w:rsidTr="00A1708A" w14:paraId="2BB2DB04"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74633B5D" w:rsidR="002F5042" w:rsidP="00A1708A" w:rsidRDefault="002F5042" w14:paraId="37EA7798" w14:textId="77777777">
            <w:pPr>
              <w:rPr>
                <w:rFonts w:ascii="Tahoma" w:hAnsi="Tahoma" w:eastAsia="Tahoma" w:cs="Tahoma"/>
                <w:sz w:val="20"/>
                <w:szCs w:val="20"/>
                <w:lang w:val="en-US"/>
              </w:rPr>
            </w:pPr>
            <w:proofErr w:type="spellStart"/>
            <w:r w:rsidRPr="6A482C62">
              <w:rPr>
                <w:rFonts w:ascii="Tahoma" w:hAnsi="Tahoma" w:eastAsia="Tahoma" w:cs="Tahoma"/>
                <w:sz w:val="20"/>
                <w:szCs w:val="20"/>
                <w:lang w:val="en-US"/>
              </w:rPr>
              <w:t>paymentType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74633B5D" w:rsidR="002F5042" w:rsidP="00A1708A" w:rsidRDefault="002F5042" w14:paraId="38FAC834"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74633B5D" w:rsidR="002F5042" w:rsidP="00A1708A" w:rsidRDefault="002F5042" w14:paraId="07DF3F65" w14:textId="77777777">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1A8FCAA1" w14:textId="77777777">
            <w:pPr>
              <w:rPr>
                <w:rFonts w:ascii="Tahoma" w:hAnsi="Tahoma" w:eastAsia="Tahoma" w:cs="Tahoma"/>
                <w:sz w:val="20"/>
                <w:szCs w:val="20"/>
              </w:rPr>
            </w:pPr>
            <w:r w:rsidRPr="00B83C3A">
              <w:rPr>
                <w:rFonts w:ascii="Tahoma" w:hAnsi="Tahoma" w:eastAsia="Tahoma" w:cs="Tahoma"/>
                <w:sz w:val="20"/>
                <w:szCs w:val="20"/>
              </w:rPr>
              <w:t>Indicates whether the SIM is prepaid or postpaid.</w:t>
            </w:r>
          </w:p>
          <w:p w:rsidRPr="00B83C3A" w:rsidR="002F5042" w:rsidP="00A1708A" w:rsidRDefault="002F5042" w14:paraId="195D3A2A" w14:textId="77777777">
            <w:pPr>
              <w:rPr>
                <w:rFonts w:ascii="Tahoma" w:hAnsi="Tahoma" w:eastAsia="Tahoma" w:cs="Tahoma"/>
                <w:b/>
                <w:bCs/>
                <w:sz w:val="20"/>
                <w:szCs w:val="20"/>
                <w:lang w:val="en-US"/>
              </w:rPr>
            </w:pPr>
            <w:r w:rsidRPr="7F98CED1">
              <w:rPr>
                <w:rFonts w:ascii="Tahoma" w:hAnsi="Tahoma" w:eastAsia="Tahoma" w:cs="Tahoma"/>
                <w:b/>
                <w:bCs/>
                <w:sz w:val="20"/>
                <w:szCs w:val="20"/>
                <w:lang w:val="en-US"/>
              </w:rPr>
              <w:t>Possible values:</w:t>
            </w:r>
          </w:p>
          <w:p w:rsidR="002F5042" w:rsidP="00A1708A" w:rsidRDefault="002F5042" w14:paraId="288D0F29" w14:textId="77777777">
            <w:pPr>
              <w:rPr>
                <w:rFonts w:ascii="Tahoma" w:hAnsi="Tahoma" w:eastAsia="Tahoma" w:cs="Tahoma"/>
                <w:sz w:val="20"/>
                <w:szCs w:val="20"/>
              </w:rPr>
            </w:pPr>
            <w:r>
              <w:rPr>
                <w:rFonts w:ascii="Tahoma" w:hAnsi="Tahoma" w:eastAsia="Tahoma" w:cs="Tahoma"/>
                <w:sz w:val="20"/>
                <w:szCs w:val="20"/>
              </w:rPr>
              <w:t>• Pre-paid</w:t>
            </w:r>
          </w:p>
          <w:p w:rsidRPr="74633B5D" w:rsidR="002F5042" w:rsidP="00A1708A" w:rsidRDefault="002F5042" w14:paraId="468B70AF" w14:textId="77777777">
            <w:pPr>
              <w:rPr>
                <w:rFonts w:ascii="Aptos Narrow" w:hAnsi="Aptos Narrow" w:eastAsia="Aptos Narrow" w:cs="Aptos Narrow"/>
                <w:color w:val="242424"/>
                <w:lang w:val="en-US"/>
              </w:rPr>
            </w:pPr>
            <w:r>
              <w:rPr>
                <w:rFonts w:ascii="Tahoma" w:hAnsi="Tahoma" w:eastAsia="Tahoma" w:cs="Tahoma"/>
                <w:sz w:val="20"/>
                <w:szCs w:val="20"/>
              </w:rPr>
              <w:t>• Postpaid</w:t>
            </w:r>
          </w:p>
        </w:tc>
        <w:tc>
          <w:tcPr>
            <w:tcW w:w="1701" w:type="dxa"/>
            <w:tcBorders>
              <w:top w:val="single" w:color="000000" w:themeColor="text1" w:sz="6" w:space="0"/>
              <w:left w:val="nil"/>
              <w:bottom w:val="single" w:color="000000" w:themeColor="text1" w:sz="6" w:space="0"/>
              <w:right w:val="single" w:color="000000" w:themeColor="text1" w:sz="6" w:space="0"/>
            </w:tcBorders>
          </w:tcPr>
          <w:p w:rsidRPr="74633B5D" w:rsidR="002F5042" w:rsidP="00A1708A" w:rsidRDefault="002F5042" w14:paraId="6E6ECCC7" w14:textId="77777777">
            <w:pPr>
              <w:spacing w:line="240" w:lineRule="auto"/>
              <w:rPr>
                <w:rFonts w:ascii="Calibri" w:hAnsi="Calibri" w:cs="Calibri"/>
                <w:color w:val="000000" w:themeColor="text1"/>
                <w:lang w:val="en-GB"/>
              </w:rPr>
            </w:pPr>
            <w:r>
              <w:rPr>
                <w:rFonts w:ascii="Tahoma" w:hAnsi="Tahoma" w:eastAsia="Tahoma" w:cs="Tahoma"/>
                <w:sz w:val="20"/>
                <w:szCs w:val="20"/>
              </w:rPr>
              <w:t>Pre-paid</w:t>
            </w:r>
          </w:p>
        </w:tc>
      </w:tr>
      <w:tr w:rsidR="002F5042" w:rsidTr="00A1708A" w14:paraId="35619D65"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6A482C62" w:rsidR="002F5042" w:rsidP="00A1708A" w:rsidRDefault="002F5042" w14:paraId="0788F183"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prevSourceCode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2BA5E5E3"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16711141" w14:textId="77777777">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83C3A" w:rsidR="002F5042" w:rsidP="00A1708A" w:rsidRDefault="002F5042" w14:paraId="0AAFB1A6" w14:textId="77777777">
            <w:pPr>
              <w:rPr>
                <w:rFonts w:ascii="Tahoma" w:hAnsi="Tahoma" w:eastAsia="Tahoma" w:cs="Tahoma"/>
                <w:sz w:val="20"/>
                <w:szCs w:val="20"/>
              </w:rPr>
            </w:pPr>
            <w:r w:rsidRPr="7F98CED1">
              <w:rPr>
                <w:rFonts w:ascii="Tahoma" w:hAnsi="Tahoma" w:eastAsia="Tahoma" w:cs="Tahoma"/>
                <w:sz w:val="20"/>
                <w:szCs w:val="20"/>
                <w:lang w:val="en-US"/>
              </w:rPr>
              <w:t xml:space="preserve">The latest </w:t>
            </w:r>
            <w:proofErr w:type="spellStart"/>
            <w:r w:rsidRPr="7F98CED1">
              <w:rPr>
                <w:rFonts w:ascii="Tahoma" w:hAnsi="Tahoma" w:eastAsia="Tahoma" w:cs="Tahoma"/>
                <w:sz w:val="20"/>
                <w:szCs w:val="20"/>
                <w:lang w:val="en-US"/>
              </w:rPr>
              <w:t>sourceCode</w:t>
            </w:r>
            <w:proofErr w:type="spellEnd"/>
            <w:r w:rsidRPr="7F98CED1">
              <w:rPr>
                <w:rFonts w:ascii="Tahoma" w:hAnsi="Tahoma" w:eastAsia="Tahoma" w:cs="Tahoma"/>
                <w:sz w:val="20"/>
                <w:szCs w:val="20"/>
                <w:lang w:val="en-US"/>
              </w:rPr>
              <w:t xml:space="preserve">. Is set on </w:t>
            </w:r>
            <w:proofErr w:type="spellStart"/>
            <w:r w:rsidRPr="7F98CED1">
              <w:rPr>
                <w:rFonts w:ascii="Tahoma" w:hAnsi="Tahoma" w:eastAsia="Tahoma" w:cs="Tahoma"/>
                <w:sz w:val="20"/>
                <w:szCs w:val="20"/>
                <w:lang w:val="en-US"/>
              </w:rPr>
              <w:t>prematch</w:t>
            </w:r>
            <w:proofErr w:type="spellEnd"/>
            <w:r w:rsidRPr="7F98CED1">
              <w:rPr>
                <w:rFonts w:ascii="Tahoma" w:hAnsi="Tahoma" w:eastAsia="Tahoma" w:cs="Tahoma"/>
                <w:sz w:val="20"/>
                <w:szCs w:val="20"/>
                <w:lang w:val="en-US"/>
              </w:rPr>
              <w:t xml:space="preserve"> (depending on package).</w:t>
            </w:r>
          </w:p>
        </w:tc>
        <w:tc>
          <w:tcPr>
            <w:tcW w:w="1701" w:type="dxa"/>
            <w:tcBorders>
              <w:top w:val="single" w:color="000000" w:themeColor="text1" w:sz="6" w:space="0"/>
              <w:left w:val="nil"/>
              <w:bottom w:val="single" w:color="000000" w:themeColor="text1" w:sz="6" w:space="0"/>
              <w:right w:val="single" w:color="000000" w:themeColor="text1" w:sz="6" w:space="0"/>
            </w:tcBorders>
          </w:tcPr>
          <w:p w:rsidR="002F5042" w:rsidP="00A1708A" w:rsidRDefault="002F5042" w14:paraId="113EE847" w14:textId="77777777">
            <w:pPr>
              <w:spacing w:line="240" w:lineRule="auto"/>
              <w:rPr>
                <w:rFonts w:ascii="Tahoma" w:hAnsi="Tahoma" w:eastAsia="Tahoma" w:cs="Tahoma"/>
                <w:sz w:val="20"/>
                <w:szCs w:val="20"/>
              </w:rPr>
            </w:pPr>
            <w:r>
              <w:rPr>
                <w:rFonts w:ascii="Tahoma" w:hAnsi="Tahoma" w:eastAsia="Tahoma" w:cs="Tahoma"/>
                <w:sz w:val="20"/>
                <w:szCs w:val="20"/>
              </w:rPr>
              <w:t>S1</w:t>
            </w:r>
          </w:p>
        </w:tc>
      </w:tr>
      <w:tr w:rsidR="002F5042" w:rsidTr="00A1708A" w14:paraId="6995E21F"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6A482C62" w:rsidR="002F5042" w:rsidP="00A1708A" w:rsidRDefault="002F5042" w14:paraId="7CE00EF8"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prevUsageType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3AAB33C9"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54EE6AE1" w14:textId="77777777">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83C3A" w:rsidR="002F5042" w:rsidP="00A1708A" w:rsidRDefault="002F5042" w14:paraId="598710CE" w14:textId="77777777">
            <w:pPr>
              <w:rPr>
                <w:rFonts w:ascii="Tahoma" w:hAnsi="Tahoma" w:eastAsia="Tahoma" w:cs="Tahoma"/>
                <w:sz w:val="20"/>
                <w:szCs w:val="20"/>
              </w:rPr>
            </w:pPr>
            <w:r w:rsidRPr="7F98CED1">
              <w:rPr>
                <w:rFonts w:ascii="Tahoma" w:hAnsi="Tahoma" w:eastAsia="Tahoma" w:cs="Tahoma"/>
                <w:sz w:val="20"/>
                <w:szCs w:val="20"/>
                <w:lang w:val="en-US"/>
              </w:rPr>
              <w:t xml:space="preserve">The latest </w:t>
            </w:r>
            <w:proofErr w:type="spellStart"/>
            <w:r w:rsidRPr="7F98CED1">
              <w:rPr>
                <w:rFonts w:ascii="Tahoma" w:hAnsi="Tahoma" w:eastAsia="Tahoma" w:cs="Tahoma"/>
                <w:sz w:val="20"/>
                <w:szCs w:val="20"/>
                <w:lang w:val="en-US"/>
              </w:rPr>
              <w:t>usageType</w:t>
            </w:r>
            <w:proofErr w:type="spellEnd"/>
            <w:r w:rsidRPr="7F98CED1">
              <w:rPr>
                <w:rFonts w:ascii="Tahoma" w:hAnsi="Tahoma" w:eastAsia="Tahoma" w:cs="Tahoma"/>
                <w:sz w:val="20"/>
                <w:szCs w:val="20"/>
                <w:lang w:val="en-US"/>
              </w:rPr>
              <w:t xml:space="preserve">. User on MO such as during Perso SIM (may be IMSI </w:t>
            </w:r>
            <w:proofErr w:type="spellStart"/>
            <w:r w:rsidRPr="7F98CED1">
              <w:rPr>
                <w:rFonts w:ascii="Tahoma" w:hAnsi="Tahoma" w:eastAsia="Tahoma" w:cs="Tahoma"/>
                <w:sz w:val="20"/>
                <w:szCs w:val="20"/>
                <w:lang w:val="en-US"/>
              </w:rPr>
              <w:t>usageType</w:t>
            </w:r>
            <w:proofErr w:type="spellEnd"/>
            <w:r w:rsidRPr="7F98CED1">
              <w:rPr>
                <w:rFonts w:ascii="Tahoma" w:hAnsi="Tahoma" w:eastAsia="Tahoma" w:cs="Tahoma"/>
                <w:sz w:val="20"/>
                <w:szCs w:val="20"/>
                <w:lang w:val="en-US"/>
              </w:rPr>
              <w:t>).</w:t>
            </w:r>
          </w:p>
        </w:tc>
        <w:tc>
          <w:tcPr>
            <w:tcW w:w="1701" w:type="dxa"/>
            <w:tcBorders>
              <w:top w:val="single" w:color="000000" w:themeColor="text1" w:sz="6" w:space="0"/>
              <w:left w:val="nil"/>
              <w:bottom w:val="single" w:color="000000" w:themeColor="text1" w:sz="6" w:space="0"/>
              <w:right w:val="single" w:color="000000" w:themeColor="text1" w:sz="6" w:space="0"/>
            </w:tcBorders>
          </w:tcPr>
          <w:p w:rsidR="002F5042" w:rsidP="00A1708A" w:rsidRDefault="002F5042" w14:paraId="2D9C8B39" w14:textId="77777777">
            <w:pPr>
              <w:spacing w:line="240" w:lineRule="auto"/>
              <w:rPr>
                <w:rFonts w:ascii="Tahoma" w:hAnsi="Tahoma" w:eastAsia="Tahoma" w:cs="Tahoma"/>
                <w:sz w:val="20"/>
                <w:szCs w:val="20"/>
              </w:rPr>
            </w:pPr>
            <w:proofErr w:type="spellStart"/>
            <w:r w:rsidRPr="7F98CED1">
              <w:rPr>
                <w:rFonts w:ascii="Tahoma" w:hAnsi="Tahoma" w:eastAsia="Tahoma" w:cs="Tahoma"/>
                <w:sz w:val="20"/>
                <w:szCs w:val="20"/>
                <w:lang w:val="en-US"/>
              </w:rPr>
              <w:t>eSIM_Download</w:t>
            </w:r>
            <w:proofErr w:type="spellEnd"/>
          </w:p>
        </w:tc>
      </w:tr>
      <w:tr w:rsidR="002F5042" w:rsidTr="00A1708A" w14:paraId="6989BE0E"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002F5042" w:rsidP="00A1708A" w:rsidRDefault="002F5042" w14:paraId="3610A5FD" w14:textId="77777777">
            <w:pPr>
              <w:rPr>
                <w:rFonts w:ascii="Tahoma" w:hAnsi="Tahoma" w:eastAsia="Tahoma" w:cs="Tahoma"/>
                <w:sz w:val="20"/>
                <w:szCs w:val="20"/>
              </w:rPr>
            </w:pPr>
            <w:proofErr w:type="spellStart"/>
            <w:r w:rsidRPr="74633B5D">
              <w:rPr>
                <w:rFonts w:ascii="Tahoma" w:hAnsi="Tahoma" w:eastAsia="Tahoma" w:cs="Tahoma"/>
                <w:sz w:val="20"/>
                <w:szCs w:val="20"/>
                <w:lang w:val="en-US"/>
              </w:rPr>
              <w:t>reservedExpiry</w:t>
            </w:r>
            <w:proofErr w:type="spellEnd"/>
            <w:r w:rsidRPr="74633B5D">
              <w:rPr>
                <w:rFonts w:ascii="Tahoma" w:hAnsi="Tahoma" w:eastAsia="Tahoma" w:cs="Tahoma"/>
                <w:sz w:val="20"/>
                <w:szCs w:val="20"/>
              </w:rPr>
              <w:t>Date</w:t>
            </w:r>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02F5042" w:rsidP="00A1708A" w:rsidRDefault="002F5042" w14:paraId="37BCB5E0" w14:textId="77777777">
            <w:pPr>
              <w:rPr>
                <w:rFonts w:ascii="Tahoma" w:hAnsi="Tahoma" w:eastAsia="Tahoma" w:cs="Tahoma"/>
                <w:sz w:val="20"/>
                <w:szCs w:val="20"/>
              </w:rPr>
            </w:pPr>
            <w:r w:rsidRPr="74633B5D">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02F5042" w:rsidP="00A1708A" w:rsidRDefault="002F5042" w14:paraId="5D9A197B" w14:textId="77777777">
            <w:pPr>
              <w:rPr>
                <w:rFonts w:ascii="Tahoma" w:hAnsi="Tahoma" w:eastAsia="Tahoma" w:cs="Tahoma"/>
                <w:sz w:val="20"/>
                <w:szCs w:val="20"/>
              </w:rPr>
            </w:pPr>
            <w:r w:rsidRPr="74633B5D">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02F5042" w:rsidP="00A1708A" w:rsidRDefault="002F5042" w14:paraId="7BD06BFB" w14:textId="77777777">
            <w:r w:rsidRPr="74633B5D">
              <w:rPr>
                <w:rFonts w:ascii="Aptos Narrow" w:hAnsi="Aptos Narrow" w:eastAsia="Aptos Narrow" w:cs="Aptos Narrow"/>
                <w:color w:val="242424"/>
                <w:lang w:val="en-US"/>
              </w:rPr>
              <w:t xml:space="preserve">After SIM has been marked as "Reserved" in Perso stage, the SIM has until this date to be </w:t>
            </w:r>
            <w:proofErr w:type="spellStart"/>
            <w:r w:rsidRPr="74633B5D">
              <w:rPr>
                <w:rFonts w:ascii="Aptos Narrow" w:hAnsi="Aptos Narrow" w:eastAsia="Aptos Narrow" w:cs="Aptos Narrow"/>
                <w:color w:val="242424"/>
                <w:lang w:val="en-US"/>
              </w:rPr>
              <w:t>prematched</w:t>
            </w:r>
            <w:proofErr w:type="spellEnd"/>
            <w:r w:rsidRPr="74633B5D">
              <w:rPr>
                <w:rFonts w:ascii="Aptos Narrow" w:hAnsi="Aptos Narrow" w:eastAsia="Aptos Narrow" w:cs="Aptos Narrow"/>
                <w:color w:val="242424"/>
                <w:lang w:val="en-US"/>
              </w:rPr>
              <w:t xml:space="preserve">. If it is not </w:t>
            </w:r>
            <w:proofErr w:type="spellStart"/>
            <w:r w:rsidRPr="74633B5D">
              <w:rPr>
                <w:rFonts w:ascii="Aptos Narrow" w:hAnsi="Aptos Narrow" w:eastAsia="Aptos Narrow" w:cs="Aptos Narrow"/>
                <w:color w:val="242424"/>
                <w:lang w:val="en-US"/>
              </w:rPr>
              <w:t>prematched</w:t>
            </w:r>
            <w:proofErr w:type="spellEnd"/>
            <w:r w:rsidRPr="74633B5D">
              <w:rPr>
                <w:rFonts w:ascii="Aptos Narrow" w:hAnsi="Aptos Narrow" w:eastAsia="Aptos Narrow" w:cs="Aptos Narrow"/>
                <w:color w:val="242424"/>
                <w:lang w:val="en-US"/>
              </w:rPr>
              <w:t xml:space="preserve"> then the SIM will return to an available state after this date.</w:t>
            </w:r>
          </w:p>
        </w:tc>
        <w:tc>
          <w:tcPr>
            <w:tcW w:w="1701" w:type="dxa"/>
            <w:tcBorders>
              <w:top w:val="single" w:color="000000" w:themeColor="text1" w:sz="6" w:space="0"/>
              <w:left w:val="nil"/>
              <w:bottom w:val="single" w:color="000000" w:themeColor="text1" w:sz="6" w:space="0"/>
              <w:right w:val="single" w:color="000000" w:themeColor="text1" w:sz="6" w:space="0"/>
            </w:tcBorders>
          </w:tcPr>
          <w:p w:rsidR="002F5042" w:rsidP="00A1708A" w:rsidRDefault="002F5042" w14:paraId="05CB7665" w14:textId="77777777">
            <w:pPr>
              <w:spacing w:line="240" w:lineRule="auto"/>
              <w:rPr>
                <w:rFonts w:ascii="Tahoma" w:hAnsi="Tahoma" w:eastAsia="Tahoma" w:cs="Tahoma"/>
                <w:sz w:val="20"/>
                <w:szCs w:val="20"/>
              </w:rPr>
            </w:pPr>
            <w:r w:rsidRPr="74633B5D">
              <w:rPr>
                <w:rFonts w:ascii="Calibri" w:hAnsi="Calibri" w:cs="Calibri"/>
                <w:color w:val="000000" w:themeColor="text1"/>
                <w:lang w:val="en-GB"/>
              </w:rPr>
              <w:t>2020-06-18T17:24:53Z</w:t>
            </w:r>
          </w:p>
        </w:tc>
      </w:tr>
      <w:tr w:rsidRPr="006E5181" w:rsidR="002F5042" w:rsidTr="00A1708A" w14:paraId="67C3446D"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B91C87" w:rsidR="002F5042" w:rsidP="00A1708A" w:rsidRDefault="002F5042" w14:paraId="644D1638"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simType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2F5042" w:rsidP="00A1708A" w:rsidRDefault="002F5042" w14:paraId="7C5A5B33"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2F5042" w:rsidP="00A1708A" w:rsidRDefault="002F5042" w14:paraId="3169B335" w14:textId="77777777">
            <w:pPr>
              <w:rPr>
                <w:rFonts w:ascii="Tahoma" w:hAnsi="Tahoma" w:eastAsia="Tahoma" w:cs="Tahoma"/>
                <w:sz w:val="20"/>
                <w:szCs w:val="20"/>
              </w:rPr>
            </w:pPr>
            <w:r w:rsidRPr="00B91C87">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2F5042" w:rsidP="00A1708A" w:rsidRDefault="002F5042" w14:paraId="3F0CBF83" w14:textId="77777777">
            <w:pPr>
              <w:rPr>
                <w:rFonts w:ascii="Tahoma" w:hAnsi="Tahoma" w:eastAsia="Tahoma" w:cs="Tahoma"/>
                <w:sz w:val="20"/>
                <w:szCs w:val="20"/>
                <w:lang w:val="en-US"/>
              </w:rPr>
            </w:pPr>
            <w:r w:rsidRPr="7F98CED1">
              <w:rPr>
                <w:rFonts w:ascii="Tahoma" w:hAnsi="Tahoma" w:eastAsia="Tahoma" w:cs="Tahoma"/>
                <w:sz w:val="20"/>
                <w:szCs w:val="20"/>
                <w:lang w:val="en-US"/>
              </w:rPr>
              <w:t xml:space="preserve">The requested </w:t>
            </w:r>
            <w:proofErr w:type="spellStart"/>
            <w:r w:rsidRPr="7F98CED1">
              <w:rPr>
                <w:rFonts w:ascii="Tahoma" w:hAnsi="Tahoma" w:eastAsia="Tahoma" w:cs="Tahoma"/>
                <w:sz w:val="20"/>
                <w:szCs w:val="20"/>
                <w:lang w:val="en-US"/>
              </w:rPr>
              <w:t>simType</w:t>
            </w:r>
            <w:proofErr w:type="spellEnd"/>
          </w:p>
          <w:p w:rsidRPr="00B91C87" w:rsidR="002F5042" w:rsidP="00A1708A" w:rsidRDefault="002F5042" w14:paraId="671BD476" w14:textId="77777777">
            <w:pPr>
              <w:rPr>
                <w:rFonts w:ascii="Tahoma" w:hAnsi="Tahoma" w:eastAsia="Tahoma" w:cs="Tahoma"/>
                <w:b/>
                <w:bCs/>
                <w:sz w:val="20"/>
                <w:szCs w:val="20"/>
              </w:rPr>
            </w:pPr>
            <w:r w:rsidRPr="00B91C87">
              <w:rPr>
                <w:rFonts w:ascii="Tahoma" w:hAnsi="Tahoma" w:eastAsia="Tahoma" w:cs="Tahoma"/>
                <w:b/>
                <w:bCs/>
                <w:sz w:val="20"/>
                <w:szCs w:val="20"/>
              </w:rPr>
              <w:t xml:space="preserve">Example: </w:t>
            </w:r>
          </w:p>
          <w:p w:rsidRPr="00B91C87" w:rsidR="002F5042" w:rsidP="00A1708A" w:rsidRDefault="002F5042" w14:paraId="31B2A4D6" w14:textId="77777777">
            <w:pPr>
              <w:rPr>
                <w:rFonts w:ascii="Tahoma" w:hAnsi="Tahoma" w:eastAsia="Tahoma" w:cs="Tahoma"/>
                <w:sz w:val="20"/>
                <w:szCs w:val="20"/>
              </w:rPr>
            </w:pPr>
            <w:r w:rsidRPr="00B91C87">
              <w:rPr>
                <w:rFonts w:ascii="Tahoma" w:hAnsi="Tahoma" w:eastAsia="Tahoma" w:cs="Tahoma"/>
                <w:sz w:val="20"/>
                <w:szCs w:val="20"/>
              </w:rPr>
              <w:t>• Service</w:t>
            </w:r>
          </w:p>
          <w:p w:rsidRPr="00B91C87" w:rsidR="002F5042" w:rsidP="00A1708A" w:rsidRDefault="002F5042" w14:paraId="2D6A63C9" w14:textId="77777777">
            <w:pPr>
              <w:rPr>
                <w:rFonts w:ascii="Tahoma" w:hAnsi="Tahoma" w:eastAsia="Tahoma" w:cs="Tahoma"/>
                <w:sz w:val="20"/>
                <w:szCs w:val="20"/>
              </w:rPr>
            </w:pPr>
            <w:r w:rsidRPr="00B91C87">
              <w:rPr>
                <w:rFonts w:ascii="Tahoma" w:hAnsi="Tahoma" w:eastAsia="Tahoma" w:cs="Tahoma"/>
                <w:sz w:val="20"/>
                <w:szCs w:val="20"/>
              </w:rPr>
              <w:t>• Sales</w:t>
            </w:r>
          </w:p>
        </w:tc>
        <w:tc>
          <w:tcPr>
            <w:tcW w:w="1701" w:type="dxa"/>
            <w:tcBorders>
              <w:top w:val="single" w:color="000000" w:themeColor="text1" w:sz="6" w:space="0"/>
              <w:left w:val="nil"/>
              <w:bottom w:val="single" w:color="000000" w:themeColor="text1" w:sz="6" w:space="0"/>
              <w:right w:val="single" w:color="000000" w:themeColor="text1" w:sz="6" w:space="0"/>
            </w:tcBorders>
          </w:tcPr>
          <w:p w:rsidRPr="00B91C87" w:rsidR="002F5042" w:rsidP="00A1708A" w:rsidRDefault="002F5042" w14:paraId="6582D8C7" w14:textId="77777777">
            <w:pPr>
              <w:rPr>
                <w:rFonts w:ascii="Tahoma" w:hAnsi="Tahoma" w:eastAsia="Tahoma" w:cs="Tahoma"/>
                <w:sz w:val="20"/>
                <w:szCs w:val="20"/>
              </w:rPr>
            </w:pPr>
            <w:r>
              <w:rPr>
                <w:rFonts w:ascii="Tahoma" w:hAnsi="Tahoma" w:eastAsia="Tahoma" w:cs="Tahoma"/>
                <w:sz w:val="20"/>
                <w:szCs w:val="20"/>
              </w:rPr>
              <w:t>Sales</w:t>
            </w:r>
          </w:p>
        </w:tc>
      </w:tr>
      <w:tr w:rsidRPr="006E5181" w:rsidR="002F5042" w:rsidTr="00A1708A" w14:paraId="56E58630"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B91C87" w:rsidR="002F5042" w:rsidP="00A1708A" w:rsidRDefault="002F5042" w14:paraId="4924E649"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simProduct</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27A34C72"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2F5042" w:rsidP="00A1708A" w:rsidRDefault="002F5042" w14:paraId="3EB887A8" w14:textId="77777777">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4839147E" w14:textId="77777777">
            <w:pPr>
              <w:rPr>
                <w:rFonts w:ascii="Tahoma" w:hAnsi="Tahoma" w:eastAsia="Tahoma" w:cs="Tahoma"/>
                <w:sz w:val="20"/>
                <w:szCs w:val="20"/>
              </w:rPr>
            </w:pPr>
            <w:r w:rsidRPr="00B83C3A">
              <w:rPr>
                <w:rFonts w:ascii="Tahoma" w:hAnsi="Tahoma" w:eastAsia="Tahoma" w:cs="Tahoma"/>
                <w:sz w:val="20"/>
                <w:szCs w:val="20"/>
              </w:rPr>
              <w:t>A code describing the type of product. Each product is kept in different systems. Used for prepaid preparation.</w:t>
            </w:r>
            <w:r>
              <w:rPr>
                <w:rFonts w:ascii="Tahoma" w:hAnsi="Tahoma" w:eastAsia="Tahoma" w:cs="Tahoma"/>
                <w:sz w:val="20"/>
                <w:szCs w:val="20"/>
              </w:rPr>
              <w:t xml:space="preserve"> </w:t>
            </w:r>
          </w:p>
          <w:p w:rsidRPr="00B83C3A" w:rsidR="002F5042" w:rsidP="00A1708A" w:rsidRDefault="002F5042" w14:paraId="50D40528" w14:textId="77777777">
            <w:pPr>
              <w:rPr>
                <w:rFonts w:ascii="Tahoma" w:hAnsi="Tahoma" w:eastAsia="Tahoma" w:cs="Tahoma"/>
                <w:b/>
                <w:bCs/>
                <w:sz w:val="20"/>
                <w:szCs w:val="20"/>
              </w:rPr>
            </w:pPr>
            <w:r w:rsidRPr="00B83C3A">
              <w:rPr>
                <w:rFonts w:ascii="Tahoma" w:hAnsi="Tahoma" w:eastAsia="Tahoma" w:cs="Tahoma"/>
                <w:b/>
                <w:bCs/>
                <w:sz w:val="20"/>
                <w:szCs w:val="20"/>
              </w:rPr>
              <w:t>Sample Values:</w:t>
            </w:r>
          </w:p>
          <w:p w:rsidR="002F5042" w:rsidP="00A1708A" w:rsidRDefault="002F5042" w14:paraId="70D6B222" w14:textId="77777777">
            <w:pPr>
              <w:rPr>
                <w:rFonts w:ascii="Tahoma" w:hAnsi="Tahoma" w:eastAsia="Tahoma" w:cs="Tahoma"/>
                <w:sz w:val="20"/>
                <w:szCs w:val="20"/>
              </w:rPr>
            </w:pPr>
            <w:r>
              <w:rPr>
                <w:rFonts w:ascii="Tahoma" w:hAnsi="Tahoma" w:eastAsia="Tahoma" w:cs="Tahoma"/>
                <w:sz w:val="20"/>
                <w:szCs w:val="20"/>
              </w:rPr>
              <w:t>• 3PP (prepaid)</w:t>
            </w:r>
          </w:p>
          <w:p w:rsidR="002F5042" w:rsidP="00A1708A" w:rsidRDefault="002F5042" w14:paraId="777CC40D" w14:textId="77777777">
            <w:pPr>
              <w:rPr>
                <w:rFonts w:ascii="Tahoma" w:hAnsi="Tahoma" w:eastAsia="Tahoma" w:cs="Tahoma"/>
                <w:sz w:val="20"/>
                <w:szCs w:val="20"/>
              </w:rPr>
            </w:pPr>
            <w:r>
              <w:rPr>
                <w:rFonts w:ascii="Tahoma" w:hAnsi="Tahoma" w:eastAsia="Tahoma" w:cs="Tahoma"/>
                <w:sz w:val="20"/>
                <w:szCs w:val="20"/>
              </w:rPr>
              <w:t>• HYB (hybrid)</w:t>
            </w:r>
          </w:p>
          <w:p w:rsidRPr="00B91C87" w:rsidR="002F5042" w:rsidP="00A1708A" w:rsidRDefault="002F5042" w14:paraId="087A10C0" w14:textId="77777777">
            <w:pPr>
              <w:rPr>
                <w:rFonts w:ascii="Tahoma" w:hAnsi="Tahoma" w:eastAsia="Tahoma" w:cs="Tahoma"/>
                <w:sz w:val="20"/>
                <w:szCs w:val="20"/>
              </w:rPr>
            </w:pPr>
            <w:r>
              <w:rPr>
                <w:rFonts w:ascii="Tahoma" w:hAnsi="Tahoma" w:eastAsia="Tahoma" w:cs="Tahoma"/>
                <w:sz w:val="20"/>
                <w:szCs w:val="20"/>
              </w:rPr>
              <w:t>• 3PO (postpaid)</w:t>
            </w:r>
          </w:p>
        </w:tc>
        <w:tc>
          <w:tcPr>
            <w:tcW w:w="1701" w:type="dxa"/>
            <w:tcBorders>
              <w:top w:val="single" w:color="000000" w:themeColor="text1" w:sz="6" w:space="0"/>
              <w:left w:val="nil"/>
              <w:bottom w:val="single" w:color="000000" w:themeColor="text1" w:sz="6" w:space="0"/>
              <w:right w:val="single" w:color="000000" w:themeColor="text1" w:sz="6" w:space="0"/>
            </w:tcBorders>
          </w:tcPr>
          <w:p w:rsidRPr="00B83C3A" w:rsidR="002F5042" w:rsidP="00A1708A" w:rsidRDefault="002F5042" w14:paraId="4DE14A20" w14:textId="77777777">
            <w:pPr>
              <w:rPr>
                <w:rFonts w:ascii="Tahoma" w:hAnsi="Tahoma" w:eastAsia="Tahoma" w:cs="Tahoma"/>
                <w:sz w:val="20"/>
                <w:szCs w:val="20"/>
              </w:rPr>
            </w:pPr>
            <w:r>
              <w:rPr>
                <w:rFonts w:ascii="Tahoma" w:hAnsi="Tahoma" w:eastAsia="Tahoma" w:cs="Tahoma"/>
                <w:sz w:val="20"/>
                <w:szCs w:val="20"/>
              </w:rPr>
              <w:t>3PP</w:t>
            </w:r>
          </w:p>
        </w:tc>
      </w:tr>
      <w:tr w:rsidRPr="006E5181" w:rsidR="002F5042" w:rsidTr="00A1708A" w14:paraId="2EC0303E"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B91C87" w:rsidR="002F5042" w:rsidP="00A1708A" w:rsidRDefault="002F5042" w14:paraId="3E59D41A"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simCategory</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172ABC2B"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2F5042" w:rsidP="00A1708A" w:rsidRDefault="002F5042" w14:paraId="5D81857A" w14:textId="77777777">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2F5042" w:rsidP="00A1708A" w:rsidRDefault="002F5042" w14:paraId="4CEA7A94" w14:textId="77777777">
            <w:pPr>
              <w:rPr>
                <w:rFonts w:ascii="Tahoma" w:hAnsi="Tahoma" w:eastAsia="Tahoma" w:cs="Tahoma"/>
                <w:sz w:val="20"/>
                <w:szCs w:val="20"/>
                <w:lang w:val="en-US"/>
              </w:rPr>
            </w:pPr>
            <w:r w:rsidRPr="7F98CED1">
              <w:rPr>
                <w:rFonts w:ascii="Tahoma" w:hAnsi="Tahoma" w:eastAsia="Tahoma" w:cs="Tahoma"/>
                <w:sz w:val="20"/>
                <w:szCs w:val="20"/>
                <w:lang w:val="en-US"/>
              </w:rPr>
              <w:t xml:space="preserve">A value generated by the sim system to identify characteristics of the SIM. e.g. C31P04. Includes </w:t>
            </w:r>
            <w:proofErr w:type="spellStart"/>
            <w:r w:rsidRPr="7F98CED1">
              <w:rPr>
                <w:rFonts w:ascii="Tahoma" w:hAnsi="Tahoma" w:eastAsia="Tahoma" w:cs="Tahoma"/>
                <w:sz w:val="20"/>
                <w:szCs w:val="20"/>
                <w:lang w:val="en-US"/>
              </w:rPr>
              <w:t>simProduct</w:t>
            </w:r>
            <w:proofErr w:type="spellEnd"/>
            <w:r w:rsidRPr="7F98CED1">
              <w:rPr>
                <w:rFonts w:ascii="Tahoma" w:hAnsi="Tahoma" w:eastAsia="Tahoma" w:cs="Tahoma"/>
                <w:sz w:val="20"/>
                <w:szCs w:val="20"/>
                <w:lang w:val="en-US"/>
              </w:rPr>
              <w:t xml:space="preserve">, </w:t>
            </w:r>
            <w:proofErr w:type="spellStart"/>
            <w:r w:rsidRPr="7F98CED1">
              <w:rPr>
                <w:rFonts w:ascii="Tahoma" w:hAnsi="Tahoma" w:eastAsia="Tahoma" w:cs="Tahoma"/>
                <w:sz w:val="20"/>
                <w:szCs w:val="20"/>
                <w:lang w:val="en-US"/>
              </w:rPr>
              <w:t>regionCode</w:t>
            </w:r>
            <w:proofErr w:type="spellEnd"/>
            <w:r w:rsidRPr="7F98CED1">
              <w:rPr>
                <w:rFonts w:ascii="Tahoma" w:hAnsi="Tahoma" w:eastAsia="Tahoma" w:cs="Tahoma"/>
                <w:sz w:val="20"/>
                <w:szCs w:val="20"/>
                <w:lang w:val="en-US"/>
              </w:rPr>
              <w:t xml:space="preserve"> and other characteristics. Currently contains 490 possible values ranging from B103 to XU41.</w:t>
            </w:r>
          </w:p>
        </w:tc>
        <w:tc>
          <w:tcPr>
            <w:tcW w:w="1701" w:type="dxa"/>
            <w:tcBorders>
              <w:top w:val="single" w:color="000000" w:themeColor="text1" w:sz="6" w:space="0"/>
              <w:left w:val="nil"/>
              <w:bottom w:val="single" w:color="000000" w:themeColor="text1" w:sz="6" w:space="0"/>
              <w:right w:val="single" w:color="000000" w:themeColor="text1" w:sz="6" w:space="0"/>
            </w:tcBorders>
          </w:tcPr>
          <w:p w:rsidRPr="00B83C3A" w:rsidR="002F5042" w:rsidP="00A1708A" w:rsidRDefault="002F5042" w14:paraId="5A6D50C3" w14:textId="77777777">
            <w:pPr>
              <w:rPr>
                <w:rFonts w:ascii="Tahoma" w:hAnsi="Tahoma" w:eastAsia="Tahoma" w:cs="Tahoma"/>
                <w:sz w:val="20"/>
                <w:szCs w:val="20"/>
              </w:rPr>
            </w:pPr>
            <w:r>
              <w:rPr>
                <w:rFonts w:ascii="Tahoma" w:hAnsi="Tahoma" w:eastAsia="Tahoma" w:cs="Tahoma"/>
                <w:sz w:val="20"/>
                <w:szCs w:val="20"/>
              </w:rPr>
              <w:t>C31P04</w:t>
            </w:r>
          </w:p>
        </w:tc>
      </w:tr>
      <w:tr w:rsidRPr="006E5181" w:rsidR="002F5042" w:rsidTr="00A1708A" w14:paraId="0AD5A733"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7F98CED1" w:rsidR="002F5042" w:rsidP="00A1708A" w:rsidRDefault="002F5042" w14:paraId="1E07877A"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sourceCode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21E51BB4"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6D648DB2" w14:textId="77777777">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83C3A" w:rsidR="002F5042" w:rsidP="00A1708A" w:rsidRDefault="002F5042" w14:paraId="459CE68A" w14:textId="77777777">
            <w:pPr>
              <w:rPr>
                <w:rFonts w:ascii="Tahoma" w:hAnsi="Tahoma" w:eastAsia="Tahoma" w:cs="Tahoma"/>
                <w:sz w:val="20"/>
                <w:szCs w:val="20"/>
              </w:rPr>
            </w:pPr>
            <w:r w:rsidRPr="00B83C3A">
              <w:rPr>
                <w:rFonts w:ascii="Tahoma" w:hAnsi="Tahoma" w:eastAsia="Tahoma" w:cs="Tahoma"/>
                <w:sz w:val="20"/>
                <w:szCs w:val="20"/>
                <w:lang w:val="en-US"/>
              </w:rPr>
              <w:t xml:space="preserve">A category of SIMs and numbers. Currently there are only two values: S1=Mass, T1=Test. This is used during </w:t>
            </w:r>
            <w:proofErr w:type="spellStart"/>
            <w:r w:rsidRPr="00B83C3A">
              <w:rPr>
                <w:rFonts w:ascii="Tahoma" w:hAnsi="Tahoma" w:eastAsia="Tahoma" w:cs="Tahoma"/>
                <w:sz w:val="20"/>
                <w:szCs w:val="20"/>
                <w:lang w:val="en-US"/>
              </w:rPr>
              <w:t>prematching</w:t>
            </w:r>
            <w:proofErr w:type="spellEnd"/>
            <w:r w:rsidRPr="00B83C3A">
              <w:rPr>
                <w:rFonts w:ascii="Tahoma" w:hAnsi="Tahoma" w:eastAsia="Tahoma" w:cs="Tahoma"/>
                <w:sz w:val="20"/>
                <w:szCs w:val="20"/>
                <w:lang w:val="en-US"/>
              </w:rPr>
              <w:t xml:space="preserve"> a SIM to a package. For example, test SIMs must be </w:t>
            </w:r>
            <w:proofErr w:type="spellStart"/>
            <w:r w:rsidRPr="00B83C3A">
              <w:rPr>
                <w:rFonts w:ascii="Tahoma" w:hAnsi="Tahoma" w:eastAsia="Tahoma" w:cs="Tahoma"/>
                <w:sz w:val="20"/>
                <w:szCs w:val="20"/>
                <w:lang w:val="en-US"/>
              </w:rPr>
              <w:t>prematched</w:t>
            </w:r>
            <w:proofErr w:type="spellEnd"/>
            <w:r w:rsidRPr="00B83C3A">
              <w:rPr>
                <w:rFonts w:ascii="Tahoma" w:hAnsi="Tahoma" w:eastAsia="Tahoma" w:cs="Tahoma"/>
                <w:sz w:val="20"/>
                <w:szCs w:val="20"/>
                <w:lang w:val="en-US"/>
              </w:rPr>
              <w:t xml:space="preserve"> with T1 SIMs and T1 numbers.</w:t>
            </w:r>
          </w:p>
        </w:tc>
        <w:tc>
          <w:tcPr>
            <w:tcW w:w="1701" w:type="dxa"/>
            <w:tcBorders>
              <w:top w:val="single" w:color="000000" w:themeColor="text1" w:sz="6" w:space="0"/>
              <w:left w:val="nil"/>
              <w:bottom w:val="single" w:color="000000" w:themeColor="text1" w:sz="6" w:space="0"/>
              <w:right w:val="single" w:color="000000" w:themeColor="text1" w:sz="6" w:space="0"/>
            </w:tcBorders>
          </w:tcPr>
          <w:p w:rsidRPr="7F98CED1" w:rsidR="002F5042" w:rsidP="00A1708A" w:rsidRDefault="002F5042" w14:paraId="2F452628" w14:textId="77777777">
            <w:pPr>
              <w:rPr>
                <w:rFonts w:ascii="Tahoma" w:hAnsi="Tahoma" w:eastAsia="Tahoma" w:cs="Tahoma"/>
                <w:sz w:val="20"/>
                <w:szCs w:val="20"/>
                <w:lang w:val="en-US"/>
              </w:rPr>
            </w:pPr>
            <w:r>
              <w:rPr>
                <w:rFonts w:ascii="Tahoma" w:hAnsi="Tahoma" w:eastAsia="Tahoma" w:cs="Tahoma"/>
                <w:sz w:val="20"/>
                <w:szCs w:val="20"/>
                <w:lang w:val="en-US"/>
              </w:rPr>
              <w:t>S1</w:t>
            </w:r>
          </w:p>
        </w:tc>
      </w:tr>
      <w:tr w:rsidRPr="006E5181" w:rsidR="002F5042" w:rsidTr="00A1708A" w14:paraId="65468B29"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002F5042" w:rsidP="00A1708A" w:rsidRDefault="002F5042" w14:paraId="417BFAC3"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usageType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4C4FDD43"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2EE825B0" w14:textId="77777777">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1AFA9C51" w14:textId="77777777">
            <w:pPr>
              <w:rPr>
                <w:rFonts w:ascii="Tahoma" w:hAnsi="Tahoma" w:eastAsia="Tahoma" w:cs="Tahoma"/>
                <w:sz w:val="20"/>
                <w:szCs w:val="20"/>
              </w:rPr>
            </w:pPr>
            <w:r w:rsidRPr="00B83C3A">
              <w:rPr>
                <w:rFonts w:ascii="Tahoma" w:hAnsi="Tahoma" w:eastAsia="Tahoma" w:cs="Tahoma"/>
                <w:sz w:val="20"/>
                <w:szCs w:val="20"/>
              </w:rPr>
              <w:t>A marketing defined value for what the SIM will be used for. List of values changes depending on marketing team.</w:t>
            </w:r>
            <w:r>
              <w:rPr>
                <w:rFonts w:ascii="Tahoma" w:hAnsi="Tahoma" w:eastAsia="Tahoma" w:cs="Tahoma"/>
                <w:sz w:val="20"/>
                <w:szCs w:val="20"/>
              </w:rPr>
              <w:t xml:space="preserve"> </w:t>
            </w:r>
          </w:p>
          <w:p w:rsidRPr="00B83C3A" w:rsidR="002F5042" w:rsidP="00A1708A" w:rsidRDefault="002F5042" w14:paraId="1B4B9EED" w14:textId="77777777">
            <w:pPr>
              <w:rPr>
                <w:rFonts w:ascii="Tahoma" w:hAnsi="Tahoma" w:eastAsia="Tahoma" w:cs="Tahoma"/>
                <w:b/>
                <w:bCs/>
                <w:sz w:val="20"/>
                <w:szCs w:val="20"/>
                <w:lang w:val="en-US"/>
              </w:rPr>
            </w:pPr>
            <w:r w:rsidRPr="7F98CED1">
              <w:rPr>
                <w:rFonts w:ascii="Tahoma" w:hAnsi="Tahoma" w:eastAsia="Tahoma" w:cs="Tahoma"/>
                <w:b/>
                <w:bCs/>
                <w:sz w:val="20"/>
                <w:szCs w:val="20"/>
                <w:lang w:val="en-US"/>
              </w:rPr>
              <w:t>Sample values (not enumerated):</w:t>
            </w:r>
          </w:p>
          <w:p w:rsidRPr="00B83C3A" w:rsidR="002F5042" w:rsidP="00A1708A" w:rsidRDefault="002F5042" w14:paraId="3F1CB939" w14:textId="77777777">
            <w:pPr>
              <w:rPr>
                <w:rFonts w:ascii="Tahoma" w:hAnsi="Tahoma" w:eastAsia="Tahoma" w:cs="Tahoma"/>
                <w:sz w:val="20"/>
                <w:szCs w:val="20"/>
              </w:rPr>
            </w:pPr>
            <w:r w:rsidRPr="00B83C3A">
              <w:rPr>
                <w:rFonts w:ascii="Tahoma" w:hAnsi="Tahoma" w:eastAsia="Tahoma" w:cs="Tahoma"/>
                <w:sz w:val="20"/>
                <w:szCs w:val="20"/>
              </w:rPr>
              <w:t>•SIM2Fly3G_eSIM_Download_V2</w:t>
            </w:r>
          </w:p>
          <w:p w:rsidRPr="00B83C3A" w:rsidR="002F5042" w:rsidP="00A1708A" w:rsidRDefault="002F5042" w14:paraId="4BFA925A" w14:textId="77777777">
            <w:pPr>
              <w:rPr>
                <w:rFonts w:ascii="Tahoma" w:hAnsi="Tahoma" w:eastAsia="Tahoma" w:cs="Tahoma"/>
                <w:sz w:val="20"/>
                <w:szCs w:val="20"/>
                <w:lang w:val="en-US"/>
              </w:rPr>
            </w:pPr>
            <w:r w:rsidRPr="7F98CED1">
              <w:rPr>
                <w:rFonts w:ascii="Tahoma" w:hAnsi="Tahoma" w:eastAsia="Tahoma" w:cs="Tahoma"/>
                <w:sz w:val="20"/>
                <w:szCs w:val="20"/>
                <w:lang w:val="en-US"/>
              </w:rPr>
              <w:t>•</w:t>
            </w:r>
            <w:proofErr w:type="spellStart"/>
            <w:r w:rsidRPr="7F98CED1">
              <w:rPr>
                <w:rFonts w:ascii="Tahoma" w:hAnsi="Tahoma" w:eastAsia="Tahoma" w:cs="Tahoma"/>
                <w:sz w:val="20"/>
                <w:szCs w:val="20"/>
                <w:lang w:val="en-US"/>
              </w:rPr>
              <w:t>eSIM_Download_DYM</w:t>
            </w:r>
            <w:proofErr w:type="spellEnd"/>
          </w:p>
          <w:p w:rsidRPr="00B83C3A" w:rsidR="002F5042" w:rsidP="00A1708A" w:rsidRDefault="002F5042" w14:paraId="66CD6DF2" w14:textId="77777777">
            <w:pPr>
              <w:rPr>
                <w:rFonts w:ascii="Tahoma" w:hAnsi="Tahoma" w:eastAsia="Tahoma" w:cs="Tahoma"/>
                <w:sz w:val="20"/>
                <w:szCs w:val="20"/>
              </w:rPr>
            </w:pPr>
            <w:r w:rsidRPr="00B83C3A">
              <w:rPr>
                <w:rFonts w:ascii="Tahoma" w:hAnsi="Tahoma" w:eastAsia="Tahoma" w:cs="Tahoma"/>
                <w:sz w:val="20"/>
                <w:szCs w:val="20"/>
              </w:rPr>
              <w:t>•eSIM_Download_V2</w:t>
            </w:r>
          </w:p>
          <w:p w:rsidRPr="00B83C3A" w:rsidR="002F5042" w:rsidP="00A1708A" w:rsidRDefault="002F5042" w14:paraId="71FFC24A" w14:textId="77777777">
            <w:pPr>
              <w:rPr>
                <w:rFonts w:ascii="Tahoma" w:hAnsi="Tahoma" w:eastAsia="Tahoma" w:cs="Tahoma"/>
                <w:sz w:val="20"/>
                <w:szCs w:val="20"/>
                <w:lang w:val="en-US"/>
              </w:rPr>
            </w:pPr>
            <w:r w:rsidRPr="7F98CED1">
              <w:rPr>
                <w:rFonts w:ascii="Tahoma" w:hAnsi="Tahoma" w:eastAsia="Tahoma" w:cs="Tahoma"/>
                <w:sz w:val="20"/>
                <w:szCs w:val="20"/>
                <w:lang w:val="en-US"/>
              </w:rPr>
              <w:t>•</w:t>
            </w:r>
            <w:proofErr w:type="spellStart"/>
            <w:r w:rsidRPr="7F98CED1">
              <w:rPr>
                <w:rFonts w:ascii="Tahoma" w:hAnsi="Tahoma" w:eastAsia="Tahoma" w:cs="Tahoma"/>
                <w:sz w:val="20"/>
                <w:szCs w:val="20"/>
                <w:lang w:val="en-US"/>
              </w:rPr>
              <w:t>eSIM_Download</w:t>
            </w:r>
            <w:proofErr w:type="spellEnd"/>
          </w:p>
          <w:p w:rsidRPr="00B83C3A" w:rsidR="002F5042" w:rsidP="00A1708A" w:rsidRDefault="002F5042" w14:paraId="7BCD87DE" w14:textId="77777777">
            <w:pPr>
              <w:rPr>
                <w:rFonts w:ascii="Tahoma" w:hAnsi="Tahoma" w:eastAsia="Tahoma" w:cs="Tahoma"/>
                <w:sz w:val="20"/>
                <w:szCs w:val="20"/>
              </w:rPr>
            </w:pPr>
            <w:r w:rsidRPr="00B83C3A">
              <w:rPr>
                <w:rFonts w:ascii="Tahoma" w:hAnsi="Tahoma" w:eastAsia="Tahoma" w:cs="Tahoma"/>
                <w:sz w:val="20"/>
                <w:szCs w:val="20"/>
              </w:rPr>
              <w:t>•SIM2Fly3G_G2_eSIM_Download</w:t>
            </w:r>
          </w:p>
          <w:p w:rsidRPr="00B83C3A" w:rsidR="002F5042" w:rsidP="00A1708A" w:rsidRDefault="002F5042" w14:paraId="16E23A93" w14:textId="77777777">
            <w:pPr>
              <w:rPr>
                <w:rFonts w:ascii="Tahoma" w:hAnsi="Tahoma" w:eastAsia="Tahoma" w:cs="Tahoma"/>
                <w:sz w:val="20"/>
                <w:szCs w:val="20"/>
              </w:rPr>
            </w:pPr>
            <w:r w:rsidRPr="00B83C3A">
              <w:rPr>
                <w:rFonts w:ascii="Tahoma" w:hAnsi="Tahoma" w:eastAsia="Tahoma" w:cs="Tahoma"/>
                <w:sz w:val="20"/>
                <w:szCs w:val="20"/>
              </w:rPr>
              <w:t>•DownloadSIM_V2</w:t>
            </w:r>
          </w:p>
          <w:p w:rsidR="002F5042" w:rsidP="00A1708A" w:rsidRDefault="002F5042" w14:paraId="7FEDD4AB" w14:textId="77777777">
            <w:pPr>
              <w:rPr>
                <w:rFonts w:ascii="Tahoma" w:hAnsi="Tahoma" w:eastAsia="Tahoma" w:cs="Tahoma"/>
                <w:sz w:val="20"/>
                <w:szCs w:val="20"/>
              </w:rPr>
            </w:pPr>
            <w:r w:rsidRPr="00B83C3A">
              <w:rPr>
                <w:rFonts w:ascii="Tahoma" w:hAnsi="Tahoma" w:eastAsia="Tahoma" w:cs="Tahoma"/>
                <w:sz w:val="20"/>
                <w:szCs w:val="20"/>
              </w:rPr>
              <w:t>•SIM2Fly3G_eSIM_Download</w:t>
            </w:r>
          </w:p>
        </w:tc>
        <w:tc>
          <w:tcPr>
            <w:tcW w:w="1701" w:type="dxa"/>
            <w:tcBorders>
              <w:top w:val="single" w:color="000000" w:themeColor="text1" w:sz="6" w:space="0"/>
              <w:left w:val="nil"/>
              <w:bottom w:val="single" w:color="000000" w:themeColor="text1" w:sz="6" w:space="0"/>
              <w:right w:val="single" w:color="000000" w:themeColor="text1" w:sz="6" w:space="0"/>
            </w:tcBorders>
          </w:tcPr>
          <w:p w:rsidRPr="00B83C3A" w:rsidR="002F5042" w:rsidP="00A1708A" w:rsidRDefault="002F5042" w14:paraId="620497F5"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eSIM_Download</w:t>
            </w:r>
            <w:proofErr w:type="spellEnd"/>
          </w:p>
        </w:tc>
      </w:tr>
    </w:tbl>
    <w:p w:rsidR="00AD02A5" w:rsidP="00AD02A5" w:rsidRDefault="00AD02A5" w14:paraId="22D6E223" w14:textId="77777777">
      <w:pPr>
        <w:rPr>
          <w:b/>
        </w:rPr>
      </w:pPr>
    </w:p>
    <w:p w:rsidR="00AD02A5" w:rsidP="00AD02A5" w:rsidRDefault="00123C88" w14:paraId="28AE2F2F" w14:textId="49B3C8AD">
      <w:pPr>
        <w:pStyle w:val="Heading4"/>
      </w:pPr>
      <w:r>
        <w:t>Request</w:t>
      </w:r>
      <w:r w:rsidRPr="00FD59D8" w:rsidR="00AD02A5">
        <w:t xml:space="preserve"> Example:</w:t>
      </w:r>
    </w:p>
    <w:p w:rsidRPr="000F7976" w:rsidR="00123C88" w:rsidP="00123C88" w:rsidRDefault="00123C88" w14:paraId="06083B5E" w14:textId="158888DF">
      <w:pPr>
        <w:shd w:val="clear" w:color="auto" w:fill="E2DFCC"/>
        <w:rPr>
          <w:rFonts w:ascii="Calibri" w:hAnsi="Calibri" w:cs="Calibri"/>
          <w:color w:val="000000"/>
          <w:szCs w:val="20"/>
          <w:lang w:val="en-GB"/>
        </w:rPr>
      </w:pPr>
      <w:r w:rsidRPr="000F7976">
        <w:rPr>
          <w:rFonts w:ascii="Calibri" w:hAnsi="Calibri" w:cs="Calibri"/>
          <w:color w:val="000000"/>
          <w:szCs w:val="20"/>
          <w:lang w:val="en-GB"/>
        </w:rPr>
        <w:t>{</w:t>
      </w:r>
    </w:p>
    <w:p w:rsidRPr="000F7976" w:rsidR="00123C88" w:rsidP="00123C88" w:rsidRDefault="00123C88" w14:paraId="04DA4B83"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expiryDate</w:t>
      </w:r>
      <w:proofErr w:type="spellEnd"/>
      <w:r w:rsidRPr="000F7976">
        <w:rPr>
          <w:rFonts w:ascii="Calibri" w:hAnsi="Calibri" w:cs="Calibri"/>
          <w:color w:val="000000"/>
          <w:szCs w:val="20"/>
          <w:lang w:val="en-GB"/>
        </w:rPr>
        <w:t>": "</w:t>
      </w:r>
      <w:r w:rsidRPr="000F7976">
        <w:t xml:space="preserve"> </w:t>
      </w:r>
      <w:r w:rsidRPr="000F7976">
        <w:rPr>
          <w:rFonts w:ascii="Calibri" w:hAnsi="Calibri" w:cs="Calibri"/>
          <w:color w:val="000000"/>
          <w:szCs w:val="20"/>
          <w:lang w:val="en-GB"/>
        </w:rPr>
        <w:t>2025-06-30</w:t>
      </w:r>
      <w:r>
        <w:rPr>
          <w:rFonts w:ascii="Calibri" w:hAnsi="Calibri" w:cs="Calibri"/>
          <w:color w:val="000000"/>
          <w:szCs w:val="20"/>
          <w:lang w:val="en-GB"/>
        </w:rPr>
        <w:t>T</w:t>
      </w:r>
      <w:r w:rsidRPr="000F7976">
        <w:rPr>
          <w:rFonts w:ascii="Calibri" w:hAnsi="Calibri" w:cs="Calibri"/>
          <w:color w:val="000000"/>
          <w:szCs w:val="20"/>
          <w:lang w:val="en-GB"/>
        </w:rPr>
        <w:t>16:59:59.000</w:t>
      </w:r>
      <w:r>
        <w:rPr>
          <w:rFonts w:ascii="Calibri" w:hAnsi="Calibri" w:cs="Calibri"/>
          <w:color w:val="000000"/>
          <w:szCs w:val="20"/>
          <w:lang w:val="en-GB"/>
        </w:rPr>
        <w:t>Z</w:t>
      </w:r>
      <w:r w:rsidRPr="000F7976">
        <w:rPr>
          <w:rFonts w:ascii="Calibri" w:hAnsi="Calibri" w:cs="Calibri"/>
          <w:color w:val="000000"/>
          <w:szCs w:val="20"/>
          <w:lang w:val="en-GB"/>
        </w:rPr>
        <w:t>",</w:t>
      </w:r>
    </w:p>
    <w:p w:rsidRPr="000F7976" w:rsidR="00123C88" w:rsidP="00123C88" w:rsidRDefault="00123C88" w14:paraId="458F8335"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paymentType</w:t>
      </w:r>
      <w:proofErr w:type="spellEnd"/>
      <w:r w:rsidRPr="000F7976">
        <w:rPr>
          <w:rFonts w:ascii="Calibri" w:hAnsi="Calibri" w:cs="Calibri"/>
          <w:color w:val="000000"/>
          <w:szCs w:val="20"/>
          <w:lang w:val="en-GB"/>
        </w:rPr>
        <w:t>": "Post-paid",</w:t>
      </w:r>
    </w:p>
    <w:p w:rsidRPr="000F7976" w:rsidR="00123C88" w:rsidP="00123C88" w:rsidRDefault="00123C88" w14:paraId="2DA95EF3"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prevSourceCode</w:t>
      </w:r>
      <w:proofErr w:type="spellEnd"/>
      <w:r w:rsidRPr="000F7976">
        <w:rPr>
          <w:rFonts w:ascii="Calibri" w:hAnsi="Calibri" w:cs="Calibri"/>
          <w:color w:val="000000"/>
          <w:szCs w:val="20"/>
          <w:lang w:val="en-GB"/>
        </w:rPr>
        <w:t>": "3CX03",</w:t>
      </w:r>
    </w:p>
    <w:p w:rsidRPr="000F7976" w:rsidR="00123C88" w:rsidP="00123C88" w:rsidRDefault="00123C88" w14:paraId="55AC49D2"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prevUsageType</w:t>
      </w:r>
      <w:proofErr w:type="spellEnd"/>
      <w:r w:rsidRPr="000F7976">
        <w:rPr>
          <w:rFonts w:ascii="Calibri" w:hAnsi="Calibri" w:cs="Calibri"/>
          <w:color w:val="000000"/>
          <w:szCs w:val="20"/>
          <w:lang w:val="en-GB"/>
        </w:rPr>
        <w:t>": "</w:t>
      </w:r>
      <w:proofErr w:type="spellStart"/>
      <w:r w:rsidRPr="000F7976">
        <w:rPr>
          <w:rFonts w:ascii="Calibri" w:hAnsi="Calibri" w:cs="Calibri"/>
          <w:color w:val="000000"/>
          <w:szCs w:val="20"/>
          <w:lang w:val="en-GB"/>
        </w:rPr>
        <w:t>eSIM_Download_DYM</w:t>
      </w:r>
      <w:proofErr w:type="spellEnd"/>
      <w:r w:rsidRPr="000F7976">
        <w:rPr>
          <w:rFonts w:ascii="Calibri" w:hAnsi="Calibri" w:cs="Calibri"/>
          <w:color w:val="000000"/>
          <w:szCs w:val="20"/>
          <w:lang w:val="en-GB"/>
        </w:rPr>
        <w:t>",</w:t>
      </w:r>
    </w:p>
    <w:p w:rsidRPr="000F7976" w:rsidR="00123C88" w:rsidP="00123C88" w:rsidRDefault="00123C88" w14:paraId="4D98EA4F"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reservedExpiryDate</w:t>
      </w:r>
      <w:proofErr w:type="spellEnd"/>
      <w:r w:rsidRPr="000F7976">
        <w:rPr>
          <w:rFonts w:ascii="Calibri" w:hAnsi="Calibri" w:cs="Calibri"/>
          <w:color w:val="000000"/>
          <w:szCs w:val="20"/>
          <w:lang w:val="en-GB"/>
        </w:rPr>
        <w:t>": "2020-06-18T17:24:53Z",</w:t>
      </w:r>
    </w:p>
    <w:p w:rsidRPr="000F7976" w:rsidR="00123C88" w:rsidP="00123C88" w:rsidRDefault="00123C88" w14:paraId="7E61BD8D"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resourceId</w:t>
      </w:r>
      <w:proofErr w:type="spellEnd"/>
      <w:r w:rsidRPr="000F7976">
        <w:rPr>
          <w:rFonts w:ascii="Calibri" w:hAnsi="Calibri" w:cs="Calibri"/>
          <w:color w:val="000000"/>
          <w:szCs w:val="20"/>
          <w:lang w:val="en-GB"/>
        </w:rPr>
        <w:t>": "00016277-81da-4efa-86b2-140ffb68fc8b",</w:t>
      </w:r>
    </w:p>
    <w:p w:rsidRPr="000F7976" w:rsidR="00123C88" w:rsidP="00123C88" w:rsidRDefault="00123C88" w14:paraId="06B1B6CC"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simCategory</w:t>
      </w:r>
      <w:proofErr w:type="spellEnd"/>
      <w:r w:rsidRPr="000F7976">
        <w:rPr>
          <w:rFonts w:ascii="Calibri" w:hAnsi="Calibri" w:cs="Calibri"/>
          <w:color w:val="000000"/>
          <w:szCs w:val="20"/>
          <w:lang w:val="en-GB"/>
        </w:rPr>
        <w:t>": "B102",</w:t>
      </w:r>
    </w:p>
    <w:p w:rsidRPr="000F7976" w:rsidR="00123C88" w:rsidP="00123C88" w:rsidRDefault="00123C88" w14:paraId="6ABE6B3A"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simProduct</w:t>
      </w:r>
      <w:proofErr w:type="spellEnd"/>
      <w:r w:rsidRPr="000F7976">
        <w:rPr>
          <w:rFonts w:ascii="Calibri" w:hAnsi="Calibri" w:cs="Calibri"/>
          <w:color w:val="000000"/>
          <w:szCs w:val="20"/>
          <w:lang w:val="en-GB"/>
        </w:rPr>
        <w:t>": "3PP",</w:t>
      </w:r>
    </w:p>
    <w:p w:rsidRPr="000F7976" w:rsidR="00123C88" w:rsidP="00123C88" w:rsidRDefault="00123C88" w14:paraId="262475FA"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simType</w:t>
      </w:r>
      <w:proofErr w:type="spellEnd"/>
      <w:r w:rsidRPr="000F7976">
        <w:rPr>
          <w:rFonts w:ascii="Calibri" w:hAnsi="Calibri" w:cs="Calibri"/>
          <w:color w:val="000000"/>
          <w:szCs w:val="20"/>
          <w:lang w:val="en-GB"/>
        </w:rPr>
        <w:t>": "Sales",</w:t>
      </w:r>
    </w:p>
    <w:p w:rsidRPr="000F7976" w:rsidR="00123C88" w:rsidP="00123C88" w:rsidRDefault="00123C88" w14:paraId="5FCEAC7E"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sourceCode</w:t>
      </w:r>
      <w:proofErr w:type="spellEnd"/>
      <w:r w:rsidRPr="000F7976">
        <w:rPr>
          <w:rFonts w:ascii="Calibri" w:hAnsi="Calibri" w:cs="Calibri"/>
          <w:color w:val="000000"/>
          <w:szCs w:val="20"/>
          <w:lang w:val="en-GB"/>
        </w:rPr>
        <w:t>": "3CX03",</w:t>
      </w:r>
    </w:p>
    <w:p w:rsidR="00AD02A5" w:rsidP="00123C88" w:rsidRDefault="00123C88" w14:paraId="086C9414" w14:textId="010C87E1">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usageType</w:t>
      </w:r>
      <w:proofErr w:type="spellEnd"/>
      <w:r w:rsidRPr="000F7976">
        <w:rPr>
          <w:rFonts w:ascii="Calibri" w:hAnsi="Calibri" w:cs="Calibri"/>
          <w:color w:val="000000"/>
          <w:szCs w:val="20"/>
          <w:lang w:val="en-GB"/>
        </w:rPr>
        <w:t>": "</w:t>
      </w:r>
      <w:proofErr w:type="spellStart"/>
      <w:r w:rsidRPr="000F7976">
        <w:rPr>
          <w:rFonts w:ascii="Calibri" w:hAnsi="Calibri" w:cs="Calibri"/>
          <w:color w:val="000000"/>
          <w:szCs w:val="20"/>
          <w:lang w:val="en-GB"/>
        </w:rPr>
        <w:t>eSIM_Download</w:t>
      </w:r>
      <w:proofErr w:type="spellEnd"/>
      <w:r w:rsidRPr="000F7976">
        <w:rPr>
          <w:rFonts w:ascii="Calibri" w:hAnsi="Calibri" w:cs="Calibri"/>
          <w:color w:val="000000"/>
          <w:szCs w:val="20"/>
          <w:lang w:val="en-GB"/>
        </w:rPr>
        <w:t>"</w:t>
      </w:r>
    </w:p>
    <w:p w:rsidR="00123C88" w:rsidP="00123C88" w:rsidRDefault="00123C88" w14:paraId="10355223" w14:textId="765F45FD">
      <w:pPr>
        <w:shd w:val="clear" w:color="auto" w:fill="E2DFCC"/>
        <w:rPr>
          <w:rFonts w:ascii="Calibri" w:hAnsi="Calibri" w:cs="Calibri"/>
          <w:color w:val="000000"/>
          <w:szCs w:val="20"/>
          <w:lang w:val="en-GB"/>
        </w:rPr>
      </w:pPr>
      <w:r>
        <w:rPr>
          <w:rFonts w:ascii="Calibri" w:hAnsi="Calibri" w:cs="Calibri"/>
          <w:color w:val="000000"/>
          <w:szCs w:val="20"/>
          <w:lang w:val="en-GB"/>
        </w:rPr>
        <w:t>}</w:t>
      </w:r>
    </w:p>
    <w:p w:rsidR="00123C88" w:rsidP="00123C88" w:rsidRDefault="00123C88" w14:paraId="7BBF3311" w14:textId="77777777">
      <w:pPr>
        <w:rPr>
          <w:lang w:val="en-GB"/>
        </w:rPr>
      </w:pPr>
    </w:p>
    <w:p w:rsidR="00123C88" w:rsidP="00123C88" w:rsidRDefault="00123C88" w14:paraId="0FF3345F" w14:textId="77777777">
      <w:pPr>
        <w:pStyle w:val="Heading4"/>
      </w:pPr>
      <w:r w:rsidRPr="00FD59D8">
        <w:t>Response Example:</w:t>
      </w:r>
    </w:p>
    <w:p w:rsidRPr="00197F0A" w:rsidR="00123C88" w:rsidP="00123C88" w:rsidRDefault="00123C88" w14:paraId="002CD6C4" w14:textId="77777777">
      <w:r>
        <w:t xml:space="preserve">Returns all created fields specified in the entity definition </w:t>
      </w:r>
      <w:hyperlink w:history="1" w:anchor="_Resource_Pool_Entity">
        <w:r w:rsidRPr="00197F0A">
          <w:rPr>
            <w:rStyle w:val="Hyperlink"/>
          </w:rPr>
          <w:t>Resource Pool Entity</w:t>
        </w:r>
      </w:hyperlink>
      <w:r>
        <w:t>.</w:t>
      </w:r>
    </w:p>
    <w:p w:rsidRPr="00123C88" w:rsidR="00123C88" w:rsidP="00123C88" w:rsidRDefault="00123C88" w14:paraId="7C5E8C93" w14:textId="77777777">
      <w:pPr>
        <w:rPr>
          <w:lang w:val="en-GB"/>
        </w:rPr>
      </w:pPr>
    </w:p>
    <w:p w:rsidR="008D79A8" w:rsidP="008D79A8" w:rsidRDefault="4852A924" w14:paraId="77AF72BA" w14:textId="77777777">
      <w:pPr>
        <w:pStyle w:val="Heading3"/>
        <w:ind w:left="0" w:firstLine="0"/>
      </w:pPr>
      <w:bookmarkStart w:name="_Toc1055452792" w:id="51"/>
      <w:r>
        <w:t>Update Resource Pool:</w:t>
      </w:r>
      <w:bookmarkEnd w:id="51"/>
    </w:p>
    <w:p w:rsidR="008D79A8" w:rsidP="008D79A8" w:rsidRDefault="008D79A8" w14:paraId="20D15277" w14:textId="77777777">
      <w:pPr>
        <w:widowControl w:val="0"/>
      </w:pPr>
      <w:r w:rsidRPr="00941D1C">
        <w:rPr>
          <w:rFonts w:ascii="Calibri" w:hAnsi="Calibri" w:eastAsia="Tahoma" w:cs="Calibri"/>
          <w:b/>
          <w:color w:val="000000"/>
          <w:szCs w:val="20"/>
        </w:rPr>
        <w:t>Description</w:t>
      </w:r>
      <w:r w:rsidRPr="00941D1C">
        <w:rPr>
          <w:rFonts w:ascii="Calibri" w:hAnsi="Calibri" w:eastAsia="Tahoma" w:cs="Calibri"/>
          <w:b/>
          <w:bCs/>
          <w:color w:val="000000"/>
          <w:szCs w:val="20"/>
          <w:cs/>
        </w:rPr>
        <w:t xml:space="preserve">: </w:t>
      </w:r>
      <w:r>
        <w:t>Updates sim information related to Resource Pool</w:t>
      </w:r>
    </w:p>
    <w:p w:rsidRPr="00941D1C" w:rsidR="008D79A8" w:rsidP="008D79A8" w:rsidRDefault="008D79A8" w14:paraId="195573AD" w14:textId="77777777">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Pr>
          <w:rFonts w:ascii="Calibri" w:hAnsi="Calibri" w:eastAsia="Tahoma" w:cs="Calibri"/>
          <w:szCs w:val="20"/>
        </w:rPr>
        <w:t>PATCH</w:t>
      </w:r>
    </w:p>
    <w:p w:rsidRPr="00197F0A" w:rsidR="008D79A8" w:rsidP="008D79A8" w:rsidRDefault="008D79A8" w14:paraId="7E438285" w14:textId="77777777">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w:t>
      </w:r>
      <w:proofErr w:type="spellStart"/>
      <w:r>
        <w:rPr>
          <w:lang w:val="en-US"/>
        </w:rPr>
        <w:t>resourcePool</w:t>
      </w:r>
      <w:proofErr w:type="spellEnd"/>
    </w:p>
    <w:p w:rsidR="008D79A8" w:rsidP="008D79A8" w:rsidRDefault="008D79A8" w14:paraId="7EF31DE0" w14:textId="77777777">
      <w:pPr>
        <w:rPr>
          <w:b/>
        </w:rPr>
      </w:pPr>
    </w:p>
    <w:p w:rsidR="008D79A8" w:rsidP="008D79A8" w:rsidRDefault="008D79A8" w14:paraId="4FCE1A6D" w14:textId="77777777">
      <w:pPr>
        <w:pStyle w:val="Heading4"/>
      </w:pPr>
      <w:r>
        <w:t>Request Body</w:t>
      </w:r>
      <w:r w:rsidRPr="00FD59D8">
        <w:t xml:space="preserve"> </w:t>
      </w:r>
      <w:r>
        <w:t>Parameters</w:t>
      </w:r>
      <w:r w:rsidRPr="00FD59D8">
        <w:t xml:space="preserve">: </w:t>
      </w:r>
    </w:p>
    <w:p w:rsidR="002F5042" w:rsidP="002F5042" w:rsidRDefault="002F5042" w14:paraId="27AA93E4" w14:textId="677640AC">
      <w:r>
        <w:t xml:space="preserve">All fields from the </w:t>
      </w:r>
      <w:hyperlink w:history="1" w:anchor="_Resource_Pool_Entity">
        <w:r w:rsidRPr="00197F0A">
          <w:rPr>
            <w:rStyle w:val="Hyperlink"/>
          </w:rPr>
          <w:t>Resource Pool Entity</w:t>
        </w:r>
      </w:hyperlink>
      <w:r>
        <w:t xml:space="preserve"> are patchable.</w:t>
      </w:r>
    </w:p>
    <w:tbl>
      <w:tblPr>
        <w:tblW w:w="14644" w:type="dxa"/>
        <w:tblInd w:w="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312"/>
        <w:gridCol w:w="992"/>
        <w:gridCol w:w="1418"/>
        <w:gridCol w:w="8221"/>
        <w:gridCol w:w="1701"/>
      </w:tblGrid>
      <w:tr w:rsidRPr="006E5181" w:rsidR="002F5042" w:rsidTr="00A1708A" w14:paraId="0E07239B"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6A6A6" w:themeFill="background1" w:themeFillShade="A6"/>
            <w:hideMark/>
          </w:tcPr>
          <w:p w:rsidRPr="00B91C87" w:rsidR="002F5042" w:rsidP="00A1708A" w:rsidRDefault="002F5042" w14:paraId="3B9CD076" w14:textId="77777777">
            <w:pPr>
              <w:rPr>
                <w:rFonts w:ascii="Tahoma" w:hAnsi="Tahoma" w:eastAsia="Tahoma" w:cs="Tahoma"/>
                <w:sz w:val="20"/>
                <w:szCs w:val="20"/>
                <w:lang w:val="en-GB"/>
              </w:rPr>
            </w:pPr>
            <w:r w:rsidRPr="00B91C87">
              <w:rPr>
                <w:rFonts w:ascii="Tahoma" w:hAnsi="Tahoma" w:eastAsia="Tahoma" w:cs="Tahoma"/>
                <w:b/>
                <w:bCs/>
                <w:sz w:val="20"/>
                <w:szCs w:val="20"/>
              </w:rPr>
              <w:t>Field</w:t>
            </w:r>
            <w:r w:rsidRPr="00B91C87">
              <w:rPr>
                <w:rFonts w:ascii="Tahoma" w:hAnsi="Tahoma" w:eastAsia="Tahoma" w:cs="Tahoma"/>
                <w:sz w:val="20"/>
                <w:szCs w:val="20"/>
                <w:lang w:val="en-GB"/>
              </w:rPr>
              <w:t> </w:t>
            </w:r>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B91C87" w:rsidR="002F5042" w:rsidP="00A1708A" w:rsidRDefault="002F5042" w14:paraId="09F6012F" w14:textId="77777777">
            <w:pPr>
              <w:rPr>
                <w:rFonts w:ascii="Tahoma" w:hAnsi="Tahoma" w:eastAsia="Tahoma" w:cs="Tahoma"/>
                <w:sz w:val="20"/>
                <w:szCs w:val="20"/>
                <w:lang w:val="en-GB"/>
              </w:rPr>
            </w:pPr>
            <w:r w:rsidRPr="00B91C87">
              <w:rPr>
                <w:rFonts w:ascii="Tahoma" w:hAnsi="Tahoma" w:eastAsia="Tahoma" w:cs="Tahoma"/>
                <w:b/>
                <w:bCs/>
                <w:sz w:val="20"/>
                <w:szCs w:val="20"/>
              </w:rPr>
              <w:t>O/M</w:t>
            </w:r>
            <w:r w:rsidRPr="00B91C87">
              <w:rPr>
                <w:rFonts w:ascii="Tahoma" w:hAnsi="Tahoma" w:eastAsia="Tahoma" w:cs="Tahoma"/>
                <w:sz w:val="20"/>
                <w:szCs w:val="20"/>
                <w:lang w:val="en-GB"/>
              </w:rPr>
              <w:t> </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B91C87" w:rsidR="002F5042" w:rsidP="00A1708A" w:rsidRDefault="002F5042" w14:paraId="3D981209" w14:textId="77777777">
            <w:pPr>
              <w:rPr>
                <w:rFonts w:ascii="Tahoma" w:hAnsi="Tahoma" w:eastAsia="Tahoma" w:cs="Tahoma"/>
                <w:sz w:val="20"/>
                <w:szCs w:val="20"/>
                <w:lang w:val="en-GB"/>
              </w:rPr>
            </w:pPr>
            <w:r w:rsidRPr="00B91C87">
              <w:rPr>
                <w:rFonts w:ascii="Tahoma" w:hAnsi="Tahoma" w:eastAsia="Tahoma" w:cs="Tahoma"/>
                <w:b/>
                <w:bCs/>
                <w:sz w:val="20"/>
                <w:szCs w:val="20"/>
              </w:rPr>
              <w:t>Type</w:t>
            </w:r>
            <w:r w:rsidRPr="00B91C87">
              <w:rPr>
                <w:rFonts w:ascii="Tahoma" w:hAnsi="Tahoma" w:eastAsia="Tahoma" w:cs="Tahoma"/>
                <w:sz w:val="20"/>
                <w:szCs w:val="20"/>
                <w:lang w:val="en-GB"/>
              </w:rPr>
              <w:t> </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B91C87" w:rsidR="002F5042" w:rsidP="00A1708A" w:rsidRDefault="002F5042" w14:paraId="0DF8B252" w14:textId="77777777">
            <w:pPr>
              <w:rPr>
                <w:rFonts w:ascii="Tahoma" w:hAnsi="Tahoma" w:eastAsia="Tahoma" w:cs="Tahoma"/>
                <w:sz w:val="20"/>
                <w:szCs w:val="20"/>
                <w:lang w:val="en-GB"/>
              </w:rPr>
            </w:pPr>
            <w:r w:rsidRPr="00B91C87">
              <w:rPr>
                <w:rFonts w:ascii="Tahoma" w:hAnsi="Tahoma" w:eastAsia="Tahoma" w:cs="Tahoma"/>
                <w:b/>
                <w:bCs/>
                <w:sz w:val="20"/>
                <w:szCs w:val="20"/>
              </w:rPr>
              <w:t>Description</w:t>
            </w:r>
            <w:r w:rsidRPr="00B91C87">
              <w:rPr>
                <w:rFonts w:ascii="Tahoma" w:hAnsi="Tahoma" w:eastAsia="Tahoma" w:cs="Tahoma"/>
                <w:sz w:val="20"/>
                <w:szCs w:val="20"/>
                <w:lang w:val="en-GB"/>
              </w:rPr>
              <w:t> </w:t>
            </w:r>
          </w:p>
        </w:tc>
        <w:tc>
          <w:tcPr>
            <w:tcW w:w="1701"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tcPr>
          <w:p w:rsidRPr="00B91C87" w:rsidR="002F5042" w:rsidP="00A1708A" w:rsidRDefault="002F5042" w14:paraId="18DDBF78" w14:textId="77777777">
            <w:pPr>
              <w:rPr>
                <w:rFonts w:ascii="Tahoma" w:hAnsi="Tahoma" w:eastAsia="Tahoma" w:cs="Tahoma"/>
                <w:b/>
                <w:bCs/>
                <w:sz w:val="20"/>
                <w:szCs w:val="20"/>
              </w:rPr>
            </w:pPr>
            <w:r>
              <w:rPr>
                <w:rFonts w:ascii="Tahoma" w:hAnsi="Tahoma" w:eastAsia="Tahoma" w:cs="Tahoma"/>
                <w:b/>
                <w:bCs/>
                <w:sz w:val="20"/>
                <w:szCs w:val="20"/>
              </w:rPr>
              <w:t>Sample Value</w:t>
            </w:r>
          </w:p>
        </w:tc>
      </w:tr>
      <w:tr w:rsidRPr="006E5181" w:rsidR="002F5042" w:rsidTr="00A1708A" w14:paraId="05841026"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B91C87" w:rsidR="002F5042" w:rsidP="00A1708A" w:rsidRDefault="002F5042" w14:paraId="42EDAFF3" w14:textId="77777777">
            <w:pPr>
              <w:rPr>
                <w:rFonts w:ascii="Tahoma" w:hAnsi="Tahoma" w:eastAsia="Tahoma" w:cs="Tahoma"/>
                <w:sz w:val="20"/>
                <w:szCs w:val="20"/>
                <w:lang w:val="en-US"/>
              </w:rPr>
            </w:pPr>
            <w:proofErr w:type="spellStart"/>
            <w:r w:rsidRPr="7DCD0C83">
              <w:rPr>
                <w:rFonts w:ascii="Tahoma" w:hAnsi="Tahoma" w:eastAsia="Tahoma" w:cs="Tahoma"/>
                <w:sz w:val="20"/>
                <w:szCs w:val="20"/>
                <w:lang w:val="en-US"/>
              </w:rPr>
              <w:t>resourceId</w:t>
            </w:r>
            <w:proofErr w:type="spellEnd"/>
            <w:r w:rsidRPr="7DCD0C83">
              <w:rPr>
                <w:rFonts w:ascii="Tahoma" w:hAnsi="Tahoma" w:eastAsia="Tahoma" w:cs="Tahoma"/>
                <w:sz w:val="20"/>
                <w:szCs w:val="20"/>
                <w:lang w:val="en-US"/>
              </w:rPr>
              <w:t> </w:t>
            </w:r>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B91C87" w:rsidR="002F5042" w:rsidP="00A1708A" w:rsidRDefault="002F5042" w14:paraId="3383D16C" w14:textId="77777777">
            <w:pPr>
              <w:rPr>
                <w:rFonts w:ascii="Tahoma" w:hAnsi="Tahoma" w:eastAsia="Tahoma" w:cs="Tahoma"/>
                <w:sz w:val="20"/>
                <w:szCs w:val="20"/>
                <w:lang w:val="en-GB"/>
              </w:rPr>
            </w:pPr>
            <w:r w:rsidRPr="00B91C87">
              <w:rPr>
                <w:rFonts w:ascii="Tahoma" w:hAnsi="Tahoma" w:eastAsia="Tahoma" w:cs="Tahoma"/>
                <w:sz w:val="20"/>
                <w:szCs w:val="20"/>
              </w:rPr>
              <w:t>M</w:t>
            </w:r>
            <w:r w:rsidRPr="00B91C87">
              <w:rPr>
                <w:rFonts w:ascii="Tahoma" w:hAnsi="Tahoma" w:eastAsia="Tahoma" w:cs="Tahoma"/>
                <w:sz w:val="20"/>
                <w:szCs w:val="20"/>
                <w:lang w:val="en-GB"/>
              </w:rPr>
              <w:t> </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B91C87" w:rsidR="002F5042" w:rsidP="00A1708A" w:rsidRDefault="002F5042" w14:paraId="6305F566" w14:textId="77777777">
            <w:pPr>
              <w:rPr>
                <w:rFonts w:ascii="Tahoma" w:hAnsi="Tahoma" w:eastAsia="Tahoma" w:cs="Tahoma"/>
                <w:sz w:val="20"/>
                <w:szCs w:val="20"/>
                <w:lang w:val="en-GB"/>
              </w:rPr>
            </w:pPr>
            <w:r w:rsidRPr="00B91C87">
              <w:rPr>
                <w:rFonts w:ascii="Tahoma" w:hAnsi="Tahoma" w:eastAsia="Tahoma" w:cs="Tahoma"/>
                <w:sz w:val="20"/>
                <w:szCs w:val="20"/>
              </w:rPr>
              <w:t>String</w:t>
            </w:r>
            <w:r w:rsidRPr="00B91C87">
              <w:rPr>
                <w:rFonts w:ascii="Tahoma" w:hAnsi="Tahoma" w:eastAsia="Tahoma" w:cs="Tahoma"/>
                <w:sz w:val="20"/>
                <w:szCs w:val="20"/>
                <w:lang w:val="en-GB"/>
              </w:rPr>
              <w:t> </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B91C87" w:rsidR="002F5042" w:rsidP="00A1708A" w:rsidRDefault="002F5042" w14:paraId="76A429BC" w14:textId="77777777">
            <w:pPr>
              <w:rPr>
                <w:rFonts w:ascii="Tahoma" w:hAnsi="Tahoma" w:eastAsia="Tahoma" w:cs="Tahoma"/>
                <w:sz w:val="20"/>
                <w:szCs w:val="20"/>
                <w:lang w:val="en-GB"/>
              </w:rPr>
            </w:pPr>
            <w:r w:rsidRPr="00B91C87">
              <w:rPr>
                <w:rFonts w:ascii="Tahoma" w:hAnsi="Tahoma" w:eastAsia="Tahoma" w:cs="Tahoma"/>
                <w:sz w:val="20"/>
                <w:szCs w:val="20"/>
              </w:rPr>
              <w:t>The resource id of the sim</w:t>
            </w:r>
            <w:r w:rsidRPr="00B91C87">
              <w:rPr>
                <w:rFonts w:ascii="Tahoma" w:hAnsi="Tahoma" w:eastAsia="Tahoma" w:cs="Tahoma"/>
                <w:sz w:val="20"/>
                <w:szCs w:val="20"/>
                <w:lang w:val="en-GB"/>
              </w:rPr>
              <w:t> being modified</w:t>
            </w:r>
          </w:p>
        </w:tc>
        <w:tc>
          <w:tcPr>
            <w:tcW w:w="1701" w:type="dxa"/>
            <w:tcBorders>
              <w:top w:val="single" w:color="000000" w:themeColor="text1" w:sz="6" w:space="0"/>
              <w:left w:val="nil"/>
              <w:bottom w:val="single" w:color="000000" w:themeColor="text1" w:sz="6" w:space="0"/>
              <w:right w:val="single" w:color="000000" w:themeColor="text1" w:sz="6" w:space="0"/>
            </w:tcBorders>
          </w:tcPr>
          <w:p w:rsidRPr="00B91C87" w:rsidR="002F5042" w:rsidP="00A1708A" w:rsidRDefault="002F5042" w14:paraId="12E20FC7" w14:textId="77777777">
            <w:pPr>
              <w:rPr>
                <w:rFonts w:ascii="Tahoma" w:hAnsi="Tahoma" w:eastAsia="Tahoma" w:cs="Tahoma"/>
                <w:sz w:val="20"/>
                <w:szCs w:val="20"/>
              </w:rPr>
            </w:pPr>
            <w:r>
              <w:rPr>
                <w:rFonts w:ascii="Tahoma" w:hAnsi="Tahoma" w:eastAsia="Tahoma" w:cs="Tahoma"/>
                <w:sz w:val="20"/>
                <w:szCs w:val="20"/>
              </w:rPr>
              <w:t>013940291</w:t>
            </w:r>
          </w:p>
        </w:tc>
      </w:tr>
      <w:tr w:rsidR="002F5042" w:rsidTr="00A1708A" w14:paraId="72232092"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6A482C62" w:rsidR="002F5042" w:rsidP="00A1708A" w:rsidRDefault="002F5042" w14:paraId="366C46E4" w14:textId="77777777">
            <w:pPr>
              <w:rPr>
                <w:rFonts w:ascii="Tahoma" w:hAnsi="Tahoma" w:eastAsia="Tahoma" w:cs="Tahoma"/>
                <w:sz w:val="20"/>
                <w:szCs w:val="20"/>
                <w:lang w:val="en-US"/>
              </w:rPr>
            </w:pPr>
            <w:proofErr w:type="spellStart"/>
            <w:r w:rsidRPr="74633B5D">
              <w:rPr>
                <w:rFonts w:ascii="Tahoma" w:hAnsi="Tahoma" w:eastAsia="Tahoma" w:cs="Tahoma"/>
                <w:sz w:val="20"/>
                <w:szCs w:val="20"/>
                <w:lang w:val="en-US"/>
              </w:rPr>
              <w:t>expiryDate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72E85E6F" w14:textId="77777777">
            <w:pPr>
              <w:rPr>
                <w:rFonts w:ascii="Tahoma" w:hAnsi="Tahoma" w:eastAsia="Tahoma" w:cs="Tahoma"/>
                <w:sz w:val="20"/>
                <w:szCs w:val="20"/>
              </w:rPr>
            </w:pPr>
            <w:r w:rsidRPr="74633B5D">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577BBEB6" w14:textId="77777777">
            <w:pPr>
              <w:rPr>
                <w:rFonts w:ascii="Tahoma" w:hAnsi="Tahoma" w:eastAsia="Tahoma" w:cs="Tahoma"/>
                <w:sz w:val="20"/>
                <w:szCs w:val="20"/>
              </w:rPr>
            </w:pPr>
            <w:r w:rsidRPr="74633B5D">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415025A8" w14:textId="77777777">
            <w:r w:rsidRPr="74633B5D">
              <w:rPr>
                <w:rFonts w:ascii="Tahoma" w:hAnsi="Tahoma" w:eastAsia="Tahoma" w:cs="Tahoma"/>
                <w:sz w:val="20"/>
                <w:szCs w:val="20"/>
                <w:lang w:val="en-US"/>
              </w:rPr>
              <w:t xml:space="preserve">The date when the reservation expires. After </w:t>
            </w:r>
            <w:proofErr w:type="spellStart"/>
            <w:r w:rsidRPr="74633B5D">
              <w:rPr>
                <w:rFonts w:ascii="Tahoma" w:hAnsi="Tahoma" w:eastAsia="Tahoma" w:cs="Tahoma"/>
                <w:sz w:val="20"/>
                <w:szCs w:val="20"/>
                <w:lang w:val="en-US"/>
              </w:rPr>
              <w:t>prematching</w:t>
            </w:r>
            <w:proofErr w:type="spellEnd"/>
            <w:r w:rsidRPr="74633B5D">
              <w:rPr>
                <w:rFonts w:ascii="Tahoma" w:hAnsi="Tahoma" w:eastAsia="Tahoma" w:cs="Tahoma"/>
                <w:sz w:val="20"/>
                <w:szCs w:val="20"/>
                <w:lang w:val="en-US"/>
              </w:rPr>
              <w:t xml:space="preserve"> (associating SIM with MSISDN), the SIM is considered “reserved” but not “activated”. The sales team </w:t>
            </w:r>
            <w:proofErr w:type="gramStart"/>
            <w:r w:rsidRPr="74633B5D">
              <w:rPr>
                <w:rFonts w:ascii="Tahoma" w:hAnsi="Tahoma" w:eastAsia="Tahoma" w:cs="Tahoma"/>
                <w:sz w:val="20"/>
                <w:szCs w:val="20"/>
                <w:lang w:val="en-US"/>
              </w:rPr>
              <w:t>is able to</w:t>
            </w:r>
            <w:proofErr w:type="gramEnd"/>
            <w:r w:rsidRPr="74633B5D">
              <w:rPr>
                <w:rFonts w:ascii="Tahoma" w:hAnsi="Tahoma" w:eastAsia="Tahoma" w:cs="Tahoma"/>
                <w:sz w:val="20"/>
                <w:szCs w:val="20"/>
                <w:lang w:val="en-US"/>
              </w:rPr>
              <w:t xml:space="preserve"> set the duration of this selling period (can be days or months). If the SIM is not activated within this period, it will be considered expired, and the SIM will be reset to an available status.</w:t>
            </w:r>
          </w:p>
          <w:p w:rsidRPr="00B83C3A" w:rsidR="002F5042" w:rsidP="00A1708A" w:rsidRDefault="002F5042" w14:paraId="3AC17A32" w14:textId="77777777">
            <w:pPr>
              <w:rPr>
                <w:rFonts w:ascii="Tahoma" w:hAnsi="Tahoma" w:eastAsia="Tahoma" w:cs="Tahoma"/>
                <w:sz w:val="20"/>
                <w:szCs w:val="20"/>
              </w:rPr>
            </w:pPr>
            <w:r w:rsidRPr="74633B5D">
              <w:rPr>
                <w:rFonts w:ascii="Tahoma" w:hAnsi="Tahoma" w:eastAsia="Tahoma" w:cs="Tahoma"/>
                <w:sz w:val="20"/>
                <w:szCs w:val="20"/>
                <w:lang w:val="en-US"/>
              </w:rPr>
              <w:t>RFC3339 Format: yyyy-MM-ddThh24:</w:t>
            </w:r>
            <w:proofErr w:type="gramStart"/>
            <w:r w:rsidRPr="74633B5D">
              <w:rPr>
                <w:rFonts w:ascii="Tahoma" w:hAnsi="Tahoma" w:eastAsia="Tahoma" w:cs="Tahoma"/>
                <w:sz w:val="20"/>
                <w:szCs w:val="20"/>
                <w:lang w:val="en-US"/>
              </w:rPr>
              <w:t>mi:ssZ</w:t>
            </w:r>
            <w:proofErr w:type="gramEnd"/>
          </w:p>
        </w:tc>
        <w:tc>
          <w:tcPr>
            <w:tcW w:w="1701" w:type="dxa"/>
            <w:tcBorders>
              <w:top w:val="single" w:color="000000" w:themeColor="text1" w:sz="6" w:space="0"/>
              <w:left w:val="nil"/>
              <w:bottom w:val="single" w:color="000000" w:themeColor="text1" w:sz="6" w:space="0"/>
              <w:right w:val="single" w:color="000000" w:themeColor="text1" w:sz="6" w:space="0"/>
            </w:tcBorders>
          </w:tcPr>
          <w:p w:rsidR="002F5042" w:rsidP="00A1708A" w:rsidRDefault="002F5042" w14:paraId="2B7993AD" w14:textId="77777777">
            <w:pPr>
              <w:spacing w:line="240" w:lineRule="auto"/>
              <w:rPr>
                <w:rFonts w:ascii="Tahoma" w:hAnsi="Tahoma" w:eastAsia="Tahoma" w:cs="Tahoma"/>
                <w:sz w:val="20"/>
                <w:szCs w:val="20"/>
              </w:rPr>
            </w:pPr>
            <w:r w:rsidRPr="74633B5D">
              <w:rPr>
                <w:rFonts w:ascii="Tahoma" w:hAnsi="Tahoma" w:eastAsia="Tahoma" w:cs="Tahoma"/>
                <w:sz w:val="20"/>
                <w:szCs w:val="20"/>
              </w:rPr>
              <w:t>2020-06-18T17:24:53Z</w:t>
            </w:r>
          </w:p>
        </w:tc>
      </w:tr>
      <w:tr w:rsidR="002F5042" w:rsidTr="00A1708A" w14:paraId="7ECB0956"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74633B5D" w:rsidR="002F5042" w:rsidP="00A1708A" w:rsidRDefault="002F5042" w14:paraId="48A5813E" w14:textId="77777777">
            <w:pPr>
              <w:rPr>
                <w:rFonts w:ascii="Tahoma" w:hAnsi="Tahoma" w:eastAsia="Tahoma" w:cs="Tahoma"/>
                <w:sz w:val="20"/>
                <w:szCs w:val="20"/>
                <w:lang w:val="en-US"/>
              </w:rPr>
            </w:pPr>
            <w:proofErr w:type="spellStart"/>
            <w:r w:rsidRPr="6A482C62">
              <w:rPr>
                <w:rFonts w:ascii="Tahoma" w:hAnsi="Tahoma" w:eastAsia="Tahoma" w:cs="Tahoma"/>
                <w:sz w:val="20"/>
                <w:szCs w:val="20"/>
                <w:lang w:val="en-US"/>
              </w:rPr>
              <w:t>paymentType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74633B5D" w:rsidR="002F5042" w:rsidP="00A1708A" w:rsidRDefault="002F5042" w14:paraId="105BF946"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74633B5D" w:rsidR="002F5042" w:rsidP="00A1708A" w:rsidRDefault="002F5042" w14:paraId="3376AC6D" w14:textId="77777777">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6AC19BB3" w14:textId="77777777">
            <w:pPr>
              <w:rPr>
                <w:rFonts w:ascii="Tahoma" w:hAnsi="Tahoma" w:eastAsia="Tahoma" w:cs="Tahoma"/>
                <w:sz w:val="20"/>
                <w:szCs w:val="20"/>
              </w:rPr>
            </w:pPr>
            <w:r w:rsidRPr="00B83C3A">
              <w:rPr>
                <w:rFonts w:ascii="Tahoma" w:hAnsi="Tahoma" w:eastAsia="Tahoma" w:cs="Tahoma"/>
                <w:sz w:val="20"/>
                <w:szCs w:val="20"/>
              </w:rPr>
              <w:t>Indicates whether the SIM is prepaid or postpaid.</w:t>
            </w:r>
          </w:p>
          <w:p w:rsidRPr="00B83C3A" w:rsidR="002F5042" w:rsidP="00A1708A" w:rsidRDefault="002F5042" w14:paraId="207F1485" w14:textId="77777777">
            <w:pPr>
              <w:rPr>
                <w:rFonts w:ascii="Tahoma" w:hAnsi="Tahoma" w:eastAsia="Tahoma" w:cs="Tahoma"/>
                <w:b/>
                <w:bCs/>
                <w:sz w:val="20"/>
                <w:szCs w:val="20"/>
                <w:lang w:val="en-US"/>
              </w:rPr>
            </w:pPr>
            <w:r w:rsidRPr="7F98CED1">
              <w:rPr>
                <w:rFonts w:ascii="Tahoma" w:hAnsi="Tahoma" w:eastAsia="Tahoma" w:cs="Tahoma"/>
                <w:b/>
                <w:bCs/>
                <w:sz w:val="20"/>
                <w:szCs w:val="20"/>
                <w:lang w:val="en-US"/>
              </w:rPr>
              <w:t>Possible values:</w:t>
            </w:r>
          </w:p>
          <w:p w:rsidR="002F5042" w:rsidP="00A1708A" w:rsidRDefault="002F5042" w14:paraId="4642FAC6" w14:textId="77777777">
            <w:pPr>
              <w:rPr>
                <w:rFonts w:ascii="Tahoma" w:hAnsi="Tahoma" w:eastAsia="Tahoma" w:cs="Tahoma"/>
                <w:sz w:val="20"/>
                <w:szCs w:val="20"/>
              </w:rPr>
            </w:pPr>
            <w:r>
              <w:rPr>
                <w:rFonts w:ascii="Tahoma" w:hAnsi="Tahoma" w:eastAsia="Tahoma" w:cs="Tahoma"/>
                <w:sz w:val="20"/>
                <w:szCs w:val="20"/>
              </w:rPr>
              <w:t>• Pre-paid</w:t>
            </w:r>
          </w:p>
          <w:p w:rsidRPr="74633B5D" w:rsidR="002F5042" w:rsidP="00A1708A" w:rsidRDefault="002F5042" w14:paraId="129B4A36" w14:textId="77777777">
            <w:pPr>
              <w:rPr>
                <w:rFonts w:ascii="Aptos Narrow" w:hAnsi="Aptos Narrow" w:eastAsia="Aptos Narrow" w:cs="Aptos Narrow"/>
                <w:color w:val="242424"/>
                <w:lang w:val="en-US"/>
              </w:rPr>
            </w:pPr>
            <w:r>
              <w:rPr>
                <w:rFonts w:ascii="Tahoma" w:hAnsi="Tahoma" w:eastAsia="Tahoma" w:cs="Tahoma"/>
                <w:sz w:val="20"/>
                <w:szCs w:val="20"/>
              </w:rPr>
              <w:t>• Postpaid</w:t>
            </w:r>
          </w:p>
        </w:tc>
        <w:tc>
          <w:tcPr>
            <w:tcW w:w="1701" w:type="dxa"/>
            <w:tcBorders>
              <w:top w:val="single" w:color="000000" w:themeColor="text1" w:sz="6" w:space="0"/>
              <w:left w:val="nil"/>
              <w:bottom w:val="single" w:color="000000" w:themeColor="text1" w:sz="6" w:space="0"/>
              <w:right w:val="single" w:color="000000" w:themeColor="text1" w:sz="6" w:space="0"/>
            </w:tcBorders>
          </w:tcPr>
          <w:p w:rsidRPr="74633B5D" w:rsidR="002F5042" w:rsidP="00A1708A" w:rsidRDefault="002F5042" w14:paraId="6A7AA9A5" w14:textId="77777777">
            <w:pPr>
              <w:spacing w:line="240" w:lineRule="auto"/>
              <w:rPr>
                <w:rFonts w:ascii="Calibri" w:hAnsi="Calibri" w:cs="Calibri"/>
                <w:color w:val="000000" w:themeColor="text1"/>
                <w:lang w:val="en-GB"/>
              </w:rPr>
            </w:pPr>
            <w:r>
              <w:rPr>
                <w:rFonts w:ascii="Tahoma" w:hAnsi="Tahoma" w:eastAsia="Tahoma" w:cs="Tahoma"/>
                <w:sz w:val="20"/>
                <w:szCs w:val="20"/>
              </w:rPr>
              <w:t>Pre-paid</w:t>
            </w:r>
          </w:p>
        </w:tc>
      </w:tr>
      <w:tr w:rsidR="002F5042" w:rsidTr="00A1708A" w14:paraId="5F3A8D47"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6A482C62" w:rsidR="002F5042" w:rsidP="00A1708A" w:rsidRDefault="002F5042" w14:paraId="4E3225BF"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prevSourceCode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74DEF3D0"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283C7431" w14:textId="77777777">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83C3A" w:rsidR="002F5042" w:rsidP="00A1708A" w:rsidRDefault="002F5042" w14:paraId="3242386B" w14:textId="77777777">
            <w:pPr>
              <w:rPr>
                <w:rFonts w:ascii="Tahoma" w:hAnsi="Tahoma" w:eastAsia="Tahoma" w:cs="Tahoma"/>
                <w:sz w:val="20"/>
                <w:szCs w:val="20"/>
              </w:rPr>
            </w:pPr>
            <w:r w:rsidRPr="7F98CED1">
              <w:rPr>
                <w:rFonts w:ascii="Tahoma" w:hAnsi="Tahoma" w:eastAsia="Tahoma" w:cs="Tahoma"/>
                <w:sz w:val="20"/>
                <w:szCs w:val="20"/>
                <w:lang w:val="en-US"/>
              </w:rPr>
              <w:t xml:space="preserve">The latest </w:t>
            </w:r>
            <w:proofErr w:type="spellStart"/>
            <w:r w:rsidRPr="7F98CED1">
              <w:rPr>
                <w:rFonts w:ascii="Tahoma" w:hAnsi="Tahoma" w:eastAsia="Tahoma" w:cs="Tahoma"/>
                <w:sz w:val="20"/>
                <w:szCs w:val="20"/>
                <w:lang w:val="en-US"/>
              </w:rPr>
              <w:t>sourceCode</w:t>
            </w:r>
            <w:proofErr w:type="spellEnd"/>
            <w:r w:rsidRPr="7F98CED1">
              <w:rPr>
                <w:rFonts w:ascii="Tahoma" w:hAnsi="Tahoma" w:eastAsia="Tahoma" w:cs="Tahoma"/>
                <w:sz w:val="20"/>
                <w:szCs w:val="20"/>
                <w:lang w:val="en-US"/>
              </w:rPr>
              <w:t xml:space="preserve">. Is set on </w:t>
            </w:r>
            <w:proofErr w:type="spellStart"/>
            <w:r w:rsidRPr="7F98CED1">
              <w:rPr>
                <w:rFonts w:ascii="Tahoma" w:hAnsi="Tahoma" w:eastAsia="Tahoma" w:cs="Tahoma"/>
                <w:sz w:val="20"/>
                <w:szCs w:val="20"/>
                <w:lang w:val="en-US"/>
              </w:rPr>
              <w:t>prematch</w:t>
            </w:r>
            <w:proofErr w:type="spellEnd"/>
            <w:r w:rsidRPr="7F98CED1">
              <w:rPr>
                <w:rFonts w:ascii="Tahoma" w:hAnsi="Tahoma" w:eastAsia="Tahoma" w:cs="Tahoma"/>
                <w:sz w:val="20"/>
                <w:szCs w:val="20"/>
                <w:lang w:val="en-US"/>
              </w:rPr>
              <w:t xml:space="preserve"> (depending on package).</w:t>
            </w:r>
          </w:p>
        </w:tc>
        <w:tc>
          <w:tcPr>
            <w:tcW w:w="1701" w:type="dxa"/>
            <w:tcBorders>
              <w:top w:val="single" w:color="000000" w:themeColor="text1" w:sz="6" w:space="0"/>
              <w:left w:val="nil"/>
              <w:bottom w:val="single" w:color="000000" w:themeColor="text1" w:sz="6" w:space="0"/>
              <w:right w:val="single" w:color="000000" w:themeColor="text1" w:sz="6" w:space="0"/>
            </w:tcBorders>
          </w:tcPr>
          <w:p w:rsidR="002F5042" w:rsidP="00A1708A" w:rsidRDefault="002F5042" w14:paraId="317B38B0" w14:textId="77777777">
            <w:pPr>
              <w:spacing w:line="240" w:lineRule="auto"/>
              <w:rPr>
                <w:rFonts w:ascii="Tahoma" w:hAnsi="Tahoma" w:eastAsia="Tahoma" w:cs="Tahoma"/>
                <w:sz w:val="20"/>
                <w:szCs w:val="20"/>
              </w:rPr>
            </w:pPr>
            <w:r>
              <w:rPr>
                <w:rFonts w:ascii="Tahoma" w:hAnsi="Tahoma" w:eastAsia="Tahoma" w:cs="Tahoma"/>
                <w:sz w:val="20"/>
                <w:szCs w:val="20"/>
              </w:rPr>
              <w:t>S1</w:t>
            </w:r>
          </w:p>
        </w:tc>
      </w:tr>
      <w:tr w:rsidR="002F5042" w:rsidTr="00A1708A" w14:paraId="0682EB6A"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6A482C62" w:rsidR="002F5042" w:rsidP="00A1708A" w:rsidRDefault="002F5042" w14:paraId="644AD8B9"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prevUsageType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26691BAF"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2957C053" w14:textId="77777777">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83C3A" w:rsidR="002F5042" w:rsidP="00A1708A" w:rsidRDefault="002F5042" w14:paraId="2679E906" w14:textId="77777777">
            <w:pPr>
              <w:rPr>
                <w:rFonts w:ascii="Tahoma" w:hAnsi="Tahoma" w:eastAsia="Tahoma" w:cs="Tahoma"/>
                <w:sz w:val="20"/>
                <w:szCs w:val="20"/>
              </w:rPr>
            </w:pPr>
            <w:r w:rsidRPr="7F98CED1">
              <w:rPr>
                <w:rFonts w:ascii="Tahoma" w:hAnsi="Tahoma" w:eastAsia="Tahoma" w:cs="Tahoma"/>
                <w:sz w:val="20"/>
                <w:szCs w:val="20"/>
                <w:lang w:val="en-US"/>
              </w:rPr>
              <w:t xml:space="preserve">The latest </w:t>
            </w:r>
            <w:proofErr w:type="spellStart"/>
            <w:r w:rsidRPr="7F98CED1">
              <w:rPr>
                <w:rFonts w:ascii="Tahoma" w:hAnsi="Tahoma" w:eastAsia="Tahoma" w:cs="Tahoma"/>
                <w:sz w:val="20"/>
                <w:szCs w:val="20"/>
                <w:lang w:val="en-US"/>
              </w:rPr>
              <w:t>usageType</w:t>
            </w:r>
            <w:proofErr w:type="spellEnd"/>
            <w:r w:rsidRPr="7F98CED1">
              <w:rPr>
                <w:rFonts w:ascii="Tahoma" w:hAnsi="Tahoma" w:eastAsia="Tahoma" w:cs="Tahoma"/>
                <w:sz w:val="20"/>
                <w:szCs w:val="20"/>
                <w:lang w:val="en-US"/>
              </w:rPr>
              <w:t xml:space="preserve">. User on MO such as during Perso SIM (may be IMSI </w:t>
            </w:r>
            <w:proofErr w:type="spellStart"/>
            <w:r w:rsidRPr="7F98CED1">
              <w:rPr>
                <w:rFonts w:ascii="Tahoma" w:hAnsi="Tahoma" w:eastAsia="Tahoma" w:cs="Tahoma"/>
                <w:sz w:val="20"/>
                <w:szCs w:val="20"/>
                <w:lang w:val="en-US"/>
              </w:rPr>
              <w:t>usageType</w:t>
            </w:r>
            <w:proofErr w:type="spellEnd"/>
            <w:r w:rsidRPr="7F98CED1">
              <w:rPr>
                <w:rFonts w:ascii="Tahoma" w:hAnsi="Tahoma" w:eastAsia="Tahoma" w:cs="Tahoma"/>
                <w:sz w:val="20"/>
                <w:szCs w:val="20"/>
                <w:lang w:val="en-US"/>
              </w:rPr>
              <w:t>).</w:t>
            </w:r>
          </w:p>
        </w:tc>
        <w:tc>
          <w:tcPr>
            <w:tcW w:w="1701" w:type="dxa"/>
            <w:tcBorders>
              <w:top w:val="single" w:color="000000" w:themeColor="text1" w:sz="6" w:space="0"/>
              <w:left w:val="nil"/>
              <w:bottom w:val="single" w:color="000000" w:themeColor="text1" w:sz="6" w:space="0"/>
              <w:right w:val="single" w:color="000000" w:themeColor="text1" w:sz="6" w:space="0"/>
            </w:tcBorders>
          </w:tcPr>
          <w:p w:rsidR="002F5042" w:rsidP="00A1708A" w:rsidRDefault="002F5042" w14:paraId="2DED5FDA" w14:textId="77777777">
            <w:pPr>
              <w:spacing w:line="240" w:lineRule="auto"/>
              <w:rPr>
                <w:rFonts w:ascii="Tahoma" w:hAnsi="Tahoma" w:eastAsia="Tahoma" w:cs="Tahoma"/>
                <w:sz w:val="20"/>
                <w:szCs w:val="20"/>
              </w:rPr>
            </w:pPr>
            <w:proofErr w:type="spellStart"/>
            <w:r w:rsidRPr="7F98CED1">
              <w:rPr>
                <w:rFonts w:ascii="Tahoma" w:hAnsi="Tahoma" w:eastAsia="Tahoma" w:cs="Tahoma"/>
                <w:sz w:val="20"/>
                <w:szCs w:val="20"/>
                <w:lang w:val="en-US"/>
              </w:rPr>
              <w:t>eSIM_Download</w:t>
            </w:r>
            <w:proofErr w:type="spellEnd"/>
          </w:p>
        </w:tc>
      </w:tr>
      <w:tr w:rsidR="002F5042" w:rsidTr="00A1708A" w14:paraId="74DF45FD"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002F5042" w:rsidP="00A1708A" w:rsidRDefault="002F5042" w14:paraId="678E0457" w14:textId="77777777">
            <w:pPr>
              <w:rPr>
                <w:rFonts w:ascii="Tahoma" w:hAnsi="Tahoma" w:eastAsia="Tahoma" w:cs="Tahoma"/>
                <w:sz w:val="20"/>
                <w:szCs w:val="20"/>
              </w:rPr>
            </w:pPr>
            <w:proofErr w:type="spellStart"/>
            <w:r w:rsidRPr="74633B5D">
              <w:rPr>
                <w:rFonts w:ascii="Tahoma" w:hAnsi="Tahoma" w:eastAsia="Tahoma" w:cs="Tahoma"/>
                <w:sz w:val="20"/>
                <w:szCs w:val="20"/>
                <w:lang w:val="en-US"/>
              </w:rPr>
              <w:t>reservedExpiry</w:t>
            </w:r>
            <w:proofErr w:type="spellEnd"/>
            <w:r w:rsidRPr="74633B5D">
              <w:rPr>
                <w:rFonts w:ascii="Tahoma" w:hAnsi="Tahoma" w:eastAsia="Tahoma" w:cs="Tahoma"/>
                <w:sz w:val="20"/>
                <w:szCs w:val="20"/>
              </w:rPr>
              <w:t>Date</w:t>
            </w:r>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02F5042" w:rsidP="00A1708A" w:rsidRDefault="002F5042" w14:paraId="4E497EB5" w14:textId="77777777">
            <w:pPr>
              <w:rPr>
                <w:rFonts w:ascii="Tahoma" w:hAnsi="Tahoma" w:eastAsia="Tahoma" w:cs="Tahoma"/>
                <w:sz w:val="20"/>
                <w:szCs w:val="20"/>
              </w:rPr>
            </w:pPr>
            <w:r w:rsidRPr="74633B5D">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02F5042" w:rsidP="00A1708A" w:rsidRDefault="002F5042" w14:paraId="748EBE51" w14:textId="77777777">
            <w:pPr>
              <w:rPr>
                <w:rFonts w:ascii="Tahoma" w:hAnsi="Tahoma" w:eastAsia="Tahoma" w:cs="Tahoma"/>
                <w:sz w:val="20"/>
                <w:szCs w:val="20"/>
              </w:rPr>
            </w:pPr>
            <w:r w:rsidRPr="74633B5D">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02F5042" w:rsidP="00A1708A" w:rsidRDefault="002F5042" w14:paraId="23281E17" w14:textId="77777777">
            <w:r w:rsidRPr="74633B5D">
              <w:rPr>
                <w:rFonts w:ascii="Aptos Narrow" w:hAnsi="Aptos Narrow" w:eastAsia="Aptos Narrow" w:cs="Aptos Narrow"/>
                <w:color w:val="242424"/>
                <w:lang w:val="en-US"/>
              </w:rPr>
              <w:t xml:space="preserve">After SIM has been marked as "Reserved" in Perso stage, the SIM has until this date to be </w:t>
            </w:r>
            <w:proofErr w:type="spellStart"/>
            <w:r w:rsidRPr="74633B5D">
              <w:rPr>
                <w:rFonts w:ascii="Aptos Narrow" w:hAnsi="Aptos Narrow" w:eastAsia="Aptos Narrow" w:cs="Aptos Narrow"/>
                <w:color w:val="242424"/>
                <w:lang w:val="en-US"/>
              </w:rPr>
              <w:t>prematched</w:t>
            </w:r>
            <w:proofErr w:type="spellEnd"/>
            <w:r w:rsidRPr="74633B5D">
              <w:rPr>
                <w:rFonts w:ascii="Aptos Narrow" w:hAnsi="Aptos Narrow" w:eastAsia="Aptos Narrow" w:cs="Aptos Narrow"/>
                <w:color w:val="242424"/>
                <w:lang w:val="en-US"/>
              </w:rPr>
              <w:t xml:space="preserve">. If it is not </w:t>
            </w:r>
            <w:proofErr w:type="spellStart"/>
            <w:r w:rsidRPr="74633B5D">
              <w:rPr>
                <w:rFonts w:ascii="Aptos Narrow" w:hAnsi="Aptos Narrow" w:eastAsia="Aptos Narrow" w:cs="Aptos Narrow"/>
                <w:color w:val="242424"/>
                <w:lang w:val="en-US"/>
              </w:rPr>
              <w:t>prematched</w:t>
            </w:r>
            <w:proofErr w:type="spellEnd"/>
            <w:r w:rsidRPr="74633B5D">
              <w:rPr>
                <w:rFonts w:ascii="Aptos Narrow" w:hAnsi="Aptos Narrow" w:eastAsia="Aptos Narrow" w:cs="Aptos Narrow"/>
                <w:color w:val="242424"/>
                <w:lang w:val="en-US"/>
              </w:rPr>
              <w:t xml:space="preserve"> then the SIM will return to an available state after this date.</w:t>
            </w:r>
          </w:p>
        </w:tc>
        <w:tc>
          <w:tcPr>
            <w:tcW w:w="1701" w:type="dxa"/>
            <w:tcBorders>
              <w:top w:val="single" w:color="000000" w:themeColor="text1" w:sz="6" w:space="0"/>
              <w:left w:val="nil"/>
              <w:bottom w:val="single" w:color="000000" w:themeColor="text1" w:sz="6" w:space="0"/>
              <w:right w:val="single" w:color="000000" w:themeColor="text1" w:sz="6" w:space="0"/>
            </w:tcBorders>
          </w:tcPr>
          <w:p w:rsidR="002F5042" w:rsidP="00A1708A" w:rsidRDefault="002F5042" w14:paraId="55172B26" w14:textId="77777777">
            <w:pPr>
              <w:spacing w:line="240" w:lineRule="auto"/>
              <w:rPr>
                <w:rFonts w:ascii="Tahoma" w:hAnsi="Tahoma" w:eastAsia="Tahoma" w:cs="Tahoma"/>
                <w:sz w:val="20"/>
                <w:szCs w:val="20"/>
              </w:rPr>
            </w:pPr>
            <w:r w:rsidRPr="74633B5D">
              <w:rPr>
                <w:rFonts w:ascii="Calibri" w:hAnsi="Calibri" w:cs="Calibri"/>
                <w:color w:val="000000" w:themeColor="text1"/>
                <w:lang w:val="en-GB"/>
              </w:rPr>
              <w:t>2020-06-18T17:24:53Z</w:t>
            </w:r>
          </w:p>
        </w:tc>
      </w:tr>
      <w:tr w:rsidRPr="006E5181" w:rsidR="002F5042" w:rsidTr="00A1708A" w14:paraId="39B155B1"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B91C87" w:rsidR="002F5042" w:rsidP="00A1708A" w:rsidRDefault="002F5042" w14:paraId="348CFE69"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simType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2F5042" w:rsidP="00A1708A" w:rsidRDefault="002F5042" w14:paraId="2008D398"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2F5042" w:rsidP="00A1708A" w:rsidRDefault="002F5042" w14:paraId="0DAA32B5" w14:textId="77777777">
            <w:pPr>
              <w:rPr>
                <w:rFonts w:ascii="Tahoma" w:hAnsi="Tahoma" w:eastAsia="Tahoma" w:cs="Tahoma"/>
                <w:sz w:val="20"/>
                <w:szCs w:val="20"/>
              </w:rPr>
            </w:pPr>
            <w:r w:rsidRPr="00B91C87">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2F5042" w:rsidP="00A1708A" w:rsidRDefault="002F5042" w14:paraId="5567FDFA" w14:textId="77777777">
            <w:pPr>
              <w:rPr>
                <w:rFonts w:ascii="Tahoma" w:hAnsi="Tahoma" w:eastAsia="Tahoma" w:cs="Tahoma"/>
                <w:sz w:val="20"/>
                <w:szCs w:val="20"/>
                <w:lang w:val="en-US"/>
              </w:rPr>
            </w:pPr>
            <w:r w:rsidRPr="7F98CED1">
              <w:rPr>
                <w:rFonts w:ascii="Tahoma" w:hAnsi="Tahoma" w:eastAsia="Tahoma" w:cs="Tahoma"/>
                <w:sz w:val="20"/>
                <w:szCs w:val="20"/>
                <w:lang w:val="en-US"/>
              </w:rPr>
              <w:t xml:space="preserve">The requested </w:t>
            </w:r>
            <w:proofErr w:type="spellStart"/>
            <w:r w:rsidRPr="7F98CED1">
              <w:rPr>
                <w:rFonts w:ascii="Tahoma" w:hAnsi="Tahoma" w:eastAsia="Tahoma" w:cs="Tahoma"/>
                <w:sz w:val="20"/>
                <w:szCs w:val="20"/>
                <w:lang w:val="en-US"/>
              </w:rPr>
              <w:t>simType</w:t>
            </w:r>
            <w:proofErr w:type="spellEnd"/>
          </w:p>
          <w:p w:rsidRPr="00B91C87" w:rsidR="002F5042" w:rsidP="00A1708A" w:rsidRDefault="002F5042" w14:paraId="118750D1" w14:textId="77777777">
            <w:pPr>
              <w:rPr>
                <w:rFonts w:ascii="Tahoma" w:hAnsi="Tahoma" w:eastAsia="Tahoma" w:cs="Tahoma"/>
                <w:b/>
                <w:bCs/>
                <w:sz w:val="20"/>
                <w:szCs w:val="20"/>
              </w:rPr>
            </w:pPr>
            <w:r w:rsidRPr="00B91C87">
              <w:rPr>
                <w:rFonts w:ascii="Tahoma" w:hAnsi="Tahoma" w:eastAsia="Tahoma" w:cs="Tahoma"/>
                <w:b/>
                <w:bCs/>
                <w:sz w:val="20"/>
                <w:szCs w:val="20"/>
              </w:rPr>
              <w:t xml:space="preserve">Example: </w:t>
            </w:r>
          </w:p>
          <w:p w:rsidRPr="00B91C87" w:rsidR="002F5042" w:rsidP="00A1708A" w:rsidRDefault="002F5042" w14:paraId="0F34121C" w14:textId="77777777">
            <w:pPr>
              <w:rPr>
                <w:rFonts w:ascii="Tahoma" w:hAnsi="Tahoma" w:eastAsia="Tahoma" w:cs="Tahoma"/>
                <w:sz w:val="20"/>
                <w:szCs w:val="20"/>
              </w:rPr>
            </w:pPr>
            <w:r w:rsidRPr="00B91C87">
              <w:rPr>
                <w:rFonts w:ascii="Tahoma" w:hAnsi="Tahoma" w:eastAsia="Tahoma" w:cs="Tahoma"/>
                <w:sz w:val="20"/>
                <w:szCs w:val="20"/>
              </w:rPr>
              <w:t>• Service</w:t>
            </w:r>
          </w:p>
          <w:p w:rsidRPr="00B91C87" w:rsidR="002F5042" w:rsidP="00A1708A" w:rsidRDefault="002F5042" w14:paraId="5BA767C7" w14:textId="77777777">
            <w:pPr>
              <w:rPr>
                <w:rFonts w:ascii="Tahoma" w:hAnsi="Tahoma" w:eastAsia="Tahoma" w:cs="Tahoma"/>
                <w:sz w:val="20"/>
                <w:szCs w:val="20"/>
              </w:rPr>
            </w:pPr>
            <w:r w:rsidRPr="00B91C87">
              <w:rPr>
                <w:rFonts w:ascii="Tahoma" w:hAnsi="Tahoma" w:eastAsia="Tahoma" w:cs="Tahoma"/>
                <w:sz w:val="20"/>
                <w:szCs w:val="20"/>
              </w:rPr>
              <w:t>• Sales</w:t>
            </w:r>
          </w:p>
        </w:tc>
        <w:tc>
          <w:tcPr>
            <w:tcW w:w="1701" w:type="dxa"/>
            <w:tcBorders>
              <w:top w:val="single" w:color="000000" w:themeColor="text1" w:sz="6" w:space="0"/>
              <w:left w:val="nil"/>
              <w:bottom w:val="single" w:color="000000" w:themeColor="text1" w:sz="6" w:space="0"/>
              <w:right w:val="single" w:color="000000" w:themeColor="text1" w:sz="6" w:space="0"/>
            </w:tcBorders>
          </w:tcPr>
          <w:p w:rsidRPr="00B91C87" w:rsidR="002F5042" w:rsidP="00A1708A" w:rsidRDefault="002F5042" w14:paraId="4045328E" w14:textId="77777777">
            <w:pPr>
              <w:rPr>
                <w:rFonts w:ascii="Tahoma" w:hAnsi="Tahoma" w:eastAsia="Tahoma" w:cs="Tahoma"/>
                <w:sz w:val="20"/>
                <w:szCs w:val="20"/>
              </w:rPr>
            </w:pPr>
            <w:r>
              <w:rPr>
                <w:rFonts w:ascii="Tahoma" w:hAnsi="Tahoma" w:eastAsia="Tahoma" w:cs="Tahoma"/>
                <w:sz w:val="20"/>
                <w:szCs w:val="20"/>
              </w:rPr>
              <w:t>Sales</w:t>
            </w:r>
          </w:p>
        </w:tc>
      </w:tr>
      <w:tr w:rsidRPr="006E5181" w:rsidR="002F5042" w:rsidTr="00A1708A" w14:paraId="7A3B1389"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B91C87" w:rsidR="002F5042" w:rsidP="00A1708A" w:rsidRDefault="002F5042" w14:paraId="6331348D"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simProduct</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71B9E979"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2F5042" w:rsidP="00A1708A" w:rsidRDefault="002F5042" w14:paraId="043EC883" w14:textId="77777777">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779EFF4F" w14:textId="77777777">
            <w:pPr>
              <w:rPr>
                <w:rFonts w:ascii="Tahoma" w:hAnsi="Tahoma" w:eastAsia="Tahoma" w:cs="Tahoma"/>
                <w:sz w:val="20"/>
                <w:szCs w:val="20"/>
              </w:rPr>
            </w:pPr>
            <w:r w:rsidRPr="00B83C3A">
              <w:rPr>
                <w:rFonts w:ascii="Tahoma" w:hAnsi="Tahoma" w:eastAsia="Tahoma" w:cs="Tahoma"/>
                <w:sz w:val="20"/>
                <w:szCs w:val="20"/>
              </w:rPr>
              <w:t>A code describing the type of product. Each product is kept in different systems. Used for prepaid preparation.</w:t>
            </w:r>
            <w:r>
              <w:rPr>
                <w:rFonts w:ascii="Tahoma" w:hAnsi="Tahoma" w:eastAsia="Tahoma" w:cs="Tahoma"/>
                <w:sz w:val="20"/>
                <w:szCs w:val="20"/>
              </w:rPr>
              <w:t xml:space="preserve"> </w:t>
            </w:r>
          </w:p>
          <w:p w:rsidRPr="00B83C3A" w:rsidR="002F5042" w:rsidP="00A1708A" w:rsidRDefault="002F5042" w14:paraId="29B582F8" w14:textId="77777777">
            <w:pPr>
              <w:rPr>
                <w:rFonts w:ascii="Tahoma" w:hAnsi="Tahoma" w:eastAsia="Tahoma" w:cs="Tahoma"/>
                <w:b/>
                <w:bCs/>
                <w:sz w:val="20"/>
                <w:szCs w:val="20"/>
              </w:rPr>
            </w:pPr>
            <w:r w:rsidRPr="00B83C3A">
              <w:rPr>
                <w:rFonts w:ascii="Tahoma" w:hAnsi="Tahoma" w:eastAsia="Tahoma" w:cs="Tahoma"/>
                <w:b/>
                <w:bCs/>
                <w:sz w:val="20"/>
                <w:szCs w:val="20"/>
              </w:rPr>
              <w:t>Sample Values:</w:t>
            </w:r>
          </w:p>
          <w:p w:rsidR="002F5042" w:rsidP="00A1708A" w:rsidRDefault="002F5042" w14:paraId="336E34F1" w14:textId="77777777">
            <w:pPr>
              <w:rPr>
                <w:rFonts w:ascii="Tahoma" w:hAnsi="Tahoma" w:eastAsia="Tahoma" w:cs="Tahoma"/>
                <w:sz w:val="20"/>
                <w:szCs w:val="20"/>
              </w:rPr>
            </w:pPr>
            <w:r>
              <w:rPr>
                <w:rFonts w:ascii="Tahoma" w:hAnsi="Tahoma" w:eastAsia="Tahoma" w:cs="Tahoma"/>
                <w:sz w:val="20"/>
                <w:szCs w:val="20"/>
              </w:rPr>
              <w:t>• 3PP (prepaid)</w:t>
            </w:r>
          </w:p>
          <w:p w:rsidR="002F5042" w:rsidP="00A1708A" w:rsidRDefault="002F5042" w14:paraId="25F1DB04" w14:textId="77777777">
            <w:pPr>
              <w:rPr>
                <w:rFonts w:ascii="Tahoma" w:hAnsi="Tahoma" w:eastAsia="Tahoma" w:cs="Tahoma"/>
                <w:sz w:val="20"/>
                <w:szCs w:val="20"/>
              </w:rPr>
            </w:pPr>
            <w:r>
              <w:rPr>
                <w:rFonts w:ascii="Tahoma" w:hAnsi="Tahoma" w:eastAsia="Tahoma" w:cs="Tahoma"/>
                <w:sz w:val="20"/>
                <w:szCs w:val="20"/>
              </w:rPr>
              <w:t>• HYB (hybrid)</w:t>
            </w:r>
          </w:p>
          <w:p w:rsidRPr="00B91C87" w:rsidR="002F5042" w:rsidP="00A1708A" w:rsidRDefault="002F5042" w14:paraId="4A6BFDA5" w14:textId="77777777">
            <w:pPr>
              <w:rPr>
                <w:rFonts w:ascii="Tahoma" w:hAnsi="Tahoma" w:eastAsia="Tahoma" w:cs="Tahoma"/>
                <w:sz w:val="20"/>
                <w:szCs w:val="20"/>
              </w:rPr>
            </w:pPr>
            <w:r>
              <w:rPr>
                <w:rFonts w:ascii="Tahoma" w:hAnsi="Tahoma" w:eastAsia="Tahoma" w:cs="Tahoma"/>
                <w:sz w:val="20"/>
                <w:szCs w:val="20"/>
              </w:rPr>
              <w:t>• 3PO (postpaid)</w:t>
            </w:r>
          </w:p>
        </w:tc>
        <w:tc>
          <w:tcPr>
            <w:tcW w:w="1701" w:type="dxa"/>
            <w:tcBorders>
              <w:top w:val="single" w:color="000000" w:themeColor="text1" w:sz="6" w:space="0"/>
              <w:left w:val="nil"/>
              <w:bottom w:val="single" w:color="000000" w:themeColor="text1" w:sz="6" w:space="0"/>
              <w:right w:val="single" w:color="000000" w:themeColor="text1" w:sz="6" w:space="0"/>
            </w:tcBorders>
          </w:tcPr>
          <w:p w:rsidRPr="00B83C3A" w:rsidR="002F5042" w:rsidP="00A1708A" w:rsidRDefault="002F5042" w14:paraId="2BEE90F0" w14:textId="77777777">
            <w:pPr>
              <w:rPr>
                <w:rFonts w:ascii="Tahoma" w:hAnsi="Tahoma" w:eastAsia="Tahoma" w:cs="Tahoma"/>
                <w:sz w:val="20"/>
                <w:szCs w:val="20"/>
              </w:rPr>
            </w:pPr>
            <w:r>
              <w:rPr>
                <w:rFonts w:ascii="Tahoma" w:hAnsi="Tahoma" w:eastAsia="Tahoma" w:cs="Tahoma"/>
                <w:sz w:val="20"/>
                <w:szCs w:val="20"/>
              </w:rPr>
              <w:t>3PP</w:t>
            </w:r>
          </w:p>
        </w:tc>
      </w:tr>
      <w:tr w:rsidRPr="006E5181" w:rsidR="002F5042" w:rsidTr="00A1708A" w14:paraId="587AD620"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B91C87" w:rsidR="002F5042" w:rsidP="00A1708A" w:rsidRDefault="002F5042" w14:paraId="4769727E"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simCategory</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335A320D"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2F5042" w:rsidP="00A1708A" w:rsidRDefault="002F5042" w14:paraId="263EF43E" w14:textId="77777777">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91C87" w:rsidR="002F5042" w:rsidP="00A1708A" w:rsidRDefault="002F5042" w14:paraId="582CA7FE" w14:textId="77777777">
            <w:pPr>
              <w:rPr>
                <w:rFonts w:ascii="Tahoma" w:hAnsi="Tahoma" w:eastAsia="Tahoma" w:cs="Tahoma"/>
                <w:sz w:val="20"/>
                <w:szCs w:val="20"/>
                <w:lang w:val="en-US"/>
              </w:rPr>
            </w:pPr>
            <w:r w:rsidRPr="7F98CED1">
              <w:rPr>
                <w:rFonts w:ascii="Tahoma" w:hAnsi="Tahoma" w:eastAsia="Tahoma" w:cs="Tahoma"/>
                <w:sz w:val="20"/>
                <w:szCs w:val="20"/>
                <w:lang w:val="en-US"/>
              </w:rPr>
              <w:t xml:space="preserve">A value generated by the sim system to identify characteristics of the SIM. e.g. C31P04. Includes </w:t>
            </w:r>
            <w:proofErr w:type="spellStart"/>
            <w:r w:rsidRPr="7F98CED1">
              <w:rPr>
                <w:rFonts w:ascii="Tahoma" w:hAnsi="Tahoma" w:eastAsia="Tahoma" w:cs="Tahoma"/>
                <w:sz w:val="20"/>
                <w:szCs w:val="20"/>
                <w:lang w:val="en-US"/>
              </w:rPr>
              <w:t>simProduct</w:t>
            </w:r>
            <w:proofErr w:type="spellEnd"/>
            <w:r w:rsidRPr="7F98CED1">
              <w:rPr>
                <w:rFonts w:ascii="Tahoma" w:hAnsi="Tahoma" w:eastAsia="Tahoma" w:cs="Tahoma"/>
                <w:sz w:val="20"/>
                <w:szCs w:val="20"/>
                <w:lang w:val="en-US"/>
              </w:rPr>
              <w:t xml:space="preserve">, </w:t>
            </w:r>
            <w:proofErr w:type="spellStart"/>
            <w:r w:rsidRPr="7F98CED1">
              <w:rPr>
                <w:rFonts w:ascii="Tahoma" w:hAnsi="Tahoma" w:eastAsia="Tahoma" w:cs="Tahoma"/>
                <w:sz w:val="20"/>
                <w:szCs w:val="20"/>
                <w:lang w:val="en-US"/>
              </w:rPr>
              <w:t>regionCode</w:t>
            </w:r>
            <w:proofErr w:type="spellEnd"/>
            <w:r w:rsidRPr="7F98CED1">
              <w:rPr>
                <w:rFonts w:ascii="Tahoma" w:hAnsi="Tahoma" w:eastAsia="Tahoma" w:cs="Tahoma"/>
                <w:sz w:val="20"/>
                <w:szCs w:val="20"/>
                <w:lang w:val="en-US"/>
              </w:rPr>
              <w:t xml:space="preserve"> and other characteristics. Currently contains 490 possible values ranging from B103 to XU41.</w:t>
            </w:r>
          </w:p>
        </w:tc>
        <w:tc>
          <w:tcPr>
            <w:tcW w:w="1701" w:type="dxa"/>
            <w:tcBorders>
              <w:top w:val="single" w:color="000000" w:themeColor="text1" w:sz="6" w:space="0"/>
              <w:left w:val="nil"/>
              <w:bottom w:val="single" w:color="000000" w:themeColor="text1" w:sz="6" w:space="0"/>
              <w:right w:val="single" w:color="000000" w:themeColor="text1" w:sz="6" w:space="0"/>
            </w:tcBorders>
          </w:tcPr>
          <w:p w:rsidRPr="00B83C3A" w:rsidR="002F5042" w:rsidP="00A1708A" w:rsidRDefault="002F5042" w14:paraId="4435A153" w14:textId="77777777">
            <w:pPr>
              <w:rPr>
                <w:rFonts w:ascii="Tahoma" w:hAnsi="Tahoma" w:eastAsia="Tahoma" w:cs="Tahoma"/>
                <w:sz w:val="20"/>
                <w:szCs w:val="20"/>
              </w:rPr>
            </w:pPr>
            <w:r>
              <w:rPr>
                <w:rFonts w:ascii="Tahoma" w:hAnsi="Tahoma" w:eastAsia="Tahoma" w:cs="Tahoma"/>
                <w:sz w:val="20"/>
                <w:szCs w:val="20"/>
              </w:rPr>
              <w:t>C31P04</w:t>
            </w:r>
          </w:p>
        </w:tc>
      </w:tr>
      <w:tr w:rsidRPr="006E5181" w:rsidR="002F5042" w:rsidTr="00A1708A" w14:paraId="7D20D1F4"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7F98CED1" w:rsidR="002F5042" w:rsidP="00A1708A" w:rsidRDefault="002F5042" w14:paraId="7B7575D1"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sourceCode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6435DE37"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019AD799" w14:textId="77777777">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B83C3A" w:rsidR="002F5042" w:rsidP="00A1708A" w:rsidRDefault="002F5042" w14:paraId="2C4DC679" w14:textId="77777777">
            <w:pPr>
              <w:rPr>
                <w:rFonts w:ascii="Tahoma" w:hAnsi="Tahoma" w:eastAsia="Tahoma" w:cs="Tahoma"/>
                <w:sz w:val="20"/>
                <w:szCs w:val="20"/>
              </w:rPr>
            </w:pPr>
            <w:r w:rsidRPr="00B83C3A">
              <w:rPr>
                <w:rFonts w:ascii="Tahoma" w:hAnsi="Tahoma" w:eastAsia="Tahoma" w:cs="Tahoma"/>
                <w:sz w:val="20"/>
                <w:szCs w:val="20"/>
                <w:lang w:val="en-US"/>
              </w:rPr>
              <w:t xml:space="preserve">A category of SIMs and numbers. Currently there are only two values: S1=Mass, T1=Test. This is used during </w:t>
            </w:r>
            <w:proofErr w:type="spellStart"/>
            <w:r w:rsidRPr="00B83C3A">
              <w:rPr>
                <w:rFonts w:ascii="Tahoma" w:hAnsi="Tahoma" w:eastAsia="Tahoma" w:cs="Tahoma"/>
                <w:sz w:val="20"/>
                <w:szCs w:val="20"/>
                <w:lang w:val="en-US"/>
              </w:rPr>
              <w:t>prematching</w:t>
            </w:r>
            <w:proofErr w:type="spellEnd"/>
            <w:r w:rsidRPr="00B83C3A">
              <w:rPr>
                <w:rFonts w:ascii="Tahoma" w:hAnsi="Tahoma" w:eastAsia="Tahoma" w:cs="Tahoma"/>
                <w:sz w:val="20"/>
                <w:szCs w:val="20"/>
                <w:lang w:val="en-US"/>
              </w:rPr>
              <w:t xml:space="preserve"> a SIM to a package. For example, test SIMs must be </w:t>
            </w:r>
            <w:proofErr w:type="spellStart"/>
            <w:r w:rsidRPr="00B83C3A">
              <w:rPr>
                <w:rFonts w:ascii="Tahoma" w:hAnsi="Tahoma" w:eastAsia="Tahoma" w:cs="Tahoma"/>
                <w:sz w:val="20"/>
                <w:szCs w:val="20"/>
                <w:lang w:val="en-US"/>
              </w:rPr>
              <w:t>prematched</w:t>
            </w:r>
            <w:proofErr w:type="spellEnd"/>
            <w:r w:rsidRPr="00B83C3A">
              <w:rPr>
                <w:rFonts w:ascii="Tahoma" w:hAnsi="Tahoma" w:eastAsia="Tahoma" w:cs="Tahoma"/>
                <w:sz w:val="20"/>
                <w:szCs w:val="20"/>
                <w:lang w:val="en-US"/>
              </w:rPr>
              <w:t xml:space="preserve"> with T1 SIMs and T1 numbers.</w:t>
            </w:r>
          </w:p>
        </w:tc>
        <w:tc>
          <w:tcPr>
            <w:tcW w:w="1701" w:type="dxa"/>
            <w:tcBorders>
              <w:top w:val="single" w:color="000000" w:themeColor="text1" w:sz="6" w:space="0"/>
              <w:left w:val="nil"/>
              <w:bottom w:val="single" w:color="000000" w:themeColor="text1" w:sz="6" w:space="0"/>
              <w:right w:val="single" w:color="000000" w:themeColor="text1" w:sz="6" w:space="0"/>
            </w:tcBorders>
          </w:tcPr>
          <w:p w:rsidRPr="7F98CED1" w:rsidR="002F5042" w:rsidP="00A1708A" w:rsidRDefault="002F5042" w14:paraId="3EC3EB25" w14:textId="77777777">
            <w:pPr>
              <w:rPr>
                <w:rFonts w:ascii="Tahoma" w:hAnsi="Tahoma" w:eastAsia="Tahoma" w:cs="Tahoma"/>
                <w:sz w:val="20"/>
                <w:szCs w:val="20"/>
                <w:lang w:val="en-US"/>
              </w:rPr>
            </w:pPr>
            <w:r>
              <w:rPr>
                <w:rFonts w:ascii="Tahoma" w:hAnsi="Tahoma" w:eastAsia="Tahoma" w:cs="Tahoma"/>
                <w:sz w:val="20"/>
                <w:szCs w:val="20"/>
                <w:lang w:val="en-US"/>
              </w:rPr>
              <w:t>S1</w:t>
            </w:r>
          </w:p>
        </w:tc>
      </w:tr>
      <w:tr w:rsidRPr="006E5181" w:rsidR="002F5042" w:rsidTr="00A1708A" w14:paraId="3359C62B" w14:textId="77777777">
        <w:trPr>
          <w:trHeight w:val="300"/>
        </w:trPr>
        <w:tc>
          <w:tcPr>
            <w:tcW w:w="23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002F5042" w:rsidP="00A1708A" w:rsidRDefault="002F5042" w14:paraId="6F236843"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usageType</w:t>
            </w:r>
            <w:proofErr w:type="spellEnd"/>
          </w:p>
        </w:tc>
        <w:tc>
          <w:tcPr>
            <w:tcW w:w="992"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3C63BE76" w14:textId="77777777">
            <w:pPr>
              <w:rPr>
                <w:rFonts w:ascii="Tahoma" w:hAnsi="Tahoma" w:eastAsia="Tahoma" w:cs="Tahoma"/>
                <w:sz w:val="20"/>
                <w:szCs w:val="20"/>
              </w:rPr>
            </w:pPr>
            <w:r>
              <w:rPr>
                <w:rFonts w:ascii="Tahoma" w:hAnsi="Tahoma" w:eastAsia="Tahoma" w:cs="Tahoma"/>
                <w:sz w:val="20"/>
                <w:szCs w:val="20"/>
              </w:rPr>
              <w:t>O</w:t>
            </w:r>
          </w:p>
        </w:tc>
        <w:tc>
          <w:tcPr>
            <w:tcW w:w="1418"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598E92E7" w14:textId="77777777">
            <w:pPr>
              <w:rPr>
                <w:rFonts w:ascii="Tahoma" w:hAnsi="Tahoma" w:eastAsia="Tahoma" w:cs="Tahoma"/>
                <w:sz w:val="20"/>
                <w:szCs w:val="20"/>
              </w:rPr>
            </w:pPr>
            <w:r>
              <w:rPr>
                <w:rFonts w:ascii="Tahoma" w:hAnsi="Tahoma" w:eastAsia="Tahoma" w:cs="Tahoma"/>
                <w:sz w:val="20"/>
                <w:szCs w:val="20"/>
              </w:rPr>
              <w:t>String</w:t>
            </w:r>
          </w:p>
        </w:tc>
        <w:tc>
          <w:tcPr>
            <w:tcW w:w="8221" w:type="dxa"/>
            <w:tcBorders>
              <w:top w:val="single" w:color="000000" w:themeColor="text1" w:sz="6" w:space="0"/>
              <w:left w:val="nil"/>
              <w:bottom w:val="single" w:color="000000" w:themeColor="text1" w:sz="6" w:space="0"/>
              <w:right w:val="single" w:color="000000" w:themeColor="text1" w:sz="6" w:space="0"/>
            </w:tcBorders>
            <w:shd w:val="clear" w:color="auto" w:fill="auto"/>
          </w:tcPr>
          <w:p w:rsidR="002F5042" w:rsidP="00A1708A" w:rsidRDefault="002F5042" w14:paraId="4DA6802F" w14:textId="77777777">
            <w:pPr>
              <w:rPr>
                <w:rFonts w:ascii="Tahoma" w:hAnsi="Tahoma" w:eastAsia="Tahoma" w:cs="Tahoma"/>
                <w:sz w:val="20"/>
                <w:szCs w:val="20"/>
              </w:rPr>
            </w:pPr>
            <w:r w:rsidRPr="00B83C3A">
              <w:rPr>
                <w:rFonts w:ascii="Tahoma" w:hAnsi="Tahoma" w:eastAsia="Tahoma" w:cs="Tahoma"/>
                <w:sz w:val="20"/>
                <w:szCs w:val="20"/>
              </w:rPr>
              <w:t>A marketing defined value for what the SIM will be used for. List of values changes depending on marketing team.</w:t>
            </w:r>
            <w:r>
              <w:rPr>
                <w:rFonts w:ascii="Tahoma" w:hAnsi="Tahoma" w:eastAsia="Tahoma" w:cs="Tahoma"/>
                <w:sz w:val="20"/>
                <w:szCs w:val="20"/>
              </w:rPr>
              <w:t xml:space="preserve"> </w:t>
            </w:r>
          </w:p>
          <w:p w:rsidRPr="00B83C3A" w:rsidR="002F5042" w:rsidP="00A1708A" w:rsidRDefault="002F5042" w14:paraId="079063DE" w14:textId="77777777">
            <w:pPr>
              <w:rPr>
                <w:rFonts w:ascii="Tahoma" w:hAnsi="Tahoma" w:eastAsia="Tahoma" w:cs="Tahoma"/>
                <w:b/>
                <w:bCs/>
                <w:sz w:val="20"/>
                <w:szCs w:val="20"/>
                <w:lang w:val="en-US"/>
              </w:rPr>
            </w:pPr>
            <w:r w:rsidRPr="7F98CED1">
              <w:rPr>
                <w:rFonts w:ascii="Tahoma" w:hAnsi="Tahoma" w:eastAsia="Tahoma" w:cs="Tahoma"/>
                <w:b/>
                <w:bCs/>
                <w:sz w:val="20"/>
                <w:szCs w:val="20"/>
                <w:lang w:val="en-US"/>
              </w:rPr>
              <w:t>Sample values (not enumerated):</w:t>
            </w:r>
          </w:p>
          <w:p w:rsidRPr="00B83C3A" w:rsidR="002F5042" w:rsidP="00A1708A" w:rsidRDefault="002F5042" w14:paraId="4953F87D" w14:textId="77777777">
            <w:pPr>
              <w:rPr>
                <w:rFonts w:ascii="Tahoma" w:hAnsi="Tahoma" w:eastAsia="Tahoma" w:cs="Tahoma"/>
                <w:sz w:val="20"/>
                <w:szCs w:val="20"/>
              </w:rPr>
            </w:pPr>
            <w:r w:rsidRPr="00B83C3A">
              <w:rPr>
                <w:rFonts w:ascii="Tahoma" w:hAnsi="Tahoma" w:eastAsia="Tahoma" w:cs="Tahoma"/>
                <w:sz w:val="20"/>
                <w:szCs w:val="20"/>
              </w:rPr>
              <w:t>•SIM2Fly3G_eSIM_Download_V2</w:t>
            </w:r>
          </w:p>
          <w:p w:rsidRPr="00B83C3A" w:rsidR="002F5042" w:rsidP="00A1708A" w:rsidRDefault="002F5042" w14:paraId="3570C022" w14:textId="77777777">
            <w:pPr>
              <w:rPr>
                <w:rFonts w:ascii="Tahoma" w:hAnsi="Tahoma" w:eastAsia="Tahoma" w:cs="Tahoma"/>
                <w:sz w:val="20"/>
                <w:szCs w:val="20"/>
                <w:lang w:val="en-US"/>
              </w:rPr>
            </w:pPr>
            <w:r w:rsidRPr="7F98CED1">
              <w:rPr>
                <w:rFonts w:ascii="Tahoma" w:hAnsi="Tahoma" w:eastAsia="Tahoma" w:cs="Tahoma"/>
                <w:sz w:val="20"/>
                <w:szCs w:val="20"/>
                <w:lang w:val="en-US"/>
              </w:rPr>
              <w:t>•</w:t>
            </w:r>
            <w:proofErr w:type="spellStart"/>
            <w:r w:rsidRPr="7F98CED1">
              <w:rPr>
                <w:rFonts w:ascii="Tahoma" w:hAnsi="Tahoma" w:eastAsia="Tahoma" w:cs="Tahoma"/>
                <w:sz w:val="20"/>
                <w:szCs w:val="20"/>
                <w:lang w:val="en-US"/>
              </w:rPr>
              <w:t>eSIM_Download_DYM</w:t>
            </w:r>
            <w:proofErr w:type="spellEnd"/>
          </w:p>
          <w:p w:rsidRPr="00B83C3A" w:rsidR="002F5042" w:rsidP="00A1708A" w:rsidRDefault="002F5042" w14:paraId="4187A155" w14:textId="77777777">
            <w:pPr>
              <w:rPr>
                <w:rFonts w:ascii="Tahoma" w:hAnsi="Tahoma" w:eastAsia="Tahoma" w:cs="Tahoma"/>
                <w:sz w:val="20"/>
                <w:szCs w:val="20"/>
              </w:rPr>
            </w:pPr>
            <w:r w:rsidRPr="00B83C3A">
              <w:rPr>
                <w:rFonts w:ascii="Tahoma" w:hAnsi="Tahoma" w:eastAsia="Tahoma" w:cs="Tahoma"/>
                <w:sz w:val="20"/>
                <w:szCs w:val="20"/>
              </w:rPr>
              <w:t>•eSIM_Download_V2</w:t>
            </w:r>
          </w:p>
          <w:p w:rsidRPr="00B83C3A" w:rsidR="002F5042" w:rsidP="00A1708A" w:rsidRDefault="002F5042" w14:paraId="0B451093" w14:textId="77777777">
            <w:pPr>
              <w:rPr>
                <w:rFonts w:ascii="Tahoma" w:hAnsi="Tahoma" w:eastAsia="Tahoma" w:cs="Tahoma"/>
                <w:sz w:val="20"/>
                <w:szCs w:val="20"/>
                <w:lang w:val="en-US"/>
              </w:rPr>
            </w:pPr>
            <w:r w:rsidRPr="7F98CED1">
              <w:rPr>
                <w:rFonts w:ascii="Tahoma" w:hAnsi="Tahoma" w:eastAsia="Tahoma" w:cs="Tahoma"/>
                <w:sz w:val="20"/>
                <w:szCs w:val="20"/>
                <w:lang w:val="en-US"/>
              </w:rPr>
              <w:t>•</w:t>
            </w:r>
            <w:proofErr w:type="spellStart"/>
            <w:r w:rsidRPr="7F98CED1">
              <w:rPr>
                <w:rFonts w:ascii="Tahoma" w:hAnsi="Tahoma" w:eastAsia="Tahoma" w:cs="Tahoma"/>
                <w:sz w:val="20"/>
                <w:szCs w:val="20"/>
                <w:lang w:val="en-US"/>
              </w:rPr>
              <w:t>eSIM_Download</w:t>
            </w:r>
            <w:proofErr w:type="spellEnd"/>
          </w:p>
          <w:p w:rsidRPr="00B83C3A" w:rsidR="002F5042" w:rsidP="00A1708A" w:rsidRDefault="002F5042" w14:paraId="739990F2" w14:textId="77777777">
            <w:pPr>
              <w:rPr>
                <w:rFonts w:ascii="Tahoma" w:hAnsi="Tahoma" w:eastAsia="Tahoma" w:cs="Tahoma"/>
                <w:sz w:val="20"/>
                <w:szCs w:val="20"/>
              </w:rPr>
            </w:pPr>
            <w:r w:rsidRPr="00B83C3A">
              <w:rPr>
                <w:rFonts w:ascii="Tahoma" w:hAnsi="Tahoma" w:eastAsia="Tahoma" w:cs="Tahoma"/>
                <w:sz w:val="20"/>
                <w:szCs w:val="20"/>
              </w:rPr>
              <w:t>•SIM2Fly3G_G2_eSIM_Download</w:t>
            </w:r>
          </w:p>
          <w:p w:rsidRPr="00B83C3A" w:rsidR="002F5042" w:rsidP="00A1708A" w:rsidRDefault="002F5042" w14:paraId="655A80EF" w14:textId="77777777">
            <w:pPr>
              <w:rPr>
                <w:rFonts w:ascii="Tahoma" w:hAnsi="Tahoma" w:eastAsia="Tahoma" w:cs="Tahoma"/>
                <w:sz w:val="20"/>
                <w:szCs w:val="20"/>
              </w:rPr>
            </w:pPr>
            <w:r w:rsidRPr="00B83C3A">
              <w:rPr>
                <w:rFonts w:ascii="Tahoma" w:hAnsi="Tahoma" w:eastAsia="Tahoma" w:cs="Tahoma"/>
                <w:sz w:val="20"/>
                <w:szCs w:val="20"/>
              </w:rPr>
              <w:t>•DownloadSIM_V2</w:t>
            </w:r>
          </w:p>
          <w:p w:rsidR="002F5042" w:rsidP="00A1708A" w:rsidRDefault="002F5042" w14:paraId="5C1135C0" w14:textId="77777777">
            <w:pPr>
              <w:rPr>
                <w:rFonts w:ascii="Tahoma" w:hAnsi="Tahoma" w:eastAsia="Tahoma" w:cs="Tahoma"/>
                <w:sz w:val="20"/>
                <w:szCs w:val="20"/>
              </w:rPr>
            </w:pPr>
            <w:r w:rsidRPr="00B83C3A">
              <w:rPr>
                <w:rFonts w:ascii="Tahoma" w:hAnsi="Tahoma" w:eastAsia="Tahoma" w:cs="Tahoma"/>
                <w:sz w:val="20"/>
                <w:szCs w:val="20"/>
              </w:rPr>
              <w:t>•SIM2Fly3G_eSIM_Download</w:t>
            </w:r>
          </w:p>
        </w:tc>
        <w:tc>
          <w:tcPr>
            <w:tcW w:w="1701" w:type="dxa"/>
            <w:tcBorders>
              <w:top w:val="single" w:color="000000" w:themeColor="text1" w:sz="6" w:space="0"/>
              <w:left w:val="nil"/>
              <w:bottom w:val="single" w:color="000000" w:themeColor="text1" w:sz="6" w:space="0"/>
              <w:right w:val="single" w:color="000000" w:themeColor="text1" w:sz="6" w:space="0"/>
            </w:tcBorders>
          </w:tcPr>
          <w:p w:rsidRPr="00B83C3A" w:rsidR="002F5042" w:rsidP="00A1708A" w:rsidRDefault="002F5042" w14:paraId="1B47FA4B" w14:textId="77777777">
            <w:pPr>
              <w:rPr>
                <w:rFonts w:ascii="Tahoma" w:hAnsi="Tahoma" w:eastAsia="Tahoma" w:cs="Tahoma"/>
                <w:sz w:val="20"/>
                <w:szCs w:val="20"/>
                <w:lang w:val="en-US"/>
              </w:rPr>
            </w:pPr>
            <w:proofErr w:type="spellStart"/>
            <w:r w:rsidRPr="7F98CED1">
              <w:rPr>
                <w:rFonts w:ascii="Tahoma" w:hAnsi="Tahoma" w:eastAsia="Tahoma" w:cs="Tahoma"/>
                <w:sz w:val="20"/>
                <w:szCs w:val="20"/>
                <w:lang w:val="en-US"/>
              </w:rPr>
              <w:t>eSIM_Download</w:t>
            </w:r>
            <w:proofErr w:type="spellEnd"/>
          </w:p>
        </w:tc>
      </w:tr>
    </w:tbl>
    <w:p w:rsidRPr="002F5042" w:rsidR="002F5042" w:rsidP="002F5042" w:rsidRDefault="002F5042" w14:paraId="4606983B" w14:textId="77777777"/>
    <w:p w:rsidR="002F5042" w:rsidP="002F5042" w:rsidRDefault="002F5042" w14:paraId="0E999042" w14:textId="2D057373">
      <w:pPr>
        <w:pStyle w:val="Heading4"/>
      </w:pPr>
      <w:r>
        <w:t>Request</w:t>
      </w:r>
      <w:r w:rsidRPr="00FD59D8">
        <w:t xml:space="preserve"> Example:</w:t>
      </w:r>
    </w:p>
    <w:p w:rsidRPr="000F7976" w:rsidR="002F5042" w:rsidP="002F5042" w:rsidRDefault="002F5042" w14:paraId="71669216"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w:t>
      </w:r>
    </w:p>
    <w:p w:rsidRPr="000F7976" w:rsidR="002F5042" w:rsidP="002F5042" w:rsidRDefault="002F5042" w14:paraId="06FF3E25"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expiryDate</w:t>
      </w:r>
      <w:proofErr w:type="spellEnd"/>
      <w:r w:rsidRPr="000F7976">
        <w:rPr>
          <w:rFonts w:ascii="Calibri" w:hAnsi="Calibri" w:cs="Calibri"/>
          <w:color w:val="000000"/>
          <w:szCs w:val="20"/>
          <w:lang w:val="en-GB"/>
        </w:rPr>
        <w:t>": "</w:t>
      </w:r>
      <w:r w:rsidRPr="000F7976">
        <w:t xml:space="preserve"> </w:t>
      </w:r>
      <w:r w:rsidRPr="000F7976">
        <w:rPr>
          <w:rFonts w:ascii="Calibri" w:hAnsi="Calibri" w:cs="Calibri"/>
          <w:color w:val="000000"/>
          <w:szCs w:val="20"/>
          <w:lang w:val="en-GB"/>
        </w:rPr>
        <w:t>2025-06-30</w:t>
      </w:r>
      <w:r>
        <w:rPr>
          <w:rFonts w:ascii="Calibri" w:hAnsi="Calibri" w:cs="Calibri"/>
          <w:color w:val="000000"/>
          <w:szCs w:val="20"/>
          <w:lang w:val="en-GB"/>
        </w:rPr>
        <w:t>T</w:t>
      </w:r>
      <w:r w:rsidRPr="000F7976">
        <w:rPr>
          <w:rFonts w:ascii="Calibri" w:hAnsi="Calibri" w:cs="Calibri"/>
          <w:color w:val="000000"/>
          <w:szCs w:val="20"/>
          <w:lang w:val="en-GB"/>
        </w:rPr>
        <w:t>16:59:59.000</w:t>
      </w:r>
      <w:r>
        <w:rPr>
          <w:rFonts w:ascii="Calibri" w:hAnsi="Calibri" w:cs="Calibri"/>
          <w:color w:val="000000"/>
          <w:szCs w:val="20"/>
          <w:lang w:val="en-GB"/>
        </w:rPr>
        <w:t>Z</w:t>
      </w:r>
      <w:r w:rsidRPr="000F7976">
        <w:rPr>
          <w:rFonts w:ascii="Calibri" w:hAnsi="Calibri" w:cs="Calibri"/>
          <w:color w:val="000000"/>
          <w:szCs w:val="20"/>
          <w:lang w:val="en-GB"/>
        </w:rPr>
        <w:t>",</w:t>
      </w:r>
    </w:p>
    <w:p w:rsidRPr="000F7976" w:rsidR="002F5042" w:rsidP="002F5042" w:rsidRDefault="002F5042" w14:paraId="08FFD75A"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paymentType</w:t>
      </w:r>
      <w:proofErr w:type="spellEnd"/>
      <w:r w:rsidRPr="000F7976">
        <w:rPr>
          <w:rFonts w:ascii="Calibri" w:hAnsi="Calibri" w:cs="Calibri"/>
          <w:color w:val="000000"/>
          <w:szCs w:val="20"/>
          <w:lang w:val="en-GB"/>
        </w:rPr>
        <w:t>": "Post-paid",</w:t>
      </w:r>
    </w:p>
    <w:p w:rsidRPr="000F7976" w:rsidR="002F5042" w:rsidP="002F5042" w:rsidRDefault="002F5042" w14:paraId="59F55D3A"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prevSourceCode</w:t>
      </w:r>
      <w:proofErr w:type="spellEnd"/>
      <w:r w:rsidRPr="000F7976">
        <w:rPr>
          <w:rFonts w:ascii="Calibri" w:hAnsi="Calibri" w:cs="Calibri"/>
          <w:color w:val="000000"/>
          <w:szCs w:val="20"/>
          <w:lang w:val="en-GB"/>
        </w:rPr>
        <w:t>": "3CX03",</w:t>
      </w:r>
    </w:p>
    <w:p w:rsidRPr="000F7976" w:rsidR="002F5042" w:rsidP="002F5042" w:rsidRDefault="002F5042" w14:paraId="3506697D"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prevUsageType</w:t>
      </w:r>
      <w:proofErr w:type="spellEnd"/>
      <w:r w:rsidRPr="000F7976">
        <w:rPr>
          <w:rFonts w:ascii="Calibri" w:hAnsi="Calibri" w:cs="Calibri"/>
          <w:color w:val="000000"/>
          <w:szCs w:val="20"/>
          <w:lang w:val="en-GB"/>
        </w:rPr>
        <w:t>": "</w:t>
      </w:r>
      <w:proofErr w:type="spellStart"/>
      <w:r w:rsidRPr="000F7976">
        <w:rPr>
          <w:rFonts w:ascii="Calibri" w:hAnsi="Calibri" w:cs="Calibri"/>
          <w:color w:val="000000"/>
          <w:szCs w:val="20"/>
          <w:lang w:val="en-GB"/>
        </w:rPr>
        <w:t>eSIM_Download_DYM</w:t>
      </w:r>
      <w:proofErr w:type="spellEnd"/>
      <w:r w:rsidRPr="000F7976">
        <w:rPr>
          <w:rFonts w:ascii="Calibri" w:hAnsi="Calibri" w:cs="Calibri"/>
          <w:color w:val="000000"/>
          <w:szCs w:val="20"/>
          <w:lang w:val="en-GB"/>
        </w:rPr>
        <w:t>",</w:t>
      </w:r>
    </w:p>
    <w:p w:rsidRPr="000F7976" w:rsidR="002F5042" w:rsidP="002F5042" w:rsidRDefault="002F5042" w14:paraId="5209BE12"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reservedExpiryDate</w:t>
      </w:r>
      <w:proofErr w:type="spellEnd"/>
      <w:r w:rsidRPr="000F7976">
        <w:rPr>
          <w:rFonts w:ascii="Calibri" w:hAnsi="Calibri" w:cs="Calibri"/>
          <w:color w:val="000000"/>
          <w:szCs w:val="20"/>
          <w:lang w:val="en-GB"/>
        </w:rPr>
        <w:t>": "2020-06-18T17:24:53Z",</w:t>
      </w:r>
    </w:p>
    <w:p w:rsidRPr="000F7976" w:rsidR="002F5042" w:rsidP="002F5042" w:rsidRDefault="002F5042" w14:paraId="5ACD9453"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resourceId</w:t>
      </w:r>
      <w:proofErr w:type="spellEnd"/>
      <w:r w:rsidRPr="000F7976">
        <w:rPr>
          <w:rFonts w:ascii="Calibri" w:hAnsi="Calibri" w:cs="Calibri"/>
          <w:color w:val="000000"/>
          <w:szCs w:val="20"/>
          <w:lang w:val="en-GB"/>
        </w:rPr>
        <w:t>": "00016277-81da-4efa-86b2-140ffb68fc8b",</w:t>
      </w:r>
    </w:p>
    <w:p w:rsidRPr="000F7976" w:rsidR="002F5042" w:rsidP="002F5042" w:rsidRDefault="002F5042" w14:paraId="1BC0218D"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simCategory</w:t>
      </w:r>
      <w:proofErr w:type="spellEnd"/>
      <w:r w:rsidRPr="000F7976">
        <w:rPr>
          <w:rFonts w:ascii="Calibri" w:hAnsi="Calibri" w:cs="Calibri"/>
          <w:color w:val="000000"/>
          <w:szCs w:val="20"/>
          <w:lang w:val="en-GB"/>
        </w:rPr>
        <w:t>": "B102",</w:t>
      </w:r>
    </w:p>
    <w:p w:rsidRPr="000F7976" w:rsidR="002F5042" w:rsidP="002F5042" w:rsidRDefault="002F5042" w14:paraId="34D3D931"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simProduct</w:t>
      </w:r>
      <w:proofErr w:type="spellEnd"/>
      <w:r w:rsidRPr="000F7976">
        <w:rPr>
          <w:rFonts w:ascii="Calibri" w:hAnsi="Calibri" w:cs="Calibri"/>
          <w:color w:val="000000"/>
          <w:szCs w:val="20"/>
          <w:lang w:val="en-GB"/>
        </w:rPr>
        <w:t>": "3PP",</w:t>
      </w:r>
    </w:p>
    <w:p w:rsidRPr="000F7976" w:rsidR="002F5042" w:rsidP="002F5042" w:rsidRDefault="002F5042" w14:paraId="3E4004C4"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simType</w:t>
      </w:r>
      <w:proofErr w:type="spellEnd"/>
      <w:r w:rsidRPr="000F7976">
        <w:rPr>
          <w:rFonts w:ascii="Calibri" w:hAnsi="Calibri" w:cs="Calibri"/>
          <w:color w:val="000000"/>
          <w:szCs w:val="20"/>
          <w:lang w:val="en-GB"/>
        </w:rPr>
        <w:t>": "Sales",</w:t>
      </w:r>
    </w:p>
    <w:p w:rsidRPr="000F7976" w:rsidR="002F5042" w:rsidP="002F5042" w:rsidRDefault="002F5042" w14:paraId="3903B67C"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sourceCode</w:t>
      </w:r>
      <w:proofErr w:type="spellEnd"/>
      <w:r w:rsidRPr="000F7976">
        <w:rPr>
          <w:rFonts w:ascii="Calibri" w:hAnsi="Calibri" w:cs="Calibri"/>
          <w:color w:val="000000"/>
          <w:szCs w:val="20"/>
          <w:lang w:val="en-GB"/>
        </w:rPr>
        <w:t>": "3CX03",</w:t>
      </w:r>
    </w:p>
    <w:p w:rsidR="002F5042" w:rsidP="002F5042" w:rsidRDefault="002F5042" w14:paraId="5E7C805F" w14:textId="77777777">
      <w:pPr>
        <w:shd w:val="clear" w:color="auto" w:fill="E2DFCC"/>
        <w:rPr>
          <w:rFonts w:ascii="Calibri" w:hAnsi="Calibri" w:cs="Calibri"/>
          <w:color w:val="000000"/>
          <w:szCs w:val="20"/>
          <w:lang w:val="en-GB"/>
        </w:rPr>
      </w:pPr>
      <w:r w:rsidRPr="000F7976">
        <w:rPr>
          <w:rFonts w:ascii="Calibri" w:hAnsi="Calibri" w:cs="Calibri"/>
          <w:color w:val="000000"/>
          <w:szCs w:val="20"/>
          <w:lang w:val="en-GB"/>
        </w:rPr>
        <w:t xml:space="preserve">    "</w:t>
      </w:r>
      <w:proofErr w:type="spellStart"/>
      <w:r w:rsidRPr="000F7976">
        <w:rPr>
          <w:rFonts w:ascii="Calibri" w:hAnsi="Calibri" w:cs="Calibri"/>
          <w:color w:val="000000"/>
          <w:szCs w:val="20"/>
          <w:lang w:val="en-GB"/>
        </w:rPr>
        <w:t>usageType</w:t>
      </w:r>
      <w:proofErr w:type="spellEnd"/>
      <w:r w:rsidRPr="000F7976">
        <w:rPr>
          <w:rFonts w:ascii="Calibri" w:hAnsi="Calibri" w:cs="Calibri"/>
          <w:color w:val="000000"/>
          <w:szCs w:val="20"/>
          <w:lang w:val="en-GB"/>
        </w:rPr>
        <w:t>": "</w:t>
      </w:r>
      <w:proofErr w:type="spellStart"/>
      <w:r w:rsidRPr="000F7976">
        <w:rPr>
          <w:rFonts w:ascii="Calibri" w:hAnsi="Calibri" w:cs="Calibri"/>
          <w:color w:val="000000"/>
          <w:szCs w:val="20"/>
          <w:lang w:val="en-GB"/>
        </w:rPr>
        <w:t>eSIM_Download</w:t>
      </w:r>
      <w:proofErr w:type="spellEnd"/>
      <w:r w:rsidRPr="000F7976">
        <w:rPr>
          <w:rFonts w:ascii="Calibri" w:hAnsi="Calibri" w:cs="Calibri"/>
          <w:color w:val="000000"/>
          <w:szCs w:val="20"/>
          <w:lang w:val="en-GB"/>
        </w:rPr>
        <w:t>"</w:t>
      </w:r>
    </w:p>
    <w:p w:rsidR="002F5042" w:rsidP="002F5042" w:rsidRDefault="002F5042" w14:paraId="6955A7BB" w14:textId="77777777">
      <w:pPr>
        <w:shd w:val="clear" w:color="auto" w:fill="E2DFCC"/>
        <w:rPr>
          <w:rFonts w:ascii="Calibri" w:hAnsi="Calibri" w:cs="Calibri"/>
          <w:color w:val="000000"/>
          <w:szCs w:val="20"/>
          <w:lang w:val="en-GB"/>
        </w:rPr>
      </w:pPr>
      <w:r>
        <w:rPr>
          <w:rFonts w:ascii="Calibri" w:hAnsi="Calibri" w:cs="Calibri"/>
          <w:color w:val="000000"/>
          <w:szCs w:val="20"/>
          <w:lang w:val="en-GB"/>
        </w:rPr>
        <w:t>}</w:t>
      </w:r>
    </w:p>
    <w:p w:rsidRPr="00197F0A" w:rsidR="002F5042" w:rsidP="002F5042" w:rsidRDefault="002F5042" w14:paraId="343FF3F7" w14:textId="29710F59"/>
    <w:p w:rsidR="008D79A8" w:rsidP="008D79A8" w:rsidRDefault="008D79A8" w14:paraId="186AEBC8" w14:textId="77777777">
      <w:pPr>
        <w:rPr>
          <w:b/>
        </w:rPr>
      </w:pPr>
    </w:p>
    <w:p w:rsidR="008D79A8" w:rsidP="008D79A8" w:rsidRDefault="008D79A8" w14:paraId="58E42308" w14:textId="77777777">
      <w:pPr>
        <w:pStyle w:val="Heading4"/>
      </w:pPr>
      <w:r w:rsidRPr="00FD59D8">
        <w:t>Response Example:</w:t>
      </w:r>
    </w:p>
    <w:p w:rsidRPr="00197F0A" w:rsidR="008D79A8" w:rsidP="008D79A8" w:rsidRDefault="008D79A8" w14:paraId="4320DFC5" w14:textId="77777777">
      <w:r>
        <w:t xml:space="preserve">Returns all fields specified in the entity definition </w:t>
      </w:r>
      <w:hyperlink w:history="1" w:anchor="_Resource_Pool_Entity">
        <w:r w:rsidRPr="00197F0A">
          <w:rPr>
            <w:rStyle w:val="Hyperlink"/>
          </w:rPr>
          <w:t>Resource Pool Entity</w:t>
        </w:r>
      </w:hyperlink>
      <w:r>
        <w:t xml:space="preserve"> if exists.</w:t>
      </w:r>
    </w:p>
    <w:p w:rsidR="008D79A8" w:rsidP="008D79A8" w:rsidRDefault="008D79A8" w14:paraId="176ECE51" w14:textId="77777777">
      <w:pPr>
        <w:rPr>
          <w:lang w:val="en-US"/>
        </w:rPr>
      </w:pPr>
    </w:p>
    <w:p w:rsidR="008D79A8" w:rsidP="008D79A8" w:rsidRDefault="4852A924" w14:paraId="165AA918" w14:textId="01C29BBD">
      <w:pPr>
        <w:pStyle w:val="Heading3"/>
        <w:ind w:left="0" w:firstLine="0"/>
      </w:pPr>
      <w:bookmarkStart w:name="_Toc1132019527" w:id="52"/>
      <w:r>
        <w:t>Delete Resource Pool:</w:t>
      </w:r>
      <w:bookmarkEnd w:id="52"/>
    </w:p>
    <w:p w:rsidR="008D79A8" w:rsidP="008D79A8" w:rsidRDefault="008D79A8" w14:paraId="2F15B445" w14:textId="77777777">
      <w:pPr>
        <w:widowControl w:val="0"/>
      </w:pPr>
      <w:r w:rsidRPr="00941D1C">
        <w:rPr>
          <w:rFonts w:ascii="Calibri" w:hAnsi="Calibri" w:eastAsia="Tahoma" w:cs="Calibri"/>
          <w:b/>
          <w:color w:val="000000"/>
          <w:szCs w:val="20"/>
        </w:rPr>
        <w:t>Description</w:t>
      </w:r>
      <w:r w:rsidRPr="00941D1C">
        <w:rPr>
          <w:rFonts w:ascii="Calibri" w:hAnsi="Calibri" w:eastAsia="Tahoma" w:cs="Calibri"/>
          <w:b/>
          <w:bCs/>
          <w:color w:val="000000"/>
          <w:szCs w:val="20"/>
          <w:cs/>
        </w:rPr>
        <w:t xml:space="preserve">: </w:t>
      </w:r>
      <w:r>
        <w:t>Updates sim information related to Resource Pool</w:t>
      </w:r>
    </w:p>
    <w:p w:rsidRPr="00941D1C" w:rsidR="008D79A8" w:rsidP="008D79A8" w:rsidRDefault="008D79A8" w14:paraId="6EB17788" w14:textId="260CE298">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Pr>
          <w:rFonts w:ascii="Calibri" w:hAnsi="Calibri" w:eastAsia="Tahoma" w:cs="Calibri"/>
          <w:szCs w:val="20"/>
        </w:rPr>
        <w:t>DELETE</w:t>
      </w:r>
    </w:p>
    <w:p w:rsidRPr="00197F0A" w:rsidR="008D79A8" w:rsidP="008D79A8" w:rsidRDefault="008D79A8" w14:paraId="29438CA7" w14:textId="77777777">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w:t>
      </w:r>
      <w:proofErr w:type="spellStart"/>
      <w:r>
        <w:rPr>
          <w:lang w:val="en-US"/>
        </w:rPr>
        <w:t>resourcePool</w:t>
      </w:r>
      <w:proofErr w:type="spellEnd"/>
    </w:p>
    <w:p w:rsidR="008D79A8" w:rsidP="008D79A8" w:rsidRDefault="008D79A8" w14:paraId="1F7799E4" w14:textId="77777777">
      <w:pPr>
        <w:rPr>
          <w:b/>
        </w:rPr>
      </w:pPr>
    </w:p>
    <w:p w:rsidRPr="00FD59D8" w:rsidR="008D79A8" w:rsidP="008D79A8" w:rsidRDefault="008D79A8" w14:paraId="4A5794A6" w14:textId="77777777">
      <w:pPr>
        <w:pStyle w:val="Heading4"/>
      </w:pPr>
      <w:r>
        <w:t>Request Body</w:t>
      </w:r>
      <w:r w:rsidRPr="00FD59D8">
        <w:t xml:space="preserve"> </w:t>
      </w:r>
      <w:r>
        <w:t>Parameters</w:t>
      </w:r>
      <w:r w:rsidRPr="00FD59D8">
        <w:t xml:space="preserve">: </w:t>
      </w:r>
    </w:p>
    <w:tbl>
      <w:tblPr>
        <w:tblW w:w="15165" w:type="dxa"/>
        <w:tblInd w:w="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690"/>
        <w:gridCol w:w="1005"/>
        <w:gridCol w:w="2010"/>
        <w:gridCol w:w="8460"/>
      </w:tblGrid>
      <w:tr w:rsidRPr="006E5181" w:rsidR="008D79A8" w:rsidTr="009B796C" w14:paraId="6FC56093"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6A6A6" w:themeFill="background1" w:themeFillShade="A6"/>
            <w:hideMark/>
          </w:tcPr>
          <w:p w:rsidRPr="006E5181" w:rsidR="008D79A8" w:rsidP="009B796C" w:rsidRDefault="008D79A8" w14:paraId="1CEE6F76" w14:textId="77777777">
            <w:pPr>
              <w:jc w:val="center"/>
              <w:rPr>
                <w:rFonts w:eastAsia="Tahoma"/>
                <w:lang w:val="en-GB"/>
              </w:rPr>
            </w:pPr>
            <w:r w:rsidRPr="006E5181">
              <w:rPr>
                <w:rFonts w:eastAsia="Tahoma"/>
                <w:b/>
                <w:bCs/>
              </w:rPr>
              <w:t>Field</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8D79A8" w:rsidP="009B796C" w:rsidRDefault="008D79A8" w14:paraId="0236BC77" w14:textId="77777777">
            <w:pPr>
              <w:jc w:val="center"/>
              <w:rPr>
                <w:rFonts w:eastAsia="Tahoma"/>
                <w:lang w:val="en-GB"/>
              </w:rPr>
            </w:pPr>
            <w:r w:rsidRPr="006E5181">
              <w:rPr>
                <w:rFonts w:eastAsia="Tahoma"/>
                <w:b/>
                <w:bCs/>
              </w:rPr>
              <w:t>O/M</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8D79A8" w:rsidP="009B796C" w:rsidRDefault="008D79A8" w14:paraId="08E8D65C" w14:textId="77777777">
            <w:pPr>
              <w:jc w:val="center"/>
              <w:rPr>
                <w:rFonts w:eastAsia="Tahoma"/>
                <w:lang w:val="en-GB"/>
              </w:rPr>
            </w:pPr>
            <w:r w:rsidRPr="006E5181">
              <w:rPr>
                <w:rFonts w:eastAsia="Tahoma"/>
                <w:b/>
                <w:bCs/>
              </w:rPr>
              <w:t>Type</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8D79A8" w:rsidP="009B796C" w:rsidRDefault="008D79A8" w14:paraId="67743295" w14:textId="77777777">
            <w:pPr>
              <w:jc w:val="center"/>
              <w:rPr>
                <w:rFonts w:eastAsia="Tahoma"/>
                <w:lang w:val="en-GB"/>
              </w:rPr>
            </w:pPr>
            <w:r w:rsidRPr="006E5181">
              <w:rPr>
                <w:rFonts w:eastAsia="Tahoma"/>
                <w:b/>
                <w:bCs/>
              </w:rPr>
              <w:t>Description</w:t>
            </w:r>
          </w:p>
        </w:tc>
      </w:tr>
      <w:tr w:rsidRPr="006E5181" w:rsidR="008D79A8" w:rsidTr="009B796C" w14:paraId="475E4336"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Pr="00197F0A" w:rsidR="008D79A8" w:rsidP="009B796C" w:rsidRDefault="008D79A8" w14:paraId="0216CBE3" w14:textId="77777777">
            <w:pPr>
              <w:rPr>
                <w:rFonts w:ascii="Tahoma" w:hAnsi="Tahoma" w:eastAsia="Tahoma" w:cs="Tahoma"/>
                <w:sz w:val="20"/>
                <w:szCs w:val="20"/>
              </w:rPr>
            </w:pPr>
            <w:proofErr w:type="spellStart"/>
            <w:r w:rsidRPr="7E3C46EE">
              <w:rPr>
                <w:rFonts w:ascii="Tahoma" w:hAnsi="Tahoma" w:eastAsia="Tahoma" w:cs="Tahoma"/>
                <w:sz w:val="20"/>
                <w:szCs w:val="20"/>
                <w:lang w:val="en-US"/>
              </w:rPr>
              <w:t>resourceId</w:t>
            </w:r>
            <w:proofErr w:type="spellEnd"/>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8D79A8" w:rsidP="009B796C" w:rsidRDefault="008D79A8" w14:paraId="3F9866E8" w14:textId="77777777">
            <w:pPr>
              <w:jc w:val="center"/>
              <w:rPr>
                <w:rFonts w:ascii="Tahoma" w:hAnsi="Tahoma" w:eastAsia="Tahoma" w:cs="Tahoma"/>
                <w:sz w:val="20"/>
                <w:szCs w:val="20"/>
              </w:rPr>
            </w:pPr>
            <w:r w:rsidRPr="7E3C46EE">
              <w:rPr>
                <w:rFonts w:ascii="Tahoma" w:hAnsi="Tahoma" w:eastAsia="Tahoma" w:cs="Tahoma"/>
                <w:sz w:val="20"/>
                <w:szCs w:val="20"/>
              </w:rPr>
              <w:t>M</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197F0A" w:rsidR="008D79A8" w:rsidP="009B796C" w:rsidRDefault="008D79A8" w14:paraId="54B0A8E6" w14:textId="77777777">
            <w:pPr>
              <w:jc w:val="center"/>
              <w:rPr>
                <w:rFonts w:ascii="Tahoma" w:hAnsi="Tahoma" w:eastAsia="Tahoma" w:cs="Tahoma"/>
                <w:sz w:val="20"/>
                <w:szCs w:val="20"/>
              </w:rPr>
            </w:pPr>
            <w:r w:rsidRPr="7E3C46EE">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Pr="009D4640" w:rsidR="008D79A8" w:rsidP="009B796C" w:rsidRDefault="008D79A8" w14:paraId="184C6F80" w14:textId="77777777">
            <w:pPr>
              <w:rPr>
                <w:rFonts w:ascii="Tahoma" w:hAnsi="Tahoma" w:eastAsia="Tahoma" w:cs="Tahoma"/>
                <w:b/>
                <w:bCs/>
                <w:sz w:val="20"/>
                <w:szCs w:val="20"/>
              </w:rPr>
            </w:pPr>
            <w:r w:rsidRPr="7E3C46EE">
              <w:rPr>
                <w:rFonts w:ascii="Tahoma" w:hAnsi="Tahoma" w:eastAsia="Tahoma" w:cs="Tahoma"/>
                <w:sz w:val="20"/>
                <w:szCs w:val="20"/>
                <w:lang w:val="en-US"/>
              </w:rPr>
              <w:t xml:space="preserve">Indicates which SIM </w:t>
            </w:r>
            <w:r>
              <w:rPr>
                <w:rFonts w:ascii="Tahoma" w:hAnsi="Tahoma" w:eastAsia="Tahoma" w:cs="Tahoma"/>
                <w:sz w:val="20"/>
                <w:szCs w:val="20"/>
                <w:lang w:val="en-US"/>
              </w:rPr>
              <w:t xml:space="preserve">to modify by </w:t>
            </w:r>
            <w:r w:rsidRPr="7E3C46EE">
              <w:rPr>
                <w:rFonts w:ascii="Tahoma" w:hAnsi="Tahoma" w:eastAsia="Tahoma" w:cs="Tahoma"/>
                <w:sz w:val="20"/>
                <w:szCs w:val="20"/>
                <w:lang w:val="en-US"/>
              </w:rPr>
              <w:t xml:space="preserve">resource </w:t>
            </w:r>
            <w:r>
              <w:rPr>
                <w:rFonts w:ascii="Tahoma" w:hAnsi="Tahoma" w:eastAsia="Tahoma" w:cs="Tahoma"/>
                <w:sz w:val="20"/>
                <w:szCs w:val="20"/>
                <w:lang w:val="en-US"/>
              </w:rPr>
              <w:t>ID.</w:t>
            </w:r>
          </w:p>
        </w:tc>
      </w:tr>
    </w:tbl>
    <w:p w:rsidR="008D79A8" w:rsidP="008D79A8" w:rsidRDefault="008D79A8" w14:paraId="63DBE5B5" w14:textId="77777777">
      <w:pPr>
        <w:rPr>
          <w:b/>
        </w:rPr>
      </w:pPr>
    </w:p>
    <w:p w:rsidR="008D79A8" w:rsidP="008D79A8" w:rsidRDefault="008D79A8" w14:paraId="06084472" w14:textId="77777777">
      <w:pPr>
        <w:pStyle w:val="Heading4"/>
      </w:pPr>
      <w:r w:rsidRPr="00FD59D8">
        <w:t>Response Example:</w:t>
      </w:r>
    </w:p>
    <w:p w:rsidRPr="00197F0A" w:rsidR="008D79A8" w:rsidP="008D79A8" w:rsidRDefault="008D79A8" w14:paraId="06368E47" w14:textId="5E609F54">
      <w:r>
        <w:t>Returns empty response on success</w:t>
      </w:r>
    </w:p>
    <w:p w:rsidRPr="00674CE8" w:rsidR="008D79A8" w:rsidP="008D79A8" w:rsidRDefault="008D79A8" w14:paraId="309F66D9" w14:textId="57228943">
      <w:pPr>
        <w:shd w:val="clear" w:color="auto" w:fill="E2DFCC"/>
        <w:rPr>
          <w:rFonts w:ascii="Calibri" w:hAnsi="Calibri" w:cs="Calibri"/>
          <w:color w:val="000000"/>
          <w:szCs w:val="20"/>
          <w:lang w:val="en-GB"/>
        </w:rPr>
      </w:pPr>
      <w:r>
        <w:rPr>
          <w:rFonts w:ascii="Calibri" w:hAnsi="Calibri" w:cs="Calibri"/>
          <w:color w:val="000000"/>
          <w:szCs w:val="20"/>
          <w:lang w:val="en-GB"/>
        </w:rPr>
        <w:t>204 No Content</w:t>
      </w:r>
    </w:p>
    <w:p w:rsidRPr="00480F58" w:rsidR="008D79A8" w:rsidP="008D79A8" w:rsidRDefault="008D79A8" w14:paraId="6E395225" w14:textId="77777777">
      <w:pPr>
        <w:rPr>
          <w:lang w:val="en-US"/>
        </w:rPr>
      </w:pPr>
    </w:p>
    <w:p w:rsidRPr="008D79A8" w:rsidR="008D79A8" w:rsidP="008D79A8" w:rsidRDefault="001B0641" w14:paraId="5685A880" w14:textId="10BAA62F">
      <w:pPr>
        <w:pStyle w:val="Heading2"/>
        <w:rPr>
          <w:lang w:val="en-US"/>
        </w:rPr>
      </w:pPr>
      <w:bookmarkStart w:name="_Toc1776065357" w:id="53"/>
      <w:r>
        <w:br w:type="page"/>
      </w:r>
      <w:r w:rsidR="4852A924">
        <w:t>History Operations</w:t>
      </w:r>
      <w:bookmarkEnd w:id="53"/>
    </w:p>
    <w:p w:rsidR="6B8DBCC0" w:rsidP="74633B5D" w:rsidRDefault="6B8DBCC0" w14:paraId="7A9578E8" w14:textId="2D4F85A5">
      <w:pPr>
        <w:pStyle w:val="Heading3"/>
        <w:ind w:left="0" w:firstLine="0"/>
      </w:pPr>
      <w:r>
        <w:t>Update History entity:</w:t>
      </w:r>
    </w:p>
    <w:p w:rsidR="6B8DBCC0" w:rsidP="74633B5D" w:rsidRDefault="6B8DBCC0" w14:paraId="2CB108EB" w14:textId="27D42950">
      <w:pPr>
        <w:widowControl w:val="0"/>
        <w:rPr>
          <w:lang w:val="en-US"/>
        </w:rPr>
      </w:pPr>
      <w:r w:rsidRPr="74633B5D">
        <w:rPr>
          <w:rFonts w:ascii="Calibri" w:hAnsi="Calibri" w:eastAsia="Tahoma" w:cs="Calibri"/>
          <w:b/>
          <w:bCs/>
          <w:color w:val="000000" w:themeColor="text1"/>
          <w:lang w:val="en-US"/>
        </w:rPr>
        <w:t xml:space="preserve">Description: </w:t>
      </w:r>
      <w:r w:rsidRPr="74633B5D" w:rsidR="2453E1E9">
        <w:rPr>
          <w:lang w:val="en-US"/>
        </w:rPr>
        <w:t>Updates</w:t>
      </w:r>
      <w:r w:rsidRPr="74633B5D">
        <w:rPr>
          <w:lang w:val="en-US"/>
        </w:rPr>
        <w:t xml:space="preserve"> </w:t>
      </w:r>
      <w:r w:rsidRPr="74633B5D" w:rsidR="0E51F4B0">
        <w:rPr>
          <w:lang w:val="en-US"/>
        </w:rPr>
        <w:t>a SIM history record</w:t>
      </w:r>
    </w:p>
    <w:p w:rsidRPr="006B0958" w:rsidR="6B8DBCC0" w:rsidP="74633B5D" w:rsidRDefault="6B8DBCC0" w14:paraId="1592B878" w14:textId="5C7C4FC9">
      <w:pPr>
        <w:widowControl w:val="0"/>
        <w:rPr>
          <w:rFonts w:ascii="Calibri" w:hAnsi="Calibri" w:eastAsia="Tahoma" w:cs="Calibri"/>
          <w:color w:val="000000" w:themeColor="text1"/>
        </w:rPr>
      </w:pPr>
      <w:r w:rsidRPr="74633B5D">
        <w:rPr>
          <w:rFonts w:ascii="Calibri" w:hAnsi="Calibri" w:eastAsia="Tahoma" w:cs="Calibri"/>
          <w:b/>
          <w:bCs/>
          <w:color w:val="000000" w:themeColor="text1"/>
        </w:rPr>
        <w:t>Methods</w:t>
      </w:r>
      <w:r w:rsidRPr="006B0958">
        <w:rPr>
          <w:rFonts w:ascii="Calibri" w:hAnsi="Calibri" w:eastAsia="Tahoma" w:cs="Calibri"/>
          <w:b/>
          <w:bCs/>
          <w:color w:val="000000" w:themeColor="text1"/>
        </w:rPr>
        <w:t xml:space="preserve">: </w:t>
      </w:r>
      <w:r w:rsidRPr="006B0958" w:rsidR="6D1DA4F0">
        <w:rPr>
          <w:rFonts w:ascii="Calibri" w:hAnsi="Calibri" w:eastAsia="Tahoma" w:cs="Calibri"/>
        </w:rPr>
        <w:t>PATCH</w:t>
      </w:r>
    </w:p>
    <w:p w:rsidR="6B8DBCC0" w:rsidP="74633B5D" w:rsidRDefault="6B8DBCC0" w14:paraId="7E8D4EFB" w14:textId="6DC0953B">
      <w:pPr>
        <w:widowControl w:val="0"/>
        <w:rPr>
          <w:rFonts w:ascii="Calibri" w:hAnsi="Calibri" w:eastAsia="Tahoma" w:cs="Calibri"/>
          <w:b/>
          <w:bCs/>
          <w:color w:val="000000" w:themeColor="text1"/>
        </w:rPr>
      </w:pPr>
      <w:r w:rsidRPr="006B0958">
        <w:rPr>
          <w:rFonts w:ascii="Calibri" w:hAnsi="Calibri" w:eastAsia="Tahoma" w:cs="Calibri"/>
          <w:b/>
          <w:bCs/>
          <w:color w:val="000000" w:themeColor="text1"/>
        </w:rPr>
        <w:t xml:space="preserve">Request URI: </w:t>
      </w:r>
      <w:r w:rsidRPr="006B0958">
        <w:rPr>
          <w:lang w:val="en-US"/>
        </w:rPr>
        <w:t>/RIM/sim/history</w:t>
      </w:r>
    </w:p>
    <w:p w:rsidR="74633B5D" w:rsidP="74633B5D" w:rsidRDefault="74633B5D" w14:paraId="0951FC30" w14:textId="5D874E3F">
      <w:pPr>
        <w:widowControl w:val="0"/>
        <w:rPr>
          <w:highlight w:val="yellow"/>
          <w:lang w:val="en-US"/>
        </w:rPr>
      </w:pPr>
    </w:p>
    <w:p w:rsidR="3A2B0A1E" w:rsidP="74633B5D" w:rsidRDefault="3A2B0A1E" w14:paraId="1BC75122" w14:textId="2CFEC8BB">
      <w:pPr>
        <w:widowControl w:val="0"/>
      </w:pPr>
      <w:r>
        <w:t>Body Parameters</w:t>
      </w:r>
    </w:p>
    <w:tbl>
      <w:tblPr>
        <w:tblW w:w="0" w:type="auto"/>
        <w:tblInd w:w="90" w:type="dxa"/>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3690"/>
        <w:gridCol w:w="1005"/>
        <w:gridCol w:w="2010"/>
        <w:gridCol w:w="8460"/>
      </w:tblGrid>
      <w:tr w:rsidR="74633B5D" w:rsidTr="7DCD0C83" w14:paraId="2937B79A"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6A6A6" w:themeFill="background1" w:themeFillShade="A6"/>
          </w:tcPr>
          <w:p w:rsidR="74633B5D" w:rsidP="74633B5D" w:rsidRDefault="74633B5D" w14:paraId="286100FB" w14:textId="77777777">
            <w:pPr>
              <w:jc w:val="center"/>
              <w:rPr>
                <w:rFonts w:eastAsia="Tahoma"/>
                <w:lang w:val="en-GB"/>
              </w:rPr>
            </w:pPr>
            <w:r w:rsidRPr="74633B5D">
              <w:rPr>
                <w:rFonts w:eastAsia="Tahoma"/>
                <w:b/>
                <w:bCs/>
              </w:rPr>
              <w:t>Field</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tcPr>
          <w:p w:rsidR="74633B5D" w:rsidP="74633B5D" w:rsidRDefault="74633B5D" w14:paraId="64F995B6" w14:textId="77777777">
            <w:pPr>
              <w:jc w:val="center"/>
              <w:rPr>
                <w:rFonts w:eastAsia="Tahoma"/>
                <w:lang w:val="en-GB"/>
              </w:rPr>
            </w:pPr>
            <w:r w:rsidRPr="74633B5D">
              <w:rPr>
                <w:rFonts w:eastAsia="Tahoma"/>
                <w:b/>
                <w:bCs/>
              </w:rPr>
              <w:t>O/M</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tcPr>
          <w:p w:rsidR="74633B5D" w:rsidP="74633B5D" w:rsidRDefault="74633B5D" w14:paraId="15B0FA64" w14:textId="77777777">
            <w:pPr>
              <w:jc w:val="center"/>
              <w:rPr>
                <w:rFonts w:eastAsia="Tahoma"/>
                <w:lang w:val="en-GB"/>
              </w:rPr>
            </w:pPr>
            <w:r w:rsidRPr="74633B5D">
              <w:rPr>
                <w:rFonts w:eastAsia="Tahoma"/>
                <w:b/>
                <w:bCs/>
              </w:rPr>
              <w:t>Type</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tcPr>
          <w:p w:rsidR="74633B5D" w:rsidP="74633B5D" w:rsidRDefault="74633B5D" w14:paraId="41388283" w14:textId="77777777">
            <w:pPr>
              <w:jc w:val="center"/>
              <w:rPr>
                <w:rFonts w:eastAsia="Tahoma"/>
                <w:lang w:val="en-GB"/>
              </w:rPr>
            </w:pPr>
            <w:r w:rsidRPr="74633B5D">
              <w:rPr>
                <w:rFonts w:eastAsia="Tahoma"/>
                <w:b/>
                <w:bCs/>
              </w:rPr>
              <w:t>Description</w:t>
            </w:r>
          </w:p>
        </w:tc>
      </w:tr>
      <w:tr w:rsidR="74633B5D" w:rsidTr="7DCD0C83" w14:paraId="10273C1D"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74633B5D" w:rsidP="7DCD0C83" w:rsidRDefault="007C3602" w14:paraId="69912879" w14:textId="219CA472">
            <w:pPr>
              <w:rPr>
                <w:rFonts w:ascii="Tahoma" w:hAnsi="Tahoma" w:eastAsia="Tahoma" w:cs="Tahoma"/>
                <w:sz w:val="20"/>
                <w:szCs w:val="20"/>
                <w:lang w:val="en-US"/>
              </w:rPr>
            </w:pPr>
            <w:proofErr w:type="spellStart"/>
            <w:r>
              <w:rPr>
                <w:rFonts w:ascii="Tahoma" w:hAnsi="Tahoma" w:eastAsia="Tahoma" w:cs="Tahoma"/>
                <w:sz w:val="20"/>
                <w:szCs w:val="20"/>
                <w:lang w:val="en-US"/>
              </w:rPr>
              <w:t>rowId</w:t>
            </w:r>
            <w:proofErr w:type="spellEnd"/>
            <w:r w:rsidRPr="7DCD0C83" w:rsidR="74633B5D">
              <w:rPr>
                <w:rFonts w:ascii="Tahoma" w:hAnsi="Tahoma" w:eastAsia="Tahoma" w:cs="Tahoma"/>
                <w:sz w:val="20"/>
                <w:szCs w:val="20"/>
                <w:lang w:val="en-US"/>
              </w:rPr>
              <w:t> </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tcPr>
          <w:p w:rsidR="74633B5D" w:rsidP="74633B5D" w:rsidRDefault="007C3602" w14:paraId="4E2FF08D" w14:textId="41C7C8EF">
            <w:pPr>
              <w:jc w:val="center"/>
              <w:rPr>
                <w:rFonts w:ascii="Tahoma" w:hAnsi="Tahoma" w:eastAsia="Tahoma" w:cs="Tahoma"/>
                <w:sz w:val="20"/>
                <w:szCs w:val="20"/>
                <w:lang w:val="en-GB"/>
              </w:rPr>
            </w:pPr>
            <w:r>
              <w:rPr>
                <w:rFonts w:ascii="Tahoma" w:hAnsi="Tahoma" w:eastAsia="Tahoma" w:cs="Tahoma"/>
                <w:sz w:val="20"/>
                <w:szCs w:val="20"/>
                <w:lang w:val="en-GB"/>
              </w:rPr>
              <w:t>M</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74633B5D" w:rsidP="74633B5D" w:rsidRDefault="74633B5D" w14:paraId="3C6EEDC9" w14:textId="77777777">
            <w:pPr>
              <w:jc w:val="center"/>
              <w:rPr>
                <w:rFonts w:ascii="Tahoma" w:hAnsi="Tahoma" w:eastAsia="Tahoma" w:cs="Tahoma"/>
                <w:sz w:val="20"/>
                <w:szCs w:val="20"/>
                <w:lang w:val="en-GB"/>
              </w:rPr>
            </w:pPr>
            <w:r w:rsidRPr="74633B5D">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74633B5D" w:rsidP="007C3602" w:rsidRDefault="74633B5D" w14:paraId="23BDCA4D" w14:textId="5C603FEB">
            <w:pPr>
              <w:spacing w:line="240" w:lineRule="auto"/>
              <w:rPr>
                <w:rFonts w:ascii="Tahoma" w:hAnsi="Tahoma" w:eastAsia="Tahoma" w:cs="Tahoma"/>
                <w:sz w:val="20"/>
                <w:szCs w:val="20"/>
                <w:lang w:val="en-GB"/>
              </w:rPr>
            </w:pPr>
            <w:r w:rsidRPr="74633B5D">
              <w:rPr>
                <w:rFonts w:ascii="Tahoma" w:hAnsi="Tahoma" w:eastAsia="Tahoma" w:cs="Tahoma"/>
                <w:sz w:val="20"/>
                <w:szCs w:val="20"/>
                <w:lang w:val="en-US"/>
              </w:rPr>
              <w:t xml:space="preserve">The </w:t>
            </w:r>
            <w:r w:rsidR="007C3602">
              <w:rPr>
                <w:rFonts w:ascii="Tahoma" w:hAnsi="Tahoma" w:eastAsia="Tahoma" w:cs="Tahoma"/>
                <w:sz w:val="20"/>
                <w:szCs w:val="20"/>
                <w:lang w:val="en-US"/>
              </w:rPr>
              <w:t>row</w:t>
            </w:r>
            <w:r w:rsidRPr="74633B5D">
              <w:rPr>
                <w:rFonts w:ascii="Tahoma" w:hAnsi="Tahoma" w:eastAsia="Tahoma" w:cs="Tahoma"/>
                <w:sz w:val="20"/>
                <w:szCs w:val="20"/>
                <w:lang w:val="en-US"/>
              </w:rPr>
              <w:t xml:space="preserve"> ID </w:t>
            </w:r>
            <w:r w:rsidR="007C3602">
              <w:rPr>
                <w:rFonts w:ascii="Tahoma" w:hAnsi="Tahoma" w:eastAsia="Tahoma" w:cs="Tahoma"/>
                <w:sz w:val="20"/>
                <w:szCs w:val="20"/>
                <w:lang w:val="en-US"/>
              </w:rPr>
              <w:t>to update</w:t>
            </w:r>
          </w:p>
        </w:tc>
      </w:tr>
      <w:tr w:rsidR="74633B5D" w:rsidTr="7DCD0C83" w14:paraId="30CDC875"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74633B5D" w:rsidP="7DCD0C83" w:rsidRDefault="74633B5D" w14:paraId="53FD673A" w14:textId="0842F841">
            <w:pPr>
              <w:rPr>
                <w:rFonts w:ascii="Tahoma" w:hAnsi="Tahoma" w:eastAsia="Tahoma" w:cs="Tahoma"/>
                <w:sz w:val="20"/>
                <w:szCs w:val="20"/>
                <w:lang w:val="en-US"/>
              </w:rPr>
            </w:pPr>
            <w:proofErr w:type="spellStart"/>
            <w:r w:rsidRPr="7DCD0C83">
              <w:rPr>
                <w:rFonts w:ascii="Tahoma" w:hAnsi="Tahoma" w:eastAsia="Tahoma" w:cs="Tahoma"/>
                <w:sz w:val="20"/>
                <w:szCs w:val="20"/>
                <w:lang w:val="en-US"/>
              </w:rPr>
              <w:t>updateBy</w:t>
            </w:r>
            <w:proofErr w:type="spellEnd"/>
            <w:r w:rsidRPr="7DCD0C83">
              <w:rPr>
                <w:rFonts w:ascii="Tahoma" w:hAnsi="Tahoma" w:eastAsia="Tahoma" w:cs="Tahoma"/>
                <w:sz w:val="20"/>
                <w:szCs w:val="20"/>
                <w:lang w:val="en-US"/>
              </w:rPr>
              <w:t> </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tcPr>
          <w:p w:rsidR="74633B5D" w:rsidP="74633B5D" w:rsidRDefault="74633B5D" w14:paraId="578A4B5B" w14:textId="77777777">
            <w:pPr>
              <w:jc w:val="center"/>
              <w:rPr>
                <w:rFonts w:ascii="Tahoma" w:hAnsi="Tahoma" w:eastAsia="Tahoma" w:cs="Tahoma"/>
                <w:sz w:val="20"/>
                <w:szCs w:val="20"/>
                <w:lang w:val="en-GB"/>
              </w:rPr>
            </w:pPr>
            <w:r w:rsidRPr="74633B5D">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74633B5D" w:rsidP="74633B5D" w:rsidRDefault="74633B5D" w14:paraId="6316A0ED" w14:textId="77777777">
            <w:pPr>
              <w:jc w:val="center"/>
              <w:rPr>
                <w:rFonts w:ascii="Tahoma" w:hAnsi="Tahoma" w:eastAsia="Tahoma" w:cs="Tahoma"/>
                <w:sz w:val="20"/>
                <w:szCs w:val="20"/>
                <w:lang w:val="en-GB"/>
              </w:rPr>
            </w:pPr>
            <w:r w:rsidRPr="74633B5D">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74633B5D" w:rsidP="74633B5D" w:rsidRDefault="74633B5D" w14:paraId="200CA1F3" w14:textId="77777777">
            <w:pPr>
              <w:rPr>
                <w:rFonts w:ascii="Tahoma" w:hAnsi="Tahoma" w:eastAsia="Tahoma" w:cs="Tahoma"/>
                <w:sz w:val="20"/>
                <w:szCs w:val="20"/>
                <w:lang w:val="en-GB"/>
              </w:rPr>
            </w:pPr>
            <w:r w:rsidRPr="74633B5D">
              <w:rPr>
                <w:rFonts w:ascii="Tahoma" w:hAnsi="Tahoma" w:eastAsia="Tahoma" w:cs="Tahoma"/>
                <w:sz w:val="20"/>
                <w:szCs w:val="20"/>
              </w:rPr>
              <w:t>The requested network code</w:t>
            </w:r>
          </w:p>
          <w:p w:rsidR="74633B5D" w:rsidP="74633B5D" w:rsidRDefault="74633B5D" w14:paraId="753C16F5" w14:textId="77777777">
            <w:pPr>
              <w:rPr>
                <w:rFonts w:ascii="Tahoma" w:hAnsi="Tahoma" w:eastAsia="Tahoma" w:cs="Tahoma"/>
                <w:sz w:val="20"/>
                <w:szCs w:val="20"/>
                <w:lang w:val="en-GB"/>
              </w:rPr>
            </w:pPr>
            <w:r w:rsidRPr="74633B5D">
              <w:rPr>
                <w:rFonts w:ascii="Tahoma" w:hAnsi="Tahoma" w:eastAsia="Tahoma" w:cs="Tahoma"/>
                <w:b/>
                <w:bCs/>
                <w:sz w:val="20"/>
                <w:szCs w:val="20"/>
                <w:lang w:val="en-GB"/>
              </w:rPr>
              <w:t>Example</w:t>
            </w:r>
            <w:r w:rsidRPr="74633B5D">
              <w:rPr>
                <w:rFonts w:ascii="Tahoma" w:hAnsi="Tahoma" w:eastAsia="Tahoma" w:cs="Tahoma"/>
                <w:sz w:val="20"/>
                <w:szCs w:val="20"/>
                <w:lang w:val="en-GB"/>
              </w:rPr>
              <w:t>: 03</w:t>
            </w:r>
          </w:p>
        </w:tc>
      </w:tr>
      <w:tr w:rsidR="74633B5D" w:rsidTr="7DCD0C83" w14:paraId="0F3DB9C3"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Pr>
          <w:p w:rsidR="74633B5D" w:rsidP="74633B5D" w:rsidRDefault="74633B5D" w14:paraId="4DD96060" w14:textId="441E3511">
            <w:pPr>
              <w:rPr>
                <w:rFonts w:ascii="Tahoma" w:hAnsi="Tahoma" w:eastAsia="Tahoma" w:cs="Tahoma"/>
                <w:sz w:val="20"/>
                <w:szCs w:val="20"/>
                <w:lang w:val="en-US"/>
              </w:rPr>
            </w:pPr>
            <w:proofErr w:type="spellStart"/>
            <w:r w:rsidRPr="74633B5D">
              <w:rPr>
                <w:rFonts w:ascii="Tahoma" w:hAnsi="Tahoma" w:eastAsia="Tahoma" w:cs="Tahoma"/>
                <w:sz w:val="20"/>
                <w:szCs w:val="20"/>
                <w:lang w:val="en-US"/>
              </w:rPr>
              <w:t>updateDate</w:t>
            </w:r>
            <w:proofErr w:type="spellEnd"/>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tcPr>
          <w:p w:rsidR="74633B5D" w:rsidP="74633B5D" w:rsidRDefault="74633B5D" w14:paraId="073D2C0F" w14:textId="77777777">
            <w:pPr>
              <w:jc w:val="center"/>
              <w:rPr>
                <w:rFonts w:ascii="Tahoma" w:hAnsi="Tahoma" w:eastAsia="Tahoma" w:cs="Tahoma"/>
                <w:sz w:val="20"/>
                <w:szCs w:val="20"/>
              </w:rPr>
            </w:pPr>
            <w:r w:rsidRPr="74633B5D">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74633B5D" w:rsidP="74633B5D" w:rsidRDefault="74633B5D" w14:paraId="0BADC183" w14:textId="77777777">
            <w:pPr>
              <w:jc w:val="center"/>
              <w:rPr>
                <w:rFonts w:ascii="Tahoma" w:hAnsi="Tahoma" w:eastAsia="Tahoma" w:cs="Tahoma"/>
                <w:sz w:val="20"/>
                <w:szCs w:val="20"/>
              </w:rPr>
            </w:pPr>
            <w:r w:rsidRPr="74633B5D">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tcPr>
          <w:p w:rsidR="74633B5D" w:rsidP="74633B5D" w:rsidRDefault="74633B5D" w14:paraId="4D495B9B" w14:textId="740D3EFE">
            <w:pPr>
              <w:rPr>
                <w:rFonts w:ascii="Tahoma" w:hAnsi="Tahoma" w:eastAsia="Tahoma" w:cs="Tahoma"/>
                <w:sz w:val="20"/>
                <w:szCs w:val="20"/>
              </w:rPr>
            </w:pPr>
            <w:r w:rsidRPr="74633B5D">
              <w:rPr>
                <w:rFonts w:ascii="Tahoma" w:hAnsi="Tahoma" w:eastAsia="Tahoma" w:cs="Tahoma"/>
                <w:sz w:val="20"/>
                <w:szCs w:val="20"/>
              </w:rPr>
              <w:t>The last updated date</w:t>
            </w:r>
          </w:p>
          <w:p w:rsidR="74633B5D" w:rsidP="74633B5D" w:rsidRDefault="74633B5D" w14:paraId="3E47B84B" w14:textId="3D4B86D4">
            <w:pPr>
              <w:rPr>
                <w:rFonts w:ascii="Tahoma" w:hAnsi="Tahoma" w:eastAsia="Tahoma" w:cs="Tahoma"/>
                <w:sz w:val="20"/>
                <w:szCs w:val="20"/>
                <w:lang w:val="en-US"/>
              </w:rPr>
            </w:pPr>
            <w:r w:rsidRPr="74633B5D">
              <w:rPr>
                <w:rFonts w:ascii="Tahoma" w:hAnsi="Tahoma" w:eastAsia="Tahoma" w:cs="Tahoma"/>
                <w:sz w:val="20"/>
                <w:szCs w:val="20"/>
                <w:lang w:val="en-US"/>
              </w:rPr>
              <w:t>RFC3339 Format: yyyy-MM-ddThh24:</w:t>
            </w:r>
            <w:proofErr w:type="gramStart"/>
            <w:r w:rsidRPr="74633B5D">
              <w:rPr>
                <w:rFonts w:ascii="Tahoma" w:hAnsi="Tahoma" w:eastAsia="Tahoma" w:cs="Tahoma"/>
                <w:sz w:val="20"/>
                <w:szCs w:val="20"/>
                <w:lang w:val="en-US"/>
              </w:rPr>
              <w:t>mi:ssZ</w:t>
            </w:r>
            <w:proofErr w:type="gramEnd"/>
          </w:p>
          <w:p w:rsidR="74633B5D" w:rsidP="74633B5D" w:rsidRDefault="74633B5D" w14:paraId="6E1F0869" w14:textId="1839BF92">
            <w:pPr>
              <w:rPr>
                <w:rFonts w:ascii="Tahoma" w:hAnsi="Tahoma" w:eastAsia="Tahoma" w:cs="Tahoma"/>
                <w:b/>
                <w:bCs/>
                <w:sz w:val="20"/>
                <w:szCs w:val="20"/>
              </w:rPr>
            </w:pPr>
          </w:p>
        </w:tc>
      </w:tr>
    </w:tbl>
    <w:p w:rsidR="74633B5D" w:rsidP="74633B5D" w:rsidRDefault="74633B5D" w14:paraId="2FC9A69E" w14:textId="0B92B7F5"/>
    <w:p w:rsidR="001B0641" w:rsidP="008D79A8" w:rsidRDefault="65F82973" w14:paraId="288F3FC2" w14:textId="609E2C49">
      <w:pPr>
        <w:pStyle w:val="Heading3"/>
        <w:ind w:left="0" w:firstLine="0"/>
      </w:pPr>
      <w:bookmarkStart w:name="_Toc774592679" w:id="54"/>
      <w:r>
        <w:t>Query History entity:</w:t>
      </w:r>
      <w:bookmarkEnd w:id="54"/>
    </w:p>
    <w:p w:rsidR="001B0641" w:rsidP="001B0641" w:rsidRDefault="001B0641" w14:paraId="3D711F88" w14:textId="33E6E151">
      <w:pPr>
        <w:widowControl w:val="0"/>
      </w:pPr>
      <w:r w:rsidRPr="7F98CED1">
        <w:rPr>
          <w:rFonts w:ascii="Calibri" w:hAnsi="Calibri" w:eastAsia="Tahoma" w:cs="Calibri"/>
          <w:b/>
          <w:bCs/>
          <w:color w:val="000000"/>
          <w:lang w:val="en-US"/>
        </w:rPr>
        <w:t>Description</w:t>
      </w:r>
      <w:r w:rsidRPr="7F98CED1">
        <w:rPr>
          <w:rFonts w:ascii="Calibri" w:hAnsi="Calibri" w:eastAsia="Tahoma" w:cs="Calibri"/>
          <w:b/>
          <w:bCs/>
          <w:color w:val="000000"/>
          <w:cs/>
          <w:lang w:val="en-US"/>
        </w:rPr>
        <w:t xml:space="preserve">: </w:t>
      </w:r>
      <w:r w:rsidRPr="7F98CED1">
        <w:rPr>
          <w:lang w:val="en-US"/>
        </w:rPr>
        <w:t>Fetch the latest sim history information</w:t>
      </w:r>
      <w:r w:rsidRPr="7F98CED1" w:rsidR="009D4640">
        <w:rPr>
          <w:lang w:val="en-US"/>
        </w:rPr>
        <w:t xml:space="preserve"> t</w:t>
      </w:r>
      <w:r w:rsidRPr="7F98CED1">
        <w:rPr>
          <w:lang w:val="en-US"/>
        </w:rPr>
        <w:t>o facilitate more performant queries</w:t>
      </w:r>
    </w:p>
    <w:p w:rsidRPr="00941D1C" w:rsidR="001B0641" w:rsidP="001B0641" w:rsidRDefault="001B0641" w14:paraId="37D370AF" w14:textId="77777777">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sidRPr="00941D1C">
        <w:rPr>
          <w:rFonts w:ascii="Calibri" w:hAnsi="Calibri" w:eastAsia="Tahoma" w:cs="Calibri"/>
          <w:szCs w:val="20"/>
        </w:rPr>
        <w:t>GET</w:t>
      </w:r>
    </w:p>
    <w:p w:rsidRPr="00197F0A" w:rsidR="001B0641" w:rsidP="74633B5D" w:rsidRDefault="0DE7D439" w14:paraId="4596BFF7" w14:textId="6DC0953B">
      <w:pPr>
        <w:widowControl w:val="0"/>
        <w:rPr>
          <w:rFonts w:ascii="Calibri" w:hAnsi="Calibri" w:eastAsia="Tahoma" w:cs="Calibri"/>
          <w:b/>
          <w:bCs/>
          <w:color w:val="000000"/>
        </w:rPr>
      </w:pPr>
      <w:r w:rsidRPr="74633B5D">
        <w:rPr>
          <w:rFonts w:ascii="Calibri" w:hAnsi="Calibri" w:eastAsia="Tahoma" w:cs="Calibri"/>
          <w:b/>
          <w:bCs/>
          <w:color w:val="000000"/>
        </w:rPr>
        <w:t>Request URI</w:t>
      </w:r>
      <w:r w:rsidRPr="74633B5D">
        <w:rPr>
          <w:rFonts w:ascii="Calibri" w:hAnsi="Calibri" w:eastAsia="Tahoma" w:cs="Calibri"/>
          <w:b/>
          <w:bCs/>
          <w:color w:val="000000"/>
          <w:cs/>
        </w:rPr>
        <w:t xml:space="preserve">: </w:t>
      </w:r>
      <w:r w:rsidRPr="20C194BB">
        <w:rPr>
          <w:lang w:val="en-US"/>
        </w:rPr>
        <w:t>/RIM/sim/history</w:t>
      </w:r>
    </w:p>
    <w:p w:rsidR="001B0641" w:rsidP="001B0641" w:rsidRDefault="001B0641" w14:paraId="434F5121" w14:textId="77777777">
      <w:pPr>
        <w:rPr>
          <w:b/>
        </w:rPr>
      </w:pPr>
    </w:p>
    <w:p w:rsidRPr="00FD59D8" w:rsidR="001B0641" w:rsidP="001B0641" w:rsidRDefault="001B0641" w14:paraId="54E83621" w14:textId="77777777">
      <w:pPr>
        <w:pStyle w:val="Heading4"/>
      </w:pPr>
      <w:r>
        <w:t>Query</w:t>
      </w:r>
      <w:r w:rsidRPr="00FD59D8">
        <w:t xml:space="preserve"> </w:t>
      </w:r>
      <w:r>
        <w:t>Parameters</w:t>
      </w:r>
      <w:r w:rsidRPr="00FD59D8">
        <w:t xml:space="preserve">: </w:t>
      </w:r>
    </w:p>
    <w:tbl>
      <w:tblPr>
        <w:tblW w:w="15165" w:type="dxa"/>
        <w:tblInd w:w="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690"/>
        <w:gridCol w:w="1005"/>
        <w:gridCol w:w="2010"/>
        <w:gridCol w:w="8460"/>
      </w:tblGrid>
      <w:tr w:rsidRPr="006E5181" w:rsidR="001B0641" w:rsidTr="4D758CCA" w14:paraId="36142267"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6A6A6" w:themeFill="background1" w:themeFillShade="A6"/>
            <w:hideMark/>
          </w:tcPr>
          <w:p w:rsidRPr="006E5181" w:rsidR="001B0641" w:rsidP="00D116FF" w:rsidRDefault="001B0641" w14:paraId="6B717357" w14:textId="77777777">
            <w:pPr>
              <w:jc w:val="center"/>
              <w:rPr>
                <w:rFonts w:eastAsia="Tahoma"/>
                <w:lang w:val="en-GB"/>
              </w:rPr>
            </w:pPr>
            <w:r w:rsidRPr="006E5181">
              <w:rPr>
                <w:rFonts w:eastAsia="Tahoma"/>
                <w:b/>
                <w:bCs/>
              </w:rPr>
              <w:t>Field</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1B0641" w:rsidP="00D116FF" w:rsidRDefault="001B0641" w14:paraId="7A62CB43" w14:textId="77777777">
            <w:pPr>
              <w:jc w:val="center"/>
              <w:rPr>
                <w:rFonts w:eastAsia="Tahoma"/>
                <w:lang w:val="en-GB"/>
              </w:rPr>
            </w:pPr>
            <w:r w:rsidRPr="006E5181">
              <w:rPr>
                <w:rFonts w:eastAsia="Tahoma"/>
                <w:b/>
                <w:bCs/>
              </w:rPr>
              <w:t>O/M</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1B0641" w:rsidP="00D116FF" w:rsidRDefault="001B0641" w14:paraId="3B1CB084" w14:textId="77777777">
            <w:pPr>
              <w:jc w:val="center"/>
              <w:rPr>
                <w:rFonts w:eastAsia="Tahoma"/>
                <w:lang w:val="en-GB"/>
              </w:rPr>
            </w:pPr>
            <w:r w:rsidRPr="006E5181">
              <w:rPr>
                <w:rFonts w:eastAsia="Tahoma"/>
                <w:b/>
                <w:bCs/>
              </w:rPr>
              <w:t>Type</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1B0641" w:rsidP="00D116FF" w:rsidRDefault="001B0641" w14:paraId="56AC9670" w14:textId="77777777">
            <w:pPr>
              <w:jc w:val="center"/>
              <w:rPr>
                <w:rFonts w:eastAsia="Tahoma"/>
                <w:lang w:val="en-GB"/>
              </w:rPr>
            </w:pPr>
            <w:r w:rsidRPr="006E5181">
              <w:rPr>
                <w:rFonts w:eastAsia="Tahoma"/>
                <w:b/>
                <w:bCs/>
              </w:rPr>
              <w:t>Description</w:t>
            </w:r>
          </w:p>
        </w:tc>
      </w:tr>
      <w:tr w:rsidRPr="006E5181" w:rsidR="009D4640" w:rsidTr="4D758CCA" w14:paraId="2A9FBEA6"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197F0A" w:rsidR="009D4640" w:rsidP="74633B5D" w:rsidRDefault="05C3EBDC" w14:paraId="3D78897B" w14:textId="7C7923FB">
            <w:pPr>
              <w:rPr>
                <w:rFonts w:ascii="Tahoma" w:hAnsi="Tahoma" w:eastAsia="Tahoma" w:cs="Tahoma"/>
                <w:sz w:val="20"/>
                <w:szCs w:val="20"/>
                <w:lang w:val="en-US"/>
              </w:rPr>
            </w:pPr>
            <w:proofErr w:type="spellStart"/>
            <w:r w:rsidRPr="74633B5D">
              <w:rPr>
                <w:rFonts w:ascii="Tahoma" w:hAnsi="Tahoma" w:eastAsia="Tahoma" w:cs="Tahoma"/>
                <w:sz w:val="20"/>
                <w:szCs w:val="20"/>
                <w:lang w:val="en-US"/>
              </w:rPr>
              <w:t>rowId</w:t>
            </w:r>
            <w:proofErr w:type="spellEnd"/>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197F0A" w:rsidR="009D4640" w:rsidP="009D4640" w:rsidRDefault="009D4640" w14:paraId="543F1923" w14:textId="775F6D41">
            <w:pPr>
              <w:jc w:val="center"/>
              <w:rPr>
                <w:rFonts w:ascii="Tahoma" w:hAnsi="Tahoma" w:eastAsia="Tahoma" w:cs="Tahoma"/>
                <w:sz w:val="20"/>
                <w:szCs w:val="20"/>
                <w:lang w:val="en-GB"/>
              </w:rPr>
            </w:pPr>
            <w:r w:rsidRPr="00197F0A">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197F0A" w:rsidR="009D4640" w:rsidP="009D4640" w:rsidRDefault="009D4640" w14:paraId="13B42B4F" w14:textId="77777777">
            <w:pPr>
              <w:jc w:val="center"/>
              <w:rPr>
                <w:rFonts w:ascii="Tahoma" w:hAnsi="Tahoma" w:eastAsia="Tahoma" w:cs="Tahoma"/>
                <w:sz w:val="20"/>
                <w:szCs w:val="20"/>
                <w:lang w:val="en-GB"/>
              </w:rPr>
            </w:pPr>
            <w:r w:rsidRPr="00197F0A">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09D4640" w:rsidP="009D4640" w:rsidRDefault="59EDEC7B" w14:paraId="43E62CA0" w14:textId="6C872CA0">
            <w:pPr>
              <w:spacing w:line="240" w:lineRule="auto"/>
              <w:rPr>
                <w:rFonts w:ascii="Tahoma" w:hAnsi="Tahoma" w:eastAsia="Tahoma" w:cs="Tahoma"/>
                <w:sz w:val="20"/>
                <w:szCs w:val="20"/>
                <w:lang w:val="en-US"/>
              </w:rPr>
            </w:pPr>
            <w:r w:rsidRPr="74633B5D">
              <w:rPr>
                <w:rFonts w:ascii="Tahoma" w:hAnsi="Tahoma" w:eastAsia="Tahoma" w:cs="Tahoma"/>
                <w:sz w:val="20"/>
                <w:szCs w:val="20"/>
                <w:lang w:val="en-US"/>
              </w:rPr>
              <w:t>The r</w:t>
            </w:r>
            <w:r w:rsidRPr="74633B5D" w:rsidR="27785FA0">
              <w:rPr>
                <w:rFonts w:ascii="Tahoma" w:hAnsi="Tahoma" w:eastAsia="Tahoma" w:cs="Tahoma"/>
                <w:sz w:val="20"/>
                <w:szCs w:val="20"/>
                <w:lang w:val="en-US"/>
              </w:rPr>
              <w:t xml:space="preserve">ow </w:t>
            </w:r>
            <w:r w:rsidRPr="74633B5D">
              <w:rPr>
                <w:rFonts w:ascii="Tahoma" w:hAnsi="Tahoma" w:eastAsia="Tahoma" w:cs="Tahoma"/>
                <w:sz w:val="20"/>
                <w:szCs w:val="20"/>
                <w:lang w:val="en-US"/>
              </w:rPr>
              <w:t>IDs to query by. This may be a list</w:t>
            </w:r>
          </w:p>
          <w:p w:rsidRPr="00197F0A" w:rsidR="009D4640" w:rsidP="009D4640" w:rsidRDefault="59EDEC7B" w14:paraId="01EE3624" w14:textId="10549B6E">
            <w:pPr>
              <w:rPr>
                <w:rFonts w:ascii="Tahoma" w:hAnsi="Tahoma" w:eastAsia="Tahoma" w:cs="Tahoma"/>
                <w:sz w:val="20"/>
                <w:szCs w:val="20"/>
                <w:lang w:val="en-GB"/>
              </w:rPr>
            </w:pPr>
            <w:r w:rsidRPr="74633B5D">
              <w:rPr>
                <w:rFonts w:ascii="Tahoma" w:hAnsi="Tahoma" w:eastAsia="Tahoma" w:cs="Tahoma"/>
                <w:b/>
                <w:bCs/>
                <w:sz w:val="20"/>
                <w:szCs w:val="20"/>
                <w:lang w:val="en-US"/>
              </w:rPr>
              <w:t>List example</w:t>
            </w:r>
            <w:proofErr w:type="gramStart"/>
            <w:r w:rsidRPr="74633B5D">
              <w:rPr>
                <w:rFonts w:ascii="Tahoma" w:hAnsi="Tahoma" w:eastAsia="Tahoma" w:cs="Tahoma"/>
                <w:b/>
                <w:bCs/>
                <w:sz w:val="20"/>
                <w:szCs w:val="20"/>
                <w:lang w:val="en-US"/>
              </w:rPr>
              <w:t>:</w:t>
            </w:r>
            <w:r w:rsidRPr="74633B5D">
              <w:rPr>
                <w:rFonts w:ascii="Tahoma" w:hAnsi="Tahoma" w:eastAsia="Tahoma" w:cs="Tahoma"/>
                <w:sz w:val="20"/>
                <w:szCs w:val="20"/>
                <w:lang w:val="en-US"/>
              </w:rPr>
              <w:t xml:space="preserve"> ?</w:t>
            </w:r>
            <w:proofErr w:type="spellStart"/>
            <w:r w:rsidRPr="74633B5D">
              <w:rPr>
                <w:rFonts w:ascii="Tahoma" w:hAnsi="Tahoma" w:eastAsia="Tahoma" w:cs="Tahoma"/>
                <w:sz w:val="20"/>
                <w:szCs w:val="20"/>
                <w:lang w:val="en-US"/>
              </w:rPr>
              <w:t>r</w:t>
            </w:r>
            <w:r w:rsidRPr="74633B5D" w:rsidR="023079EC">
              <w:rPr>
                <w:rFonts w:ascii="Tahoma" w:hAnsi="Tahoma" w:eastAsia="Tahoma" w:cs="Tahoma"/>
                <w:sz w:val="20"/>
                <w:szCs w:val="20"/>
                <w:lang w:val="en-US"/>
              </w:rPr>
              <w:t>owId</w:t>
            </w:r>
            <w:proofErr w:type="spellEnd"/>
            <w:proofErr w:type="gramEnd"/>
            <w:r w:rsidRPr="74633B5D">
              <w:rPr>
                <w:rFonts w:ascii="Tahoma" w:hAnsi="Tahoma" w:eastAsia="Tahoma" w:cs="Tahoma"/>
                <w:sz w:val="20"/>
                <w:szCs w:val="20"/>
                <w:lang w:val="en-US"/>
              </w:rPr>
              <w:t>=1,2,3,4</w:t>
            </w:r>
          </w:p>
        </w:tc>
      </w:tr>
      <w:tr w:rsidR="20C194BB" w:rsidTr="4D758CCA" w14:paraId="6B111AC3"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6EE53BE9" w:rsidP="20C194BB" w:rsidRDefault="6EE53BE9" w14:paraId="447EA9F9" w14:textId="7EAC8EA1">
            <w:pPr>
              <w:rPr>
                <w:rFonts w:ascii="Tahoma" w:hAnsi="Tahoma" w:eastAsia="Tahoma" w:cs="Tahoma"/>
                <w:sz w:val="20"/>
                <w:szCs w:val="20"/>
                <w:lang w:val="en-US"/>
              </w:rPr>
            </w:pPr>
            <w:proofErr w:type="spellStart"/>
            <w:r w:rsidRPr="20C194BB">
              <w:rPr>
                <w:rFonts w:ascii="Tahoma" w:hAnsi="Tahoma" w:eastAsia="Tahoma" w:cs="Tahoma"/>
                <w:sz w:val="20"/>
                <w:szCs w:val="20"/>
                <w:lang w:val="en-US"/>
              </w:rPr>
              <w:t>resourceId</w:t>
            </w:r>
            <w:proofErr w:type="spellEnd"/>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6EE53BE9" w:rsidP="20C194BB" w:rsidRDefault="6EE53BE9" w14:paraId="67E65205" w14:textId="32F57A98">
            <w:pPr>
              <w:jc w:val="center"/>
              <w:rPr>
                <w:rFonts w:ascii="Tahoma" w:hAnsi="Tahoma" w:eastAsia="Tahoma" w:cs="Tahoma"/>
                <w:sz w:val="20"/>
                <w:szCs w:val="20"/>
              </w:rPr>
            </w:pPr>
            <w:r w:rsidRPr="20C194BB">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6EE53BE9" w:rsidP="20C194BB" w:rsidRDefault="6EE53BE9" w14:paraId="6CDEE361" w14:textId="20DEE38C">
            <w:pPr>
              <w:jc w:val="center"/>
              <w:rPr>
                <w:rFonts w:ascii="Tahoma" w:hAnsi="Tahoma" w:eastAsia="Tahoma" w:cs="Tahoma"/>
                <w:sz w:val="20"/>
                <w:szCs w:val="20"/>
              </w:rPr>
            </w:pPr>
            <w:r w:rsidRPr="20C194BB">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93CB752" w:rsidP="20C194BB" w:rsidRDefault="093CB752" w14:paraId="4E303BA6" w14:textId="6B58376F">
            <w:pPr>
              <w:spacing w:line="240" w:lineRule="auto"/>
              <w:rPr>
                <w:rFonts w:ascii="Tahoma" w:hAnsi="Tahoma" w:eastAsia="Tahoma" w:cs="Tahoma"/>
                <w:sz w:val="20"/>
                <w:szCs w:val="20"/>
                <w:lang w:val="en-US"/>
              </w:rPr>
            </w:pPr>
            <w:r w:rsidRPr="20C194BB">
              <w:rPr>
                <w:rFonts w:ascii="Tahoma" w:hAnsi="Tahoma" w:eastAsia="Tahoma" w:cs="Tahoma"/>
                <w:sz w:val="20"/>
                <w:szCs w:val="20"/>
                <w:lang w:val="en-US"/>
              </w:rPr>
              <w:t>The resource IDs to query by. This may be a list</w:t>
            </w:r>
          </w:p>
          <w:p w:rsidR="093CB752" w:rsidP="20C194BB" w:rsidRDefault="093CB752" w14:paraId="53079B22" w14:textId="7AE8450B">
            <w:pPr>
              <w:rPr>
                <w:rFonts w:ascii="Tahoma" w:hAnsi="Tahoma" w:eastAsia="Tahoma" w:cs="Tahoma"/>
                <w:sz w:val="20"/>
                <w:szCs w:val="20"/>
                <w:lang w:val="en-GB"/>
              </w:rPr>
            </w:pPr>
            <w:r w:rsidRPr="20C194BB">
              <w:rPr>
                <w:rFonts w:ascii="Tahoma" w:hAnsi="Tahoma" w:eastAsia="Tahoma" w:cs="Tahoma"/>
                <w:b/>
                <w:bCs/>
                <w:sz w:val="20"/>
                <w:szCs w:val="20"/>
                <w:lang w:val="en-US"/>
              </w:rPr>
              <w:t>List example</w:t>
            </w:r>
            <w:proofErr w:type="gramStart"/>
            <w:r w:rsidRPr="20C194BB">
              <w:rPr>
                <w:rFonts w:ascii="Tahoma" w:hAnsi="Tahoma" w:eastAsia="Tahoma" w:cs="Tahoma"/>
                <w:b/>
                <w:bCs/>
                <w:sz w:val="20"/>
                <w:szCs w:val="20"/>
                <w:lang w:val="en-US"/>
              </w:rPr>
              <w:t>:</w:t>
            </w:r>
            <w:r w:rsidRPr="20C194BB">
              <w:rPr>
                <w:rFonts w:ascii="Tahoma" w:hAnsi="Tahoma" w:eastAsia="Tahoma" w:cs="Tahoma"/>
                <w:sz w:val="20"/>
                <w:szCs w:val="20"/>
                <w:lang w:val="en-US"/>
              </w:rPr>
              <w:t xml:space="preserve"> ?</w:t>
            </w:r>
            <w:proofErr w:type="spellStart"/>
            <w:r w:rsidRPr="20C194BB">
              <w:rPr>
                <w:rFonts w:ascii="Tahoma" w:hAnsi="Tahoma" w:eastAsia="Tahoma" w:cs="Tahoma"/>
                <w:sz w:val="20"/>
                <w:szCs w:val="20"/>
                <w:lang w:val="en-US"/>
              </w:rPr>
              <w:t>resourceId</w:t>
            </w:r>
            <w:proofErr w:type="spellEnd"/>
            <w:proofErr w:type="gramEnd"/>
            <w:r w:rsidRPr="20C194BB">
              <w:rPr>
                <w:rFonts w:ascii="Tahoma" w:hAnsi="Tahoma" w:eastAsia="Tahoma" w:cs="Tahoma"/>
                <w:sz w:val="20"/>
                <w:szCs w:val="20"/>
                <w:lang w:val="en-US"/>
              </w:rPr>
              <w:t>=1,2,3,4</w:t>
            </w:r>
          </w:p>
        </w:tc>
      </w:tr>
      <w:tr w:rsidR="20C194BB" w:rsidTr="4D758CCA" w14:paraId="2B575A72"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093CB752" w:rsidP="20C194BB" w:rsidRDefault="093CB752" w14:paraId="2CC8923F" w14:textId="567D94CE">
            <w:pPr>
              <w:rPr>
                <w:rFonts w:ascii="Tahoma" w:hAnsi="Tahoma" w:eastAsia="Tahoma" w:cs="Tahoma"/>
                <w:sz w:val="20"/>
                <w:szCs w:val="20"/>
                <w:lang w:val="en-US"/>
              </w:rPr>
            </w:pPr>
            <w:proofErr w:type="spellStart"/>
            <w:r w:rsidRPr="20C194BB">
              <w:rPr>
                <w:rFonts w:ascii="Tahoma" w:hAnsi="Tahoma" w:eastAsia="Tahoma" w:cs="Tahoma"/>
                <w:sz w:val="20"/>
                <w:szCs w:val="20"/>
                <w:lang w:val="en-US"/>
              </w:rPr>
              <w:t>actionDate</w:t>
            </w:r>
            <w:proofErr w:type="spellEnd"/>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93CB752" w:rsidP="20C194BB" w:rsidRDefault="093CB752" w14:paraId="275F1359" w14:textId="6312BFEE">
            <w:pPr>
              <w:jc w:val="center"/>
              <w:rPr>
                <w:rFonts w:ascii="Tahoma" w:hAnsi="Tahoma" w:eastAsia="Tahoma" w:cs="Tahoma"/>
                <w:sz w:val="20"/>
                <w:szCs w:val="20"/>
              </w:rPr>
            </w:pPr>
            <w:r w:rsidRPr="20C194BB">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93CB752" w:rsidP="20C194BB" w:rsidRDefault="093CB752" w14:paraId="6EF78C09" w14:textId="45675517">
            <w:pPr>
              <w:jc w:val="center"/>
              <w:rPr>
                <w:rFonts w:ascii="Tahoma" w:hAnsi="Tahoma" w:eastAsia="Tahoma" w:cs="Tahoma"/>
                <w:sz w:val="20"/>
                <w:szCs w:val="20"/>
              </w:rPr>
            </w:pPr>
            <w:r w:rsidRPr="20C194BB">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93CB752" w:rsidP="20C194BB" w:rsidRDefault="093CB752" w14:paraId="4830A14E" w14:textId="3FFCD706">
            <w:pPr>
              <w:spacing w:line="240" w:lineRule="auto"/>
              <w:rPr>
                <w:rFonts w:ascii="Tahoma" w:hAnsi="Tahoma" w:eastAsia="Tahoma" w:cs="Tahoma"/>
                <w:sz w:val="20"/>
                <w:szCs w:val="20"/>
                <w:lang w:val="en-US"/>
              </w:rPr>
            </w:pPr>
            <w:r w:rsidRPr="20C194BB">
              <w:rPr>
                <w:rFonts w:ascii="Tahoma" w:hAnsi="Tahoma" w:eastAsia="Tahoma" w:cs="Tahoma"/>
                <w:sz w:val="20"/>
                <w:szCs w:val="20"/>
                <w:lang w:val="en-US"/>
              </w:rPr>
              <w:t xml:space="preserve">The date the </w:t>
            </w:r>
            <w:proofErr w:type="spellStart"/>
            <w:r w:rsidRPr="20C194BB">
              <w:rPr>
                <w:rFonts w:ascii="Tahoma" w:hAnsi="Tahoma" w:eastAsia="Tahoma" w:cs="Tahoma"/>
                <w:sz w:val="20"/>
                <w:szCs w:val="20"/>
                <w:lang w:val="en-US"/>
              </w:rPr>
              <w:t>eSIM</w:t>
            </w:r>
            <w:proofErr w:type="spellEnd"/>
            <w:r w:rsidRPr="20C194BB">
              <w:rPr>
                <w:rFonts w:ascii="Tahoma" w:hAnsi="Tahoma" w:eastAsia="Tahoma" w:cs="Tahoma"/>
                <w:sz w:val="20"/>
                <w:szCs w:val="20"/>
                <w:lang w:val="en-US"/>
              </w:rPr>
              <w:t xml:space="preserve"> was modified. This may be a range </w:t>
            </w:r>
          </w:p>
          <w:p w:rsidR="093CB752" w:rsidP="20C194BB" w:rsidRDefault="093CB752" w14:paraId="27A66E29" w14:textId="4CB4B1AF">
            <w:pPr>
              <w:spacing w:line="240" w:lineRule="auto"/>
              <w:rPr>
                <w:rFonts w:ascii="Tahoma" w:hAnsi="Tahoma" w:eastAsia="Tahoma" w:cs="Tahoma"/>
                <w:sz w:val="20"/>
                <w:szCs w:val="20"/>
                <w:lang w:val="en-US"/>
              </w:rPr>
            </w:pPr>
            <w:r w:rsidRPr="20C194BB">
              <w:rPr>
                <w:rFonts w:ascii="Tahoma" w:hAnsi="Tahoma" w:eastAsia="Tahoma" w:cs="Tahoma"/>
                <w:b/>
                <w:bCs/>
                <w:sz w:val="20"/>
                <w:szCs w:val="20"/>
                <w:lang w:val="en-US"/>
              </w:rPr>
              <w:t>RFC3339 Format:</w:t>
            </w:r>
            <w:r w:rsidRPr="20C194BB">
              <w:rPr>
                <w:rFonts w:ascii="Tahoma" w:hAnsi="Tahoma" w:eastAsia="Tahoma" w:cs="Tahoma"/>
                <w:sz w:val="20"/>
                <w:szCs w:val="20"/>
                <w:lang w:val="en-US"/>
              </w:rPr>
              <w:t xml:space="preserve"> yyyy-MM-ddThh24:</w:t>
            </w:r>
            <w:proofErr w:type="gramStart"/>
            <w:r w:rsidRPr="20C194BB">
              <w:rPr>
                <w:rFonts w:ascii="Tahoma" w:hAnsi="Tahoma" w:eastAsia="Tahoma" w:cs="Tahoma"/>
                <w:sz w:val="20"/>
                <w:szCs w:val="20"/>
                <w:lang w:val="en-US"/>
              </w:rPr>
              <w:t>mi:ssZ</w:t>
            </w:r>
            <w:proofErr w:type="gramEnd"/>
          </w:p>
          <w:p w:rsidR="093CB752" w:rsidP="20C194BB" w:rsidRDefault="093CB752" w14:paraId="54488E0E" w14:textId="1C541F5D">
            <w:pPr>
              <w:spacing w:line="240" w:lineRule="auto"/>
              <w:rPr>
                <w:rFonts w:ascii="Tahoma" w:hAnsi="Tahoma" w:eastAsia="Tahoma" w:cs="Tahoma"/>
                <w:sz w:val="20"/>
                <w:szCs w:val="20"/>
                <w:lang w:val="en-US"/>
              </w:rPr>
            </w:pPr>
            <w:r w:rsidRPr="20C194BB">
              <w:rPr>
                <w:rFonts w:ascii="Tahoma" w:hAnsi="Tahoma" w:eastAsia="Tahoma" w:cs="Tahoma"/>
                <w:b/>
                <w:bCs/>
                <w:sz w:val="20"/>
                <w:szCs w:val="20"/>
                <w:lang w:val="en-US"/>
              </w:rPr>
              <w:t>Range example:</w:t>
            </w:r>
            <w:r w:rsidRPr="20C194BB">
              <w:rPr>
                <w:rFonts w:ascii="Tahoma" w:hAnsi="Tahoma" w:eastAsia="Tahoma" w:cs="Tahoma"/>
                <w:sz w:val="20"/>
                <w:szCs w:val="20"/>
                <w:lang w:val="en-US"/>
              </w:rPr>
              <w:t xml:space="preserve"> actionDate.gt= 2024-02-06T04:58:07Z</w:t>
            </w:r>
          </w:p>
        </w:tc>
      </w:tr>
      <w:tr w:rsidR="4D758CCA" w:rsidTr="4D758CCA" w14:paraId="7DAD8F70"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10843F57" w:rsidP="4D758CCA" w:rsidRDefault="10843F57" w14:paraId="4F9AD0C4" w14:textId="09E3E469">
            <w:pPr>
              <w:rPr>
                <w:rFonts w:ascii="Tahoma" w:hAnsi="Tahoma" w:eastAsia="Tahoma" w:cs="Tahoma"/>
                <w:sz w:val="20"/>
                <w:szCs w:val="20"/>
                <w:lang w:val="en-US"/>
              </w:rPr>
            </w:pPr>
            <w:r w:rsidRPr="4D758CCA">
              <w:rPr>
                <w:rFonts w:ascii="Tahoma" w:hAnsi="Tahoma" w:eastAsia="Tahoma" w:cs="Tahoma"/>
                <w:sz w:val="20"/>
                <w:szCs w:val="20"/>
                <w:lang w:val="en-US"/>
              </w:rPr>
              <w:t>sort</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10843F57" w:rsidP="4D758CCA" w:rsidRDefault="10843F57" w14:paraId="1ED988AF" w14:textId="208F9CAC">
            <w:pPr>
              <w:jc w:val="center"/>
              <w:rPr>
                <w:rFonts w:ascii="Tahoma" w:hAnsi="Tahoma" w:eastAsia="Tahoma" w:cs="Tahoma"/>
                <w:sz w:val="20"/>
                <w:szCs w:val="20"/>
              </w:rPr>
            </w:pPr>
            <w:r w:rsidRPr="4D758CCA">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10843F57" w:rsidP="4D758CCA" w:rsidRDefault="10843F57" w14:paraId="028BB043" w14:textId="710D7C63">
            <w:pPr>
              <w:jc w:val="center"/>
              <w:rPr>
                <w:rFonts w:ascii="Tahoma" w:hAnsi="Tahoma" w:eastAsia="Tahoma" w:cs="Tahoma"/>
                <w:sz w:val="20"/>
                <w:szCs w:val="20"/>
              </w:rPr>
            </w:pPr>
            <w:r w:rsidRPr="4D758CCA">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10843F57" w:rsidP="4D758CCA" w:rsidRDefault="10843F57" w14:paraId="4653D043" w14:textId="58069F48">
            <w:pPr>
              <w:spacing w:line="240" w:lineRule="auto"/>
              <w:rPr>
                <w:rFonts w:ascii="Tahoma" w:hAnsi="Tahoma" w:eastAsia="Tahoma" w:cs="Tahoma"/>
                <w:sz w:val="20"/>
                <w:szCs w:val="20"/>
                <w:lang w:val="en-US"/>
              </w:rPr>
            </w:pPr>
            <w:r w:rsidRPr="4D758CCA">
              <w:rPr>
                <w:rFonts w:ascii="Tahoma" w:hAnsi="Tahoma" w:eastAsia="Tahoma" w:cs="Tahoma"/>
                <w:sz w:val="20"/>
                <w:szCs w:val="20"/>
                <w:lang w:val="en-US"/>
              </w:rPr>
              <w:t>Sorts history by:</w:t>
            </w:r>
          </w:p>
          <w:p w:rsidR="10843F57" w:rsidP="4D758CCA" w:rsidRDefault="10843F57" w14:paraId="6D9DB50C" w14:textId="7E5F9382">
            <w:pPr>
              <w:spacing w:line="240" w:lineRule="auto"/>
              <w:rPr>
                <w:rFonts w:ascii="Tahoma" w:hAnsi="Tahoma" w:eastAsia="Tahoma" w:cs="Tahoma"/>
                <w:sz w:val="20"/>
                <w:szCs w:val="20"/>
                <w:lang w:val="en-US"/>
              </w:rPr>
            </w:pPr>
            <w:r w:rsidRPr="4D758CCA">
              <w:rPr>
                <w:rFonts w:ascii="Tahoma" w:hAnsi="Tahoma" w:eastAsia="Tahoma" w:cs="Tahoma"/>
                <w:sz w:val="20"/>
                <w:szCs w:val="20"/>
                <w:lang w:val="en-US"/>
              </w:rPr>
              <w:t xml:space="preserve">• </w:t>
            </w:r>
            <w:proofErr w:type="spellStart"/>
            <w:r w:rsidRPr="4D758CCA">
              <w:rPr>
                <w:rFonts w:ascii="Tahoma" w:hAnsi="Tahoma" w:eastAsia="Tahoma" w:cs="Tahoma"/>
                <w:sz w:val="20"/>
                <w:szCs w:val="20"/>
                <w:lang w:val="en-US"/>
              </w:rPr>
              <w:t>actionDate</w:t>
            </w:r>
            <w:proofErr w:type="spellEnd"/>
          </w:p>
          <w:p w:rsidR="10843F57" w:rsidP="4D758CCA" w:rsidRDefault="10843F57" w14:paraId="187C7F59" w14:textId="3CFC7509">
            <w:pPr>
              <w:spacing w:line="240" w:lineRule="auto"/>
              <w:rPr>
                <w:rFonts w:ascii="Tahoma" w:hAnsi="Tahoma" w:eastAsia="Tahoma" w:cs="Tahoma"/>
                <w:sz w:val="20"/>
                <w:szCs w:val="20"/>
                <w:lang w:val="en-US"/>
              </w:rPr>
            </w:pPr>
            <w:r w:rsidRPr="4D758CCA">
              <w:rPr>
                <w:rFonts w:ascii="Tahoma" w:hAnsi="Tahoma" w:eastAsia="Tahoma" w:cs="Tahoma"/>
                <w:sz w:val="20"/>
                <w:szCs w:val="20"/>
                <w:lang w:val="en-US"/>
              </w:rPr>
              <w:t xml:space="preserve">• </w:t>
            </w:r>
            <w:proofErr w:type="spellStart"/>
            <w:r w:rsidRPr="4D758CCA">
              <w:rPr>
                <w:rFonts w:ascii="Tahoma" w:hAnsi="Tahoma" w:eastAsia="Tahoma" w:cs="Tahoma"/>
                <w:sz w:val="20"/>
                <w:szCs w:val="20"/>
                <w:lang w:val="en-US"/>
              </w:rPr>
              <w:t>resourceId</w:t>
            </w:r>
            <w:proofErr w:type="spellEnd"/>
          </w:p>
        </w:tc>
      </w:tr>
      <w:tr w:rsidR="4D758CCA" w:rsidTr="4D758CCA" w14:paraId="5F5CDE07"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10843F57" w:rsidP="4D758CCA" w:rsidRDefault="10843F57" w14:paraId="35E9D5A7" w14:textId="027C37C2">
            <w:pPr>
              <w:rPr>
                <w:rFonts w:ascii="Tahoma" w:hAnsi="Tahoma" w:eastAsia="Tahoma" w:cs="Tahoma"/>
                <w:sz w:val="20"/>
                <w:szCs w:val="20"/>
                <w:lang w:val="en-US"/>
              </w:rPr>
            </w:pPr>
            <w:r w:rsidRPr="4D758CCA">
              <w:rPr>
                <w:rFonts w:ascii="Tahoma" w:hAnsi="Tahoma" w:eastAsia="Tahoma" w:cs="Tahoma"/>
                <w:sz w:val="20"/>
                <w:szCs w:val="20"/>
                <w:lang w:val="en-US"/>
              </w:rPr>
              <w:t>offset</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10843F57" w:rsidP="4D758CCA" w:rsidRDefault="10843F57" w14:paraId="52D4A464" w14:textId="16DC3716">
            <w:pPr>
              <w:jc w:val="center"/>
              <w:rPr>
                <w:rFonts w:ascii="Tahoma" w:hAnsi="Tahoma" w:eastAsia="Tahoma" w:cs="Tahoma"/>
                <w:sz w:val="20"/>
                <w:szCs w:val="20"/>
              </w:rPr>
            </w:pPr>
            <w:r w:rsidRPr="4D758CCA">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10843F57" w:rsidP="4D758CCA" w:rsidRDefault="10843F57" w14:paraId="006AD94B" w14:textId="1AA5EF6A">
            <w:pPr>
              <w:jc w:val="center"/>
              <w:rPr>
                <w:rFonts w:ascii="Tahoma" w:hAnsi="Tahoma" w:eastAsia="Tahoma" w:cs="Tahoma"/>
                <w:sz w:val="20"/>
                <w:szCs w:val="20"/>
              </w:rPr>
            </w:pPr>
            <w:r w:rsidRPr="4D758CCA">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10843F57" w:rsidP="4D758CCA" w:rsidRDefault="10843F57" w14:paraId="7D68E1B9" w14:textId="2CA905AD">
            <w:pPr>
              <w:spacing w:line="240" w:lineRule="auto"/>
              <w:rPr>
                <w:rFonts w:ascii="Tahoma" w:hAnsi="Tahoma" w:eastAsia="Tahoma" w:cs="Tahoma"/>
                <w:sz w:val="20"/>
                <w:szCs w:val="20"/>
                <w:lang w:val="en-US"/>
              </w:rPr>
            </w:pPr>
            <w:r w:rsidRPr="4D758CCA">
              <w:rPr>
                <w:rFonts w:ascii="Tahoma" w:hAnsi="Tahoma" w:eastAsia="Tahoma" w:cs="Tahoma"/>
                <w:sz w:val="20"/>
                <w:szCs w:val="20"/>
                <w:lang w:val="en-US"/>
              </w:rPr>
              <w:t>The record number to begin at</w:t>
            </w:r>
          </w:p>
        </w:tc>
      </w:tr>
      <w:tr w:rsidR="4D758CCA" w:rsidTr="4D758CCA" w14:paraId="28A87E60"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10843F57" w:rsidP="4D758CCA" w:rsidRDefault="10843F57" w14:paraId="03AE105F" w14:textId="7849DE50">
            <w:pPr>
              <w:rPr>
                <w:rFonts w:ascii="Tahoma" w:hAnsi="Tahoma" w:eastAsia="Tahoma" w:cs="Tahoma"/>
                <w:sz w:val="20"/>
                <w:szCs w:val="20"/>
                <w:lang w:val="en-US"/>
              </w:rPr>
            </w:pPr>
            <w:r w:rsidRPr="4D758CCA">
              <w:rPr>
                <w:rFonts w:ascii="Tahoma" w:hAnsi="Tahoma" w:eastAsia="Tahoma" w:cs="Tahoma"/>
                <w:sz w:val="20"/>
                <w:szCs w:val="20"/>
                <w:lang w:val="en-US"/>
              </w:rPr>
              <w:t>limit</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10843F57" w:rsidP="4D758CCA" w:rsidRDefault="10843F57" w14:paraId="21695C90" w14:textId="58C2ED9A">
            <w:pPr>
              <w:jc w:val="center"/>
              <w:rPr>
                <w:rFonts w:ascii="Tahoma" w:hAnsi="Tahoma" w:eastAsia="Tahoma" w:cs="Tahoma"/>
                <w:sz w:val="20"/>
                <w:szCs w:val="20"/>
              </w:rPr>
            </w:pPr>
            <w:r w:rsidRPr="4D758CCA">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10843F57" w:rsidP="4D758CCA" w:rsidRDefault="10843F57" w14:paraId="209FFDA1" w14:textId="2347DCF5">
            <w:pPr>
              <w:jc w:val="center"/>
              <w:rPr>
                <w:rFonts w:ascii="Tahoma" w:hAnsi="Tahoma" w:eastAsia="Tahoma" w:cs="Tahoma"/>
                <w:sz w:val="20"/>
                <w:szCs w:val="20"/>
              </w:rPr>
            </w:pPr>
            <w:r w:rsidRPr="4D758CCA">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10843F57" w:rsidP="4D758CCA" w:rsidRDefault="10843F57" w14:paraId="4A17C2C4" w14:textId="57790B92">
            <w:pPr>
              <w:spacing w:line="240" w:lineRule="auto"/>
              <w:rPr>
                <w:rFonts w:ascii="Tahoma" w:hAnsi="Tahoma" w:eastAsia="Tahoma" w:cs="Tahoma"/>
                <w:sz w:val="20"/>
                <w:szCs w:val="20"/>
                <w:lang w:val="en-US"/>
              </w:rPr>
            </w:pPr>
            <w:r w:rsidRPr="4D758CCA">
              <w:rPr>
                <w:rFonts w:ascii="Tahoma" w:hAnsi="Tahoma" w:eastAsia="Tahoma" w:cs="Tahoma"/>
                <w:sz w:val="20"/>
                <w:szCs w:val="20"/>
                <w:lang w:val="en-US"/>
              </w:rPr>
              <w:t>The maximum number of records to fetch</w:t>
            </w:r>
          </w:p>
        </w:tc>
      </w:tr>
    </w:tbl>
    <w:p w:rsidR="001B0641" w:rsidP="001B0641" w:rsidRDefault="001B0641" w14:paraId="40310491" w14:textId="05597F05"/>
    <w:p w:rsidR="001B0641" w:rsidP="74633B5D" w:rsidRDefault="001B0641" w14:paraId="7891FB77" w14:textId="49654E85"/>
    <w:p w:rsidR="001B0641" w:rsidP="001B0641" w:rsidRDefault="001B0641" w14:paraId="13690449" w14:textId="77777777">
      <w:pPr>
        <w:pStyle w:val="Heading4"/>
      </w:pPr>
      <w:r w:rsidRPr="00FD59D8">
        <w:t>Response Example:</w:t>
      </w:r>
    </w:p>
    <w:p w:rsidRPr="00531E72" w:rsidR="009D4640" w:rsidP="00531E72" w:rsidRDefault="0DE7D439" w14:paraId="082D79E7" w14:textId="5D761E82">
      <w:r w:rsidRPr="74633B5D">
        <w:rPr>
          <w:lang w:val="en-US"/>
        </w:rPr>
        <w:t>Returns all fields specified in the entity definition</w:t>
      </w:r>
      <w:r w:rsidR="006B0958">
        <w:t xml:space="preserve"> </w:t>
      </w:r>
      <w:hyperlink w:history="1" w:anchor="_SIM_History_Entity">
        <w:r w:rsidRPr="006B0958" w:rsidR="006B0958">
          <w:rPr>
            <w:rStyle w:val="Hyperlink"/>
          </w:rPr>
          <w:t>SIM History Entity</w:t>
        </w:r>
      </w:hyperlink>
      <w:r w:rsidRPr="74633B5D" w:rsidR="06A1B40B">
        <w:rPr>
          <w:lang w:val="en-US"/>
        </w:rPr>
        <w:t xml:space="preserve"> </w:t>
      </w:r>
      <w:r w:rsidRPr="74633B5D">
        <w:rPr>
          <w:lang w:val="en-US"/>
        </w:rPr>
        <w:t>if exists.</w:t>
      </w:r>
    </w:p>
    <w:p w:rsidRPr="00531E72" w:rsidR="00531E72" w:rsidP="00531E72" w:rsidRDefault="00531E72" w14:paraId="351DF99B"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w:t>
      </w:r>
    </w:p>
    <w:p w:rsidRPr="00531E72" w:rsidR="00531E72" w:rsidP="00531E72" w:rsidRDefault="00531E72" w14:paraId="59FD72F8"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
    <w:p w:rsidRPr="00531E72" w:rsidR="00531E72" w:rsidP="00531E72" w:rsidRDefault="00531E72" w14:paraId="6B3085C2"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statusDate</w:t>
      </w:r>
      <w:proofErr w:type="spellEnd"/>
      <w:r w:rsidRPr="00531E72">
        <w:rPr>
          <w:rFonts w:ascii="Calibri" w:hAnsi="Calibri" w:cs="Calibri"/>
          <w:color w:val="000000" w:themeColor="text1"/>
          <w:lang w:val="en-GB"/>
        </w:rPr>
        <w:t>": "2024-11-07 21:48:40.0",</w:t>
      </w:r>
    </w:p>
    <w:p w:rsidRPr="00531E72" w:rsidR="00531E72" w:rsidP="00531E72" w:rsidRDefault="00531E72" w14:paraId="3F88525F"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qrCodeInfo</w:t>
      </w:r>
      <w:proofErr w:type="spellEnd"/>
      <w:r w:rsidRPr="00531E72">
        <w:rPr>
          <w:rFonts w:ascii="Calibri" w:hAnsi="Calibri" w:cs="Calibri"/>
          <w:color w:val="000000" w:themeColor="text1"/>
          <w:lang w:val="en-GB"/>
        </w:rPr>
        <w:t>": "LPA:1$ais.eastcompeace.com$5D825DF8336C4F51AA528A6B8BDD3280",</w:t>
      </w:r>
    </w:p>
    <w:p w:rsidRPr="00531E72" w:rsidR="00531E72" w:rsidP="00531E72" w:rsidRDefault="00531E72" w14:paraId="6BCCD9C1"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resourceId</w:t>
      </w:r>
      <w:proofErr w:type="spellEnd"/>
      <w:r w:rsidRPr="00531E72">
        <w:rPr>
          <w:rFonts w:ascii="Calibri" w:hAnsi="Calibri" w:cs="Calibri"/>
          <w:color w:val="000000" w:themeColor="text1"/>
          <w:lang w:val="en-GB"/>
        </w:rPr>
        <w:t>": "011489f0-af54-405f-98e2-72cbcc3012bc",</w:t>
      </w:r>
    </w:p>
    <w:p w:rsidRPr="00531E72" w:rsidR="00531E72" w:rsidP="00531E72" w:rsidRDefault="00531E72" w14:paraId="2CCAB9C0"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updateDate</w:t>
      </w:r>
      <w:proofErr w:type="spellEnd"/>
      <w:r w:rsidRPr="00531E72">
        <w:rPr>
          <w:rFonts w:ascii="Calibri" w:hAnsi="Calibri" w:cs="Calibri"/>
          <w:color w:val="000000" w:themeColor="text1"/>
          <w:lang w:val="en-GB"/>
        </w:rPr>
        <w:t>": "2024-11-07 21:48:40.0",</w:t>
      </w:r>
    </w:p>
    <w:p w:rsidRPr="00531E72" w:rsidR="00531E72" w:rsidP="00531E72" w:rsidRDefault="00531E72" w14:paraId="7844BF28"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cardProfile</w:t>
      </w:r>
      <w:proofErr w:type="spellEnd"/>
      <w:r w:rsidRPr="00531E72">
        <w:rPr>
          <w:rFonts w:ascii="Calibri" w:hAnsi="Calibri" w:cs="Calibri"/>
          <w:color w:val="000000" w:themeColor="text1"/>
          <w:lang w:val="en-GB"/>
        </w:rPr>
        <w:t>": "ECWDSE2011",</w:t>
      </w:r>
    </w:p>
    <w:p w:rsidRPr="00531E72" w:rsidR="00531E72" w:rsidP="00531E72" w:rsidRDefault="00531E72" w14:paraId="00665B85"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eki</w:t>
      </w:r>
      <w:proofErr w:type="spellEnd"/>
      <w:r w:rsidRPr="00531E72">
        <w:rPr>
          <w:rFonts w:ascii="Calibri" w:hAnsi="Calibri" w:cs="Calibri"/>
          <w:color w:val="000000" w:themeColor="text1"/>
          <w:lang w:val="en-GB"/>
        </w:rPr>
        <w:t>": "1923BFCD2374D35BD56F8645BA91BCFC",</w:t>
      </w:r>
    </w:p>
    <w:p w:rsidRPr="00531E72" w:rsidR="00531E72" w:rsidP="00531E72" w:rsidRDefault="00531E72" w14:paraId="71D1A5B3"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kic</w:t>
      </w:r>
      <w:proofErr w:type="spellEnd"/>
      <w:r w:rsidRPr="00531E72">
        <w:rPr>
          <w:rFonts w:ascii="Calibri" w:hAnsi="Calibri" w:cs="Calibri"/>
          <w:color w:val="000000" w:themeColor="text1"/>
          <w:lang w:val="en-GB"/>
        </w:rPr>
        <w:t>": "23A71A26FD9BD6E3C3AA80F31AAFBA43",</w:t>
      </w:r>
    </w:p>
    <w:p w:rsidRPr="00531E72" w:rsidR="00531E72" w:rsidP="00531E72" w:rsidRDefault="00531E72" w14:paraId="12CEC090"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accValue</w:t>
      </w:r>
      <w:proofErr w:type="spellEnd"/>
      <w:r w:rsidRPr="00531E72">
        <w:rPr>
          <w:rFonts w:ascii="Calibri" w:hAnsi="Calibri" w:cs="Calibri"/>
          <w:color w:val="000000" w:themeColor="text1"/>
          <w:lang w:val="en-GB"/>
        </w:rPr>
        <w:t>": "0001",</w:t>
      </w:r>
    </w:p>
    <w:p w:rsidRPr="00531E72" w:rsidR="00531E72" w:rsidP="00531E72" w:rsidRDefault="00531E72" w14:paraId="20BE11D5"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"pin1": "1234",</w:t>
      </w:r>
    </w:p>
    <w:p w:rsidRPr="00531E72" w:rsidR="00531E72" w:rsidP="00531E72" w:rsidRDefault="00531E72" w14:paraId="36BED0BA"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kycFlag</w:t>
      </w:r>
      <w:proofErr w:type="spellEnd"/>
      <w:r w:rsidRPr="00531E72">
        <w:rPr>
          <w:rFonts w:ascii="Calibri" w:hAnsi="Calibri" w:cs="Calibri"/>
          <w:color w:val="000000" w:themeColor="text1"/>
          <w:lang w:val="en-GB"/>
        </w:rPr>
        <w:t>": "",</w:t>
      </w:r>
    </w:p>
    <w:p w:rsidRPr="00531E72" w:rsidR="00531E72" w:rsidP="00531E72" w:rsidRDefault="00531E72" w14:paraId="515A39D3"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"pin2": "1242",</w:t>
      </w:r>
    </w:p>
    <w:p w:rsidRPr="00531E72" w:rsidR="00531E72" w:rsidP="00531E72" w:rsidRDefault="00531E72" w14:paraId="0D692DB8"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"remark": "",</w:t>
      </w:r>
    </w:p>
    <w:p w:rsidRPr="00531E72" w:rsidR="00531E72" w:rsidP="00531E72" w:rsidRDefault="00531E72" w14:paraId="170BAC0F"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imsi</w:t>
      </w:r>
      <w:proofErr w:type="spellEnd"/>
      <w:r w:rsidRPr="00531E72">
        <w:rPr>
          <w:rFonts w:ascii="Calibri" w:hAnsi="Calibri" w:cs="Calibri"/>
          <w:color w:val="000000" w:themeColor="text1"/>
          <w:lang w:val="en-GB"/>
        </w:rPr>
        <w:t>": "520038301797510",</w:t>
      </w:r>
    </w:p>
    <w:p w:rsidRPr="00531E72" w:rsidR="00531E72" w:rsidP="00531E72" w:rsidRDefault="00531E72" w14:paraId="35D4887A"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"capacity": "64k",</w:t>
      </w:r>
    </w:p>
    <w:p w:rsidRPr="00531E72" w:rsidR="00531E72" w:rsidP="00531E72" w:rsidRDefault="00531E72" w14:paraId="35847FAC"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matchingId</w:t>
      </w:r>
      <w:proofErr w:type="spellEnd"/>
      <w:r w:rsidRPr="00531E72">
        <w:rPr>
          <w:rFonts w:ascii="Calibri" w:hAnsi="Calibri" w:cs="Calibri"/>
          <w:color w:val="000000" w:themeColor="text1"/>
          <w:lang w:val="en-GB"/>
        </w:rPr>
        <w:t>": "5D825DF8336C4F51AA528A6B8BDD3280",</w:t>
      </w:r>
    </w:p>
    <w:p w:rsidRPr="00531E72" w:rsidR="00531E72" w:rsidP="00531E72" w:rsidRDefault="00531E72" w14:paraId="3722AAAC"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regionCode</w:t>
      </w:r>
      <w:proofErr w:type="spellEnd"/>
      <w:r w:rsidRPr="00531E72">
        <w:rPr>
          <w:rFonts w:ascii="Calibri" w:hAnsi="Calibri" w:cs="Calibri"/>
          <w:color w:val="000000" w:themeColor="text1"/>
          <w:lang w:val="en-GB"/>
        </w:rPr>
        <w:t>": "XI83",</w:t>
      </w:r>
    </w:p>
    <w:p w:rsidRPr="00531E72" w:rsidR="00531E72" w:rsidP="00531E72" w:rsidRDefault="00531E72" w14:paraId="47FA635F"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iccid</w:t>
      </w:r>
      <w:proofErr w:type="spellEnd"/>
      <w:r w:rsidRPr="00531E72">
        <w:rPr>
          <w:rFonts w:ascii="Calibri" w:hAnsi="Calibri" w:cs="Calibri"/>
          <w:color w:val="000000" w:themeColor="text1"/>
          <w:lang w:val="en-GB"/>
        </w:rPr>
        <w:t>": "8966032430115812484",</w:t>
      </w:r>
    </w:p>
    <w:p w:rsidRPr="00531E72" w:rsidR="00531E72" w:rsidP="00531E72" w:rsidRDefault="00531E72" w14:paraId="6BC31A03"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updateBy</w:t>
      </w:r>
      <w:proofErr w:type="spellEnd"/>
      <w:r w:rsidRPr="00531E72">
        <w:rPr>
          <w:rFonts w:ascii="Calibri" w:hAnsi="Calibri" w:cs="Calibri"/>
          <w:color w:val="000000" w:themeColor="text1"/>
          <w:lang w:val="en-GB"/>
        </w:rPr>
        <w:t>": "PGZINV",</w:t>
      </w:r>
    </w:p>
    <w:p w:rsidRPr="00531E72" w:rsidR="00531E72" w:rsidP="00531E72" w:rsidRDefault="00531E72" w14:paraId="36C9D183"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prepFlag</w:t>
      </w:r>
      <w:proofErr w:type="spellEnd"/>
      <w:r w:rsidRPr="00531E72">
        <w:rPr>
          <w:rFonts w:ascii="Calibri" w:hAnsi="Calibri" w:cs="Calibri"/>
          <w:color w:val="000000" w:themeColor="text1"/>
          <w:lang w:val="en-GB"/>
        </w:rPr>
        <w:t>": "",</w:t>
      </w:r>
    </w:p>
    <w:p w:rsidRPr="00531E72" w:rsidR="00531E72" w:rsidP="00531E72" w:rsidRDefault="00531E72" w14:paraId="77776222"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"puk2": "19385146",</w:t>
      </w:r>
    </w:p>
    <w:p w:rsidRPr="00531E72" w:rsidR="00531E72" w:rsidP="00531E72" w:rsidRDefault="00531E72" w14:paraId="39FCA07F"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otaKey</w:t>
      </w:r>
      <w:proofErr w:type="spellEnd"/>
      <w:r w:rsidRPr="00531E72">
        <w:rPr>
          <w:rFonts w:ascii="Calibri" w:hAnsi="Calibri" w:cs="Calibri"/>
          <w:color w:val="000000" w:themeColor="text1"/>
          <w:lang w:val="en-GB"/>
        </w:rPr>
        <w:t>": "D5CEA683BFBB57CF40B4FA35CA8F524B",</w:t>
      </w:r>
    </w:p>
    <w:p w:rsidRPr="00531E72" w:rsidR="00531E72" w:rsidP="00531E72" w:rsidRDefault="00531E72" w14:paraId="2BA6026D"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simVersion</w:t>
      </w:r>
      <w:proofErr w:type="spellEnd"/>
      <w:r w:rsidRPr="00531E72">
        <w:rPr>
          <w:rFonts w:ascii="Calibri" w:hAnsi="Calibri" w:cs="Calibri"/>
          <w:color w:val="000000" w:themeColor="text1"/>
          <w:lang w:val="en-GB"/>
        </w:rPr>
        <w:t>": "3G",</w:t>
      </w:r>
    </w:p>
    <w:p w:rsidRPr="00531E72" w:rsidR="00531E72" w:rsidP="00531E72" w:rsidRDefault="00531E72" w14:paraId="1AB7E4B8"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actionDate</w:t>
      </w:r>
      <w:proofErr w:type="spellEnd"/>
      <w:r w:rsidRPr="00531E72">
        <w:rPr>
          <w:rFonts w:ascii="Calibri" w:hAnsi="Calibri" w:cs="Calibri"/>
          <w:color w:val="000000" w:themeColor="text1"/>
          <w:lang w:val="en-GB"/>
        </w:rPr>
        <w:t>": "2024-12-19 06:43:54.28",</w:t>
      </w:r>
    </w:p>
    <w:p w:rsidRPr="00531E72" w:rsidR="00531E72" w:rsidP="00531E72" w:rsidRDefault="00531E72" w14:paraId="1BCE2782" w14:textId="376CC959">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kioskId</w:t>
      </w:r>
      <w:proofErr w:type="spellEnd"/>
      <w:r w:rsidRPr="00531E72">
        <w:rPr>
          <w:rFonts w:ascii="Calibri" w:hAnsi="Calibri" w:cs="Calibri"/>
          <w:color w:val="000000" w:themeColor="text1"/>
          <w:lang w:val="en-GB"/>
        </w:rPr>
        <w:t>": "</w:t>
      </w:r>
      <w:r w:rsidR="003A248E">
        <w:rPr>
          <w:rFonts w:ascii="Calibri" w:hAnsi="Calibri" w:cs="Calibri"/>
          <w:color w:val="000000" w:themeColor="text1"/>
          <w:lang w:val="en-GB"/>
        </w:rPr>
        <w:t>KYC</w:t>
      </w:r>
      <w:r w:rsidRPr="00531E72">
        <w:rPr>
          <w:rFonts w:ascii="Calibri" w:hAnsi="Calibri" w:cs="Calibri"/>
          <w:color w:val="000000" w:themeColor="text1"/>
          <w:lang w:val="en-GB"/>
        </w:rPr>
        <w:t>",</w:t>
      </w:r>
    </w:p>
    <w:p w:rsidRPr="00531E72" w:rsidR="00531E72" w:rsidP="00531E72" w:rsidRDefault="00531E72" w14:paraId="4ECE76B3"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usageTypeGroup</w:t>
      </w:r>
      <w:proofErr w:type="spellEnd"/>
      <w:r w:rsidRPr="00531E72">
        <w:rPr>
          <w:rFonts w:ascii="Calibri" w:hAnsi="Calibri" w:cs="Calibri"/>
          <w:color w:val="000000" w:themeColor="text1"/>
          <w:lang w:val="en-GB"/>
        </w:rPr>
        <w:t>": "</w:t>
      </w:r>
      <w:proofErr w:type="spellStart"/>
      <w:r w:rsidRPr="00531E72">
        <w:rPr>
          <w:rFonts w:ascii="Calibri" w:hAnsi="Calibri" w:cs="Calibri"/>
          <w:color w:val="000000" w:themeColor="text1"/>
          <w:lang w:val="en-GB"/>
        </w:rPr>
        <w:t>eSim</w:t>
      </w:r>
      <w:proofErr w:type="spellEnd"/>
      <w:r w:rsidRPr="00531E72">
        <w:rPr>
          <w:rFonts w:ascii="Calibri" w:hAnsi="Calibri" w:cs="Calibri"/>
          <w:color w:val="000000" w:themeColor="text1"/>
          <w:lang w:val="en-GB"/>
        </w:rPr>
        <w:t>",</w:t>
      </w:r>
    </w:p>
    <w:p w:rsidRPr="00531E72" w:rsidR="00531E72" w:rsidP="00531E72" w:rsidRDefault="00531E72" w14:paraId="61AC8E03"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simSerialNo</w:t>
      </w:r>
      <w:proofErr w:type="spellEnd"/>
      <w:r w:rsidRPr="00531E72">
        <w:rPr>
          <w:rFonts w:ascii="Calibri" w:hAnsi="Calibri" w:cs="Calibri"/>
          <w:color w:val="000000" w:themeColor="text1"/>
          <w:lang w:val="en-GB"/>
        </w:rPr>
        <w:t>": "2430115812484",</w:t>
      </w:r>
    </w:p>
    <w:p w:rsidRPr="00531E72" w:rsidR="00531E72" w:rsidP="00531E72" w:rsidRDefault="00531E72" w14:paraId="33D0F2E4"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"puk1": "27540319",</w:t>
      </w:r>
    </w:p>
    <w:p w:rsidRPr="00531E72" w:rsidR="00531E72" w:rsidP="00531E72" w:rsidRDefault="00531E72" w14:paraId="7202DA95"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"algorithm": "",</w:t>
      </w:r>
    </w:p>
    <w:p w:rsidRPr="00531E72" w:rsidR="00531E72" w:rsidP="00531E72" w:rsidRDefault="00531E72" w14:paraId="72888A73"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activeMobile</w:t>
      </w:r>
      <w:proofErr w:type="spellEnd"/>
      <w:r w:rsidRPr="00531E72">
        <w:rPr>
          <w:rFonts w:ascii="Calibri" w:hAnsi="Calibri" w:cs="Calibri"/>
          <w:color w:val="000000" w:themeColor="text1"/>
          <w:lang w:val="en-GB"/>
        </w:rPr>
        <w:t>": "",</w:t>
      </w:r>
    </w:p>
    <w:p w:rsidRPr="00531E72" w:rsidR="00531E72" w:rsidP="00531E72" w:rsidRDefault="00531E72" w14:paraId="7B34556F"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simProfile</w:t>
      </w:r>
      <w:proofErr w:type="spellEnd"/>
      <w:r w:rsidRPr="00531E72">
        <w:rPr>
          <w:rFonts w:ascii="Calibri" w:hAnsi="Calibri" w:cs="Calibri"/>
          <w:color w:val="000000" w:themeColor="text1"/>
          <w:lang w:val="en-GB"/>
        </w:rPr>
        <w:t>": "2458",</w:t>
      </w:r>
    </w:p>
    <w:p w:rsidRPr="00531E72" w:rsidR="00531E72" w:rsidP="00531E72" w:rsidRDefault="00531E72" w14:paraId="21BE86AD"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"adm1": "0DFBBB0A28D93B48",</w:t>
      </w:r>
    </w:p>
    <w:p w:rsidRPr="00531E72" w:rsidR="00531E72" w:rsidP="00531E72" w:rsidRDefault="00531E72" w14:paraId="25415E5C"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parentRegion</w:t>
      </w:r>
      <w:proofErr w:type="spellEnd"/>
      <w:r w:rsidRPr="00531E72">
        <w:rPr>
          <w:rFonts w:ascii="Calibri" w:hAnsi="Calibri" w:cs="Calibri"/>
          <w:color w:val="000000" w:themeColor="text1"/>
          <w:lang w:val="en-GB"/>
        </w:rPr>
        <w:t>": "XI",</w:t>
      </w:r>
    </w:p>
    <w:p w:rsidRPr="00531E72" w:rsidR="00531E72" w:rsidP="00531E72" w:rsidRDefault="00531E72" w14:paraId="57CDBC26"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writeCounter</w:t>
      </w:r>
      <w:proofErr w:type="spellEnd"/>
      <w:r w:rsidRPr="00531E72">
        <w:rPr>
          <w:rFonts w:ascii="Calibri" w:hAnsi="Calibri" w:cs="Calibri"/>
          <w:color w:val="000000" w:themeColor="text1"/>
          <w:lang w:val="en-GB"/>
        </w:rPr>
        <w:t>": "0",</w:t>
      </w:r>
    </w:p>
    <w:p w:rsidRPr="00531E72" w:rsidR="00531E72" w:rsidP="00531E72" w:rsidRDefault="00531E72" w14:paraId="0AB7D7A6"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rowId</w:t>
      </w:r>
      <w:proofErr w:type="spellEnd"/>
      <w:r w:rsidRPr="00531E72">
        <w:rPr>
          <w:rFonts w:ascii="Calibri" w:hAnsi="Calibri" w:cs="Calibri"/>
          <w:color w:val="000000" w:themeColor="text1"/>
          <w:lang w:val="en-GB"/>
        </w:rPr>
        <w:t>": "37",</w:t>
      </w:r>
    </w:p>
    <w:p w:rsidRPr="00531E72" w:rsidR="00531E72" w:rsidP="00531E72" w:rsidRDefault="00531E72" w14:paraId="49D8A69D"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actionSystem</w:t>
      </w:r>
      <w:proofErr w:type="spellEnd"/>
      <w:r w:rsidRPr="00531E72">
        <w:rPr>
          <w:rFonts w:ascii="Calibri" w:hAnsi="Calibri" w:cs="Calibri"/>
          <w:color w:val="000000" w:themeColor="text1"/>
          <w:lang w:val="en-GB"/>
        </w:rPr>
        <w:t>": "MIGRATE",</w:t>
      </w:r>
    </w:p>
    <w:p w:rsidRPr="00531E72" w:rsidR="00531E72" w:rsidP="00531E72" w:rsidRDefault="00531E72" w14:paraId="177CAE6D"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actionType</w:t>
      </w:r>
      <w:proofErr w:type="spellEnd"/>
      <w:r w:rsidRPr="00531E72">
        <w:rPr>
          <w:rFonts w:ascii="Calibri" w:hAnsi="Calibri" w:cs="Calibri"/>
          <w:color w:val="000000" w:themeColor="text1"/>
          <w:lang w:val="en-GB"/>
        </w:rPr>
        <w:t>": "MIGRATE",</w:t>
      </w:r>
    </w:p>
    <w:p w:rsidRPr="00531E72" w:rsidR="00531E72" w:rsidP="00531E72" w:rsidRDefault="00531E72" w14:paraId="253C59D3"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eopc</w:t>
      </w:r>
      <w:proofErr w:type="spellEnd"/>
      <w:r w:rsidRPr="00531E72">
        <w:rPr>
          <w:rFonts w:ascii="Calibri" w:hAnsi="Calibri" w:cs="Calibri"/>
          <w:color w:val="000000" w:themeColor="text1"/>
          <w:lang w:val="en-GB"/>
        </w:rPr>
        <w:t>": "7",</w:t>
      </w:r>
    </w:p>
    <w:p w:rsidRPr="00531E72" w:rsidR="00531E72" w:rsidP="00531E72" w:rsidRDefault="00531E72" w14:paraId="174EBF68"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createdDate</w:t>
      </w:r>
      <w:proofErr w:type="spellEnd"/>
      <w:r w:rsidRPr="00531E72">
        <w:rPr>
          <w:rFonts w:ascii="Calibri" w:hAnsi="Calibri" w:cs="Calibri"/>
          <w:color w:val="000000" w:themeColor="text1"/>
          <w:lang w:val="en-GB"/>
        </w:rPr>
        <w:t>": "2024-08-24 05:07:00.0",</w:t>
      </w:r>
    </w:p>
    <w:p w:rsidRPr="00531E72" w:rsidR="00531E72" w:rsidP="00531E72" w:rsidRDefault="00531E72" w14:paraId="4311C4C2"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createdBy</w:t>
      </w:r>
      <w:proofErr w:type="spellEnd"/>
      <w:r w:rsidRPr="00531E72">
        <w:rPr>
          <w:rFonts w:ascii="Calibri" w:hAnsi="Calibri" w:cs="Calibri"/>
          <w:color w:val="000000" w:themeColor="text1"/>
          <w:lang w:val="en-GB"/>
        </w:rPr>
        <w:t>": "</w:t>
      </w:r>
      <w:proofErr w:type="spellStart"/>
      <w:r w:rsidRPr="00531E72">
        <w:rPr>
          <w:rFonts w:ascii="Calibri" w:hAnsi="Calibri" w:cs="Calibri"/>
          <w:color w:val="000000" w:themeColor="text1"/>
          <w:lang w:val="en-GB"/>
        </w:rPr>
        <w:t>phxhkusr</w:t>
      </w:r>
      <w:proofErr w:type="spellEnd"/>
      <w:r w:rsidRPr="00531E72">
        <w:rPr>
          <w:rFonts w:ascii="Calibri" w:hAnsi="Calibri" w:cs="Calibri"/>
          <w:color w:val="000000" w:themeColor="text1"/>
          <w:lang w:val="en-GB"/>
        </w:rPr>
        <w:t>",</w:t>
      </w:r>
    </w:p>
    <w:p w:rsidRPr="00531E72" w:rsidR="00531E72" w:rsidP="00531E72" w:rsidRDefault="00531E72" w14:paraId="1BB6275D"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"k4id": "181",</w:t>
      </w:r>
    </w:p>
    <w:p w:rsidRPr="00531E72" w:rsidR="00531E72" w:rsidP="00531E72" w:rsidRDefault="00531E72" w14:paraId="3610C8F1"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networkCode</w:t>
      </w:r>
      <w:proofErr w:type="spellEnd"/>
      <w:r w:rsidRPr="00531E72">
        <w:rPr>
          <w:rFonts w:ascii="Calibri" w:hAnsi="Calibri" w:cs="Calibri"/>
          <w:color w:val="000000" w:themeColor="text1"/>
          <w:lang w:val="en-GB"/>
        </w:rPr>
        <w:t>": "03",</w:t>
      </w:r>
    </w:p>
    <w:p w:rsidRPr="00531E72" w:rsidR="00531E72" w:rsidP="00531E72" w:rsidRDefault="00531E72" w14:paraId="3CF99B32"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dummyImsi</w:t>
      </w:r>
      <w:proofErr w:type="spellEnd"/>
      <w:r w:rsidRPr="00531E72">
        <w:rPr>
          <w:rFonts w:ascii="Calibri" w:hAnsi="Calibri" w:cs="Calibri"/>
          <w:color w:val="000000" w:themeColor="text1"/>
          <w:lang w:val="en-GB"/>
        </w:rPr>
        <w:t>": "",</w:t>
      </w:r>
    </w:p>
    <w:p w:rsidRPr="00531E72" w:rsidR="00531E72" w:rsidP="00531E72" w:rsidRDefault="00531E72" w14:paraId="4EC3983E"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prevstatus</w:t>
      </w:r>
      <w:proofErr w:type="spellEnd"/>
      <w:r w:rsidRPr="00531E72">
        <w:rPr>
          <w:rFonts w:ascii="Calibri" w:hAnsi="Calibri" w:cs="Calibri"/>
          <w:color w:val="000000" w:themeColor="text1"/>
          <w:lang w:val="en-GB"/>
        </w:rPr>
        <w:t>": "</w:t>
      </w:r>
      <w:proofErr w:type="spellStart"/>
      <w:r w:rsidRPr="00531E72">
        <w:rPr>
          <w:rFonts w:ascii="Calibri" w:hAnsi="Calibri" w:cs="Calibri"/>
          <w:color w:val="000000" w:themeColor="text1"/>
          <w:lang w:val="en-GB"/>
        </w:rPr>
        <w:t>PendingPerso</w:t>
      </w:r>
      <w:proofErr w:type="spellEnd"/>
      <w:r w:rsidRPr="00531E72">
        <w:rPr>
          <w:rFonts w:ascii="Calibri" w:hAnsi="Calibri" w:cs="Calibri"/>
          <w:color w:val="000000" w:themeColor="text1"/>
          <w:lang w:val="en-GB"/>
        </w:rPr>
        <w:t>",</w:t>
      </w:r>
    </w:p>
    <w:p w:rsidRPr="00531E72" w:rsidR="00531E72" w:rsidP="00531E72" w:rsidRDefault="00531E72" w14:paraId="40B45C83"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roofErr w:type="spellStart"/>
      <w:r w:rsidRPr="00531E72">
        <w:rPr>
          <w:rFonts w:ascii="Calibri" w:hAnsi="Calibri" w:cs="Calibri"/>
          <w:color w:val="000000" w:themeColor="text1"/>
          <w:lang w:val="en-GB"/>
        </w:rPr>
        <w:t>actionDesc</w:t>
      </w:r>
      <w:proofErr w:type="spellEnd"/>
      <w:r w:rsidRPr="00531E72">
        <w:rPr>
          <w:rFonts w:ascii="Calibri" w:hAnsi="Calibri" w:cs="Calibri"/>
          <w:color w:val="000000" w:themeColor="text1"/>
          <w:lang w:val="en-GB"/>
        </w:rPr>
        <w:t>": "MIGRATE",</w:t>
      </w:r>
    </w:p>
    <w:p w:rsidRPr="00531E72" w:rsidR="00531E72" w:rsidP="00531E72" w:rsidRDefault="00531E72" w14:paraId="624DED32"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"status": "Available"</w:t>
      </w:r>
    </w:p>
    <w:p w:rsidRPr="00531E72" w:rsidR="00531E72" w:rsidP="00531E72" w:rsidRDefault="00531E72" w14:paraId="62918EAC" w14:textId="77777777">
      <w:pPr>
        <w:shd w:val="clear" w:color="auto" w:fill="E2DFCC"/>
        <w:rPr>
          <w:rFonts w:ascii="Calibri" w:hAnsi="Calibri" w:cs="Calibri"/>
          <w:color w:val="000000" w:themeColor="text1"/>
          <w:lang w:val="en-GB"/>
        </w:rPr>
      </w:pPr>
      <w:r w:rsidRPr="00531E72">
        <w:rPr>
          <w:rFonts w:ascii="Calibri" w:hAnsi="Calibri" w:cs="Calibri"/>
          <w:color w:val="000000" w:themeColor="text1"/>
          <w:lang w:val="en-GB"/>
        </w:rPr>
        <w:t xml:space="preserve">    }</w:t>
      </w:r>
    </w:p>
    <w:p w:rsidR="00D0722E" w:rsidP="00531E72" w:rsidRDefault="00531E72" w14:paraId="538BDE0F" w14:textId="041ED05E">
      <w:pPr>
        <w:shd w:val="clear" w:color="auto" w:fill="E2DFCC"/>
        <w:rPr>
          <w:rFonts w:ascii="Calibri" w:hAnsi="Calibri" w:cs="Calibri"/>
          <w:color w:val="000000"/>
          <w:szCs w:val="20"/>
          <w:lang w:val="en-GB"/>
        </w:rPr>
      </w:pPr>
      <w:r w:rsidRPr="00531E72">
        <w:rPr>
          <w:rFonts w:ascii="Calibri" w:hAnsi="Calibri" w:cs="Calibri"/>
          <w:color w:val="000000" w:themeColor="text1"/>
          <w:lang w:val="en-GB"/>
        </w:rPr>
        <w:t>]</w:t>
      </w:r>
    </w:p>
    <w:p w:rsidR="008D79A8" w:rsidRDefault="008D79A8" w14:paraId="3919E3AD" w14:textId="77777777"/>
    <w:p w:rsidR="008D79A8" w:rsidP="008D79A8" w:rsidRDefault="4852A924" w14:paraId="314039A4" w14:textId="29D38F7F">
      <w:pPr>
        <w:pStyle w:val="Heading3"/>
        <w:ind w:left="0" w:firstLine="0"/>
      </w:pPr>
      <w:bookmarkStart w:name="_Toc1071198406" w:id="55"/>
      <w:r>
        <w:t>Delete History entity:</w:t>
      </w:r>
      <w:bookmarkEnd w:id="55"/>
    </w:p>
    <w:p w:rsidR="008D79A8" w:rsidP="008D79A8" w:rsidRDefault="008D79A8" w14:paraId="07F02199" w14:textId="2CCA4838">
      <w:pPr>
        <w:widowControl w:val="0"/>
      </w:pPr>
      <w:r w:rsidRPr="7F98CED1">
        <w:rPr>
          <w:rFonts w:ascii="Calibri" w:hAnsi="Calibri" w:eastAsia="Tahoma" w:cs="Calibri"/>
          <w:b/>
          <w:bCs/>
          <w:color w:val="000000"/>
          <w:lang w:val="en-US"/>
        </w:rPr>
        <w:t>Description</w:t>
      </w:r>
      <w:r w:rsidRPr="7F98CED1">
        <w:rPr>
          <w:rFonts w:ascii="Calibri" w:hAnsi="Calibri" w:eastAsia="Tahoma" w:cs="Calibri"/>
          <w:b/>
          <w:bCs/>
          <w:color w:val="000000"/>
          <w:cs/>
          <w:lang w:val="en-US"/>
        </w:rPr>
        <w:t xml:space="preserve">: </w:t>
      </w:r>
      <w:r>
        <w:rPr>
          <w:lang w:val="en-US"/>
        </w:rPr>
        <w:t>Deletes</w:t>
      </w:r>
      <w:r w:rsidRPr="7F98CED1">
        <w:rPr>
          <w:lang w:val="en-US"/>
        </w:rPr>
        <w:t xml:space="preserve"> </w:t>
      </w:r>
      <w:r>
        <w:rPr>
          <w:lang w:val="en-US"/>
        </w:rPr>
        <w:t xml:space="preserve">a </w:t>
      </w:r>
      <w:r w:rsidRPr="7F98CED1">
        <w:rPr>
          <w:lang w:val="en-US"/>
        </w:rPr>
        <w:t xml:space="preserve">sim </w:t>
      </w:r>
      <w:r>
        <w:rPr>
          <w:lang w:val="en-US"/>
        </w:rPr>
        <w:t>history record</w:t>
      </w:r>
    </w:p>
    <w:p w:rsidRPr="00941D1C" w:rsidR="008D79A8" w:rsidP="008D79A8" w:rsidRDefault="008D79A8" w14:paraId="224595F8" w14:textId="5A709F5F">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Pr>
          <w:rFonts w:ascii="Calibri" w:hAnsi="Calibri" w:eastAsia="Tahoma" w:cs="Calibri"/>
          <w:szCs w:val="20"/>
        </w:rPr>
        <w:t>DELETE</w:t>
      </w:r>
    </w:p>
    <w:p w:rsidRPr="00197F0A" w:rsidR="008D79A8" w:rsidP="008D79A8" w:rsidRDefault="008D79A8" w14:paraId="62970516" w14:textId="77777777">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sim/history</w:t>
      </w:r>
    </w:p>
    <w:p w:rsidR="008D79A8" w:rsidP="008D79A8" w:rsidRDefault="008D79A8" w14:paraId="56AB0D75" w14:textId="77777777">
      <w:pPr>
        <w:rPr>
          <w:b/>
        </w:rPr>
      </w:pPr>
    </w:p>
    <w:p w:rsidRPr="00FD59D8" w:rsidR="008D79A8" w:rsidP="008D79A8" w:rsidRDefault="008D79A8" w14:paraId="7B3033FE" w14:textId="77777777">
      <w:pPr>
        <w:pStyle w:val="Heading4"/>
      </w:pPr>
      <w:r>
        <w:t>Query</w:t>
      </w:r>
      <w:r w:rsidRPr="00FD59D8">
        <w:t xml:space="preserve"> </w:t>
      </w:r>
      <w:r>
        <w:t>Parameters</w:t>
      </w:r>
      <w:r w:rsidRPr="00FD59D8">
        <w:t xml:space="preserve">: </w:t>
      </w:r>
    </w:p>
    <w:tbl>
      <w:tblPr>
        <w:tblW w:w="15165" w:type="dxa"/>
        <w:tblInd w:w="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690"/>
        <w:gridCol w:w="1005"/>
        <w:gridCol w:w="2010"/>
        <w:gridCol w:w="8460"/>
      </w:tblGrid>
      <w:tr w:rsidRPr="006E5181" w:rsidR="008D79A8" w:rsidTr="74633B5D" w14:paraId="3CF4AA31"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6A6A6" w:themeFill="background1" w:themeFillShade="A6"/>
            <w:hideMark/>
          </w:tcPr>
          <w:p w:rsidRPr="006E5181" w:rsidR="008D79A8" w:rsidP="009B796C" w:rsidRDefault="008D79A8" w14:paraId="03478619" w14:textId="77777777">
            <w:pPr>
              <w:jc w:val="center"/>
              <w:rPr>
                <w:rFonts w:eastAsia="Tahoma"/>
                <w:lang w:val="en-GB"/>
              </w:rPr>
            </w:pPr>
            <w:r w:rsidRPr="006E5181">
              <w:rPr>
                <w:rFonts w:eastAsia="Tahoma"/>
                <w:b/>
                <w:bCs/>
              </w:rPr>
              <w:t>Field</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8D79A8" w:rsidP="009B796C" w:rsidRDefault="008D79A8" w14:paraId="69F01312" w14:textId="77777777">
            <w:pPr>
              <w:jc w:val="center"/>
              <w:rPr>
                <w:rFonts w:eastAsia="Tahoma"/>
                <w:lang w:val="en-GB"/>
              </w:rPr>
            </w:pPr>
            <w:r w:rsidRPr="006E5181">
              <w:rPr>
                <w:rFonts w:eastAsia="Tahoma"/>
                <w:b/>
                <w:bCs/>
              </w:rPr>
              <w:t>O/M</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8D79A8" w:rsidP="009B796C" w:rsidRDefault="008D79A8" w14:paraId="3A1876E7" w14:textId="77777777">
            <w:pPr>
              <w:jc w:val="center"/>
              <w:rPr>
                <w:rFonts w:eastAsia="Tahoma"/>
                <w:lang w:val="en-GB"/>
              </w:rPr>
            </w:pPr>
            <w:r w:rsidRPr="006E5181">
              <w:rPr>
                <w:rFonts w:eastAsia="Tahoma"/>
                <w:b/>
                <w:bCs/>
              </w:rPr>
              <w:t>Type</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8D79A8" w:rsidP="009B796C" w:rsidRDefault="008D79A8" w14:paraId="579652D5" w14:textId="77777777">
            <w:pPr>
              <w:jc w:val="center"/>
              <w:rPr>
                <w:rFonts w:eastAsia="Tahoma"/>
                <w:lang w:val="en-GB"/>
              </w:rPr>
            </w:pPr>
            <w:r w:rsidRPr="006E5181">
              <w:rPr>
                <w:rFonts w:eastAsia="Tahoma"/>
                <w:b/>
                <w:bCs/>
              </w:rPr>
              <w:t>Description</w:t>
            </w:r>
          </w:p>
        </w:tc>
      </w:tr>
      <w:tr w:rsidRPr="006E5181" w:rsidR="008D79A8" w:rsidTr="74633B5D" w14:paraId="7158BC51"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197F0A" w:rsidR="008D79A8" w:rsidP="74633B5D" w:rsidRDefault="03BE6B7E" w14:paraId="1131FA76" w14:textId="7AA715CF">
            <w:pPr>
              <w:rPr>
                <w:rFonts w:ascii="Tahoma" w:hAnsi="Tahoma" w:eastAsia="Tahoma" w:cs="Tahoma"/>
                <w:sz w:val="20"/>
                <w:szCs w:val="20"/>
                <w:lang w:val="en-US"/>
              </w:rPr>
            </w:pPr>
            <w:proofErr w:type="spellStart"/>
            <w:r w:rsidRPr="74633B5D">
              <w:rPr>
                <w:rFonts w:ascii="Tahoma" w:hAnsi="Tahoma" w:eastAsia="Tahoma" w:cs="Tahoma"/>
                <w:sz w:val="20"/>
                <w:szCs w:val="20"/>
                <w:lang w:val="en-US"/>
              </w:rPr>
              <w:t>rowId</w:t>
            </w:r>
            <w:proofErr w:type="spellEnd"/>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197F0A" w:rsidR="008D79A8" w:rsidP="009B796C" w:rsidRDefault="281E4C32" w14:paraId="4562407B" w14:textId="3AD72850">
            <w:pPr>
              <w:jc w:val="center"/>
              <w:rPr>
                <w:rFonts w:ascii="Tahoma" w:hAnsi="Tahoma" w:eastAsia="Tahoma" w:cs="Tahoma"/>
                <w:sz w:val="20"/>
                <w:szCs w:val="20"/>
                <w:lang w:val="en-GB"/>
              </w:rPr>
            </w:pPr>
            <w:r w:rsidRPr="74633B5D">
              <w:rPr>
                <w:rFonts w:ascii="Tahoma" w:hAnsi="Tahoma" w:eastAsia="Tahoma" w:cs="Tahoma"/>
                <w:sz w:val="20"/>
                <w:szCs w:val="20"/>
              </w:rPr>
              <w:t>M</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197F0A" w:rsidR="008D79A8" w:rsidP="009B796C" w:rsidRDefault="008D79A8" w14:paraId="655090B0" w14:textId="77777777">
            <w:pPr>
              <w:jc w:val="center"/>
              <w:rPr>
                <w:rFonts w:ascii="Tahoma" w:hAnsi="Tahoma" w:eastAsia="Tahoma" w:cs="Tahoma"/>
                <w:sz w:val="20"/>
                <w:szCs w:val="20"/>
                <w:lang w:val="en-GB"/>
              </w:rPr>
            </w:pPr>
            <w:r w:rsidRPr="00197F0A">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197F0A" w:rsidR="008D79A8" w:rsidP="008D79A8" w:rsidRDefault="4852A924" w14:paraId="5ECBA041" w14:textId="02E46C60">
            <w:pPr>
              <w:spacing w:line="240" w:lineRule="auto"/>
              <w:rPr>
                <w:rFonts w:ascii="Tahoma" w:hAnsi="Tahoma" w:eastAsia="Tahoma" w:cs="Tahoma"/>
                <w:sz w:val="20"/>
                <w:szCs w:val="20"/>
                <w:lang w:val="en-GB"/>
              </w:rPr>
            </w:pPr>
            <w:r w:rsidRPr="74633B5D">
              <w:rPr>
                <w:rFonts w:ascii="Tahoma" w:hAnsi="Tahoma" w:eastAsia="Tahoma" w:cs="Tahoma"/>
                <w:sz w:val="20"/>
                <w:szCs w:val="20"/>
                <w:lang w:val="en-US"/>
              </w:rPr>
              <w:t>The r</w:t>
            </w:r>
            <w:r w:rsidRPr="74633B5D" w:rsidR="6CE989A4">
              <w:rPr>
                <w:rFonts w:ascii="Tahoma" w:hAnsi="Tahoma" w:eastAsia="Tahoma" w:cs="Tahoma"/>
                <w:sz w:val="20"/>
                <w:szCs w:val="20"/>
                <w:lang w:val="en-US"/>
              </w:rPr>
              <w:t xml:space="preserve">ow </w:t>
            </w:r>
            <w:r w:rsidRPr="74633B5D">
              <w:rPr>
                <w:rFonts w:ascii="Tahoma" w:hAnsi="Tahoma" w:eastAsia="Tahoma" w:cs="Tahoma"/>
                <w:sz w:val="20"/>
                <w:szCs w:val="20"/>
                <w:lang w:val="en-US"/>
              </w:rPr>
              <w:t>IDs to delete.</w:t>
            </w:r>
          </w:p>
          <w:p w:rsidRPr="00197F0A" w:rsidR="008D79A8" w:rsidP="009B796C" w:rsidRDefault="008D79A8" w14:paraId="44CFC22B" w14:textId="7FD9F181">
            <w:pPr>
              <w:rPr>
                <w:rFonts w:ascii="Tahoma" w:hAnsi="Tahoma" w:eastAsia="Tahoma" w:cs="Tahoma"/>
                <w:sz w:val="20"/>
                <w:szCs w:val="20"/>
                <w:lang w:val="en-GB"/>
              </w:rPr>
            </w:pPr>
          </w:p>
        </w:tc>
      </w:tr>
    </w:tbl>
    <w:p w:rsidR="008D79A8" w:rsidP="008D79A8" w:rsidRDefault="008D79A8" w14:paraId="48CE2D2B" w14:textId="77777777">
      <w:pPr>
        <w:rPr>
          <w:b/>
        </w:rPr>
      </w:pPr>
    </w:p>
    <w:p w:rsidR="008D79A8" w:rsidP="008D79A8" w:rsidRDefault="008D79A8" w14:paraId="28A79DA5" w14:textId="77777777">
      <w:pPr>
        <w:pStyle w:val="Heading4"/>
      </w:pPr>
      <w:r w:rsidRPr="00FD59D8">
        <w:t>Response Example:</w:t>
      </w:r>
    </w:p>
    <w:p w:rsidRPr="00197F0A" w:rsidR="008D79A8" w:rsidP="008D79A8" w:rsidRDefault="008D79A8" w14:paraId="4157804F" w14:textId="48299F88">
      <w:r>
        <w:t>Returns empty response on success</w:t>
      </w:r>
    </w:p>
    <w:p w:rsidR="008D79A8" w:rsidP="008D79A8" w:rsidRDefault="008D79A8" w14:paraId="4FEF5044" w14:textId="6F722FE2">
      <w:pPr>
        <w:shd w:val="clear" w:color="auto" w:fill="E2DFCC"/>
        <w:rPr>
          <w:rFonts w:ascii="Calibri" w:hAnsi="Calibri" w:cs="Calibri"/>
          <w:color w:val="000000"/>
          <w:szCs w:val="20"/>
          <w:lang w:val="en-GB"/>
        </w:rPr>
      </w:pPr>
      <w:r>
        <w:rPr>
          <w:rFonts w:ascii="Calibri" w:hAnsi="Calibri" w:cs="Calibri"/>
          <w:color w:val="000000"/>
          <w:szCs w:val="20"/>
          <w:lang w:val="en-GB"/>
        </w:rPr>
        <w:t>204 No Content</w:t>
      </w:r>
    </w:p>
    <w:p w:rsidRPr="008D79A8" w:rsidR="008D79A8" w:rsidP="74633B5D" w:rsidRDefault="008D79A8" w14:paraId="63952231" w14:textId="46D27A4E">
      <w:pPr>
        <w:pStyle w:val="Heading2"/>
        <w:rPr>
          <w:rFonts w:ascii="Tahoma" w:hAnsi="Tahoma" w:eastAsia="Tahoma" w:cs="Tahoma"/>
          <w:sz w:val="26"/>
          <w:szCs w:val="26"/>
          <w:lang w:val="en-US"/>
        </w:rPr>
      </w:pPr>
      <w:bookmarkStart w:name="_Toc111105323" w:id="56"/>
      <w:r>
        <w:br w:type="page"/>
      </w:r>
      <w:r w:rsidR="4852A924">
        <w:t>Product Offering Operations</w:t>
      </w:r>
      <w:bookmarkEnd w:id="56"/>
    </w:p>
    <w:p w:rsidR="00FD59A6" w:rsidP="008D79A8" w:rsidRDefault="372F652D" w14:paraId="1BE3635E" w14:textId="1C221BE7">
      <w:pPr>
        <w:pStyle w:val="Heading3"/>
        <w:ind w:left="0" w:firstLine="0"/>
      </w:pPr>
      <w:bookmarkStart w:name="_Toc661851310" w:id="57"/>
      <w:r>
        <w:t>Query Product Offering entity:</w:t>
      </w:r>
      <w:bookmarkEnd w:id="57"/>
    </w:p>
    <w:p w:rsidR="00FD59A6" w:rsidP="00FD59A6" w:rsidRDefault="00FD59A6" w14:paraId="7D67BD8C" w14:textId="46291181">
      <w:pPr>
        <w:widowControl w:val="0"/>
      </w:pPr>
      <w:r w:rsidRPr="7F98CED1">
        <w:rPr>
          <w:rFonts w:ascii="Calibri" w:hAnsi="Calibri" w:eastAsia="Tahoma" w:cs="Calibri"/>
          <w:b/>
          <w:bCs/>
          <w:color w:val="000000"/>
          <w:lang w:val="en-US"/>
        </w:rPr>
        <w:t>Description</w:t>
      </w:r>
      <w:r w:rsidRPr="7F98CED1">
        <w:rPr>
          <w:rFonts w:ascii="Calibri" w:hAnsi="Calibri" w:eastAsia="Tahoma" w:cs="Calibri"/>
          <w:b/>
          <w:bCs/>
          <w:color w:val="000000"/>
          <w:cs/>
          <w:lang w:val="en-US"/>
        </w:rPr>
        <w:t xml:space="preserve">: </w:t>
      </w:r>
      <w:r w:rsidRPr="7F98CED1">
        <w:rPr>
          <w:lang w:val="en-US"/>
        </w:rPr>
        <w:t xml:space="preserve">Fetch </w:t>
      </w:r>
      <w:r w:rsidR="008D79A8">
        <w:rPr>
          <w:lang w:val="en-US"/>
        </w:rPr>
        <w:t>product offering related information</w:t>
      </w:r>
    </w:p>
    <w:p w:rsidRPr="00941D1C" w:rsidR="00FD59A6" w:rsidP="00FD59A6" w:rsidRDefault="00FD59A6" w14:paraId="0FDFB11A" w14:textId="77777777">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sidRPr="00941D1C">
        <w:rPr>
          <w:rFonts w:ascii="Calibri" w:hAnsi="Calibri" w:eastAsia="Tahoma" w:cs="Calibri"/>
          <w:szCs w:val="20"/>
        </w:rPr>
        <w:t>GET</w:t>
      </w:r>
    </w:p>
    <w:p w:rsidRPr="00197F0A" w:rsidR="00FD59A6" w:rsidP="6A482C62" w:rsidRDefault="15D1BB3E" w14:paraId="1399F50F" w14:textId="5F7ADD2D">
      <w:pPr>
        <w:widowControl w:val="0"/>
        <w:rPr>
          <w:lang w:val="en-US"/>
        </w:rPr>
      </w:pPr>
      <w:r w:rsidRPr="6A482C62">
        <w:rPr>
          <w:rFonts w:ascii="Calibri" w:hAnsi="Calibri" w:eastAsia="Tahoma" w:cs="Calibri"/>
          <w:b/>
          <w:bCs/>
          <w:color w:val="000000"/>
        </w:rPr>
        <w:t>Request URI</w:t>
      </w:r>
      <w:r w:rsidRPr="6A482C62">
        <w:rPr>
          <w:rFonts w:ascii="Calibri" w:hAnsi="Calibri" w:eastAsia="Tahoma" w:cs="Calibri"/>
          <w:b/>
          <w:bCs/>
          <w:color w:val="000000"/>
          <w:cs/>
        </w:rPr>
        <w:t xml:space="preserve">: </w:t>
      </w:r>
      <w:r w:rsidRPr="13D8FEED">
        <w:rPr>
          <w:lang w:val="en-US"/>
        </w:rPr>
        <w:t>/</w:t>
      </w:r>
      <w:r>
        <w:rPr>
          <w:lang w:val="en-US"/>
        </w:rPr>
        <w:t>RIM</w:t>
      </w:r>
      <w:r w:rsidRPr="13D8FEED">
        <w:rPr>
          <w:lang w:val="en-US"/>
        </w:rPr>
        <w:t>/</w:t>
      </w:r>
      <w:r>
        <w:rPr>
          <w:lang w:val="en-US"/>
        </w:rPr>
        <w:t>sim/</w:t>
      </w:r>
      <w:proofErr w:type="spellStart"/>
      <w:del w:author="Phitchaya Charansathianchai" w:date="2024-12-11T06:10:00Z" w:id="58">
        <w:r w:rsidRPr="6A482C62" w:rsidDel="15D1BB3E" w:rsidR="00FD59A6">
          <w:rPr>
            <w:lang w:val="en-US"/>
          </w:rPr>
          <w:delText>history</w:delText>
        </w:r>
      </w:del>
      <w:ins w:author="Phitchaya Charansathianchai" w:date="2024-12-11T06:10:00Z" w:id="59">
        <w:r w:rsidR="58321BDD">
          <w:rPr>
            <w:lang w:val="en-US"/>
          </w:rPr>
          <w:t>productOffering</w:t>
        </w:r>
      </w:ins>
      <w:proofErr w:type="spellEnd"/>
    </w:p>
    <w:p w:rsidR="00FD59A6" w:rsidP="00FD59A6" w:rsidRDefault="00FD59A6" w14:paraId="145B0649" w14:textId="77777777">
      <w:pPr>
        <w:rPr>
          <w:b/>
        </w:rPr>
      </w:pPr>
    </w:p>
    <w:p w:rsidRPr="00FD59D8" w:rsidR="00FD59A6" w:rsidP="00FD59A6" w:rsidRDefault="00FD59A6" w14:paraId="030CDD17" w14:textId="77777777">
      <w:pPr>
        <w:pStyle w:val="Heading4"/>
      </w:pPr>
      <w:r>
        <w:t>Query</w:t>
      </w:r>
      <w:r w:rsidRPr="00FD59D8">
        <w:t xml:space="preserve"> </w:t>
      </w:r>
      <w:r>
        <w:t>Parameters</w:t>
      </w:r>
      <w:r w:rsidRPr="00FD59D8">
        <w:t xml:space="preserve">: </w:t>
      </w:r>
    </w:p>
    <w:tbl>
      <w:tblPr>
        <w:tblW w:w="15165" w:type="dxa"/>
        <w:tblInd w:w="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690"/>
        <w:gridCol w:w="1005"/>
        <w:gridCol w:w="2010"/>
        <w:gridCol w:w="8460"/>
      </w:tblGrid>
      <w:tr w:rsidRPr="006E5181" w:rsidR="00FD59A6" w:rsidTr="7DCD0C83" w14:paraId="2E534CAB"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6A6A6" w:themeFill="background1" w:themeFillShade="A6"/>
            <w:hideMark/>
          </w:tcPr>
          <w:p w:rsidRPr="006E5181" w:rsidR="00FD59A6" w:rsidP="00D116FF" w:rsidRDefault="00FD59A6" w14:paraId="1F8A622C" w14:textId="77777777">
            <w:pPr>
              <w:jc w:val="center"/>
              <w:rPr>
                <w:rFonts w:eastAsia="Tahoma"/>
                <w:lang w:val="en-GB"/>
              </w:rPr>
            </w:pPr>
            <w:r w:rsidRPr="006E5181">
              <w:rPr>
                <w:rFonts w:eastAsia="Tahoma"/>
                <w:b/>
                <w:bCs/>
              </w:rPr>
              <w:t>Field</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FD59A6" w:rsidP="00D116FF" w:rsidRDefault="00FD59A6" w14:paraId="1AE4E8E9" w14:textId="77777777">
            <w:pPr>
              <w:jc w:val="center"/>
              <w:rPr>
                <w:rFonts w:eastAsia="Tahoma"/>
                <w:lang w:val="en-GB"/>
              </w:rPr>
            </w:pPr>
            <w:r w:rsidRPr="006E5181">
              <w:rPr>
                <w:rFonts w:eastAsia="Tahoma"/>
                <w:b/>
                <w:bCs/>
              </w:rPr>
              <w:t>O/M</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FD59A6" w:rsidP="00D116FF" w:rsidRDefault="00FD59A6" w14:paraId="5AC80297" w14:textId="77777777">
            <w:pPr>
              <w:jc w:val="center"/>
              <w:rPr>
                <w:rFonts w:eastAsia="Tahoma"/>
                <w:lang w:val="en-GB"/>
              </w:rPr>
            </w:pPr>
            <w:r w:rsidRPr="006E5181">
              <w:rPr>
                <w:rFonts w:eastAsia="Tahoma"/>
                <w:b/>
                <w:bCs/>
              </w:rPr>
              <w:t>Type</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FD59A6" w:rsidP="00D116FF" w:rsidRDefault="00FD59A6" w14:paraId="461853CA" w14:textId="77777777">
            <w:pPr>
              <w:jc w:val="center"/>
              <w:rPr>
                <w:rFonts w:eastAsia="Tahoma"/>
                <w:lang w:val="en-GB"/>
              </w:rPr>
            </w:pPr>
            <w:r w:rsidRPr="006E5181">
              <w:rPr>
                <w:rFonts w:eastAsia="Tahoma"/>
                <w:b/>
                <w:bCs/>
              </w:rPr>
              <w:t>Description</w:t>
            </w:r>
          </w:p>
        </w:tc>
      </w:tr>
      <w:tr w:rsidRPr="006E5181" w:rsidR="00FD59A6" w:rsidTr="7DCD0C83" w14:paraId="1B9BA0F8"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197F0A" w:rsidR="00FD59A6" w:rsidP="7DCD0C83" w:rsidRDefault="00FD59A6" w14:paraId="4CB0FF42" w14:textId="77777777">
            <w:pPr>
              <w:rPr>
                <w:rFonts w:ascii="Tahoma" w:hAnsi="Tahoma" w:eastAsia="Tahoma" w:cs="Tahoma"/>
                <w:sz w:val="20"/>
                <w:szCs w:val="20"/>
                <w:lang w:val="en-US"/>
              </w:rPr>
            </w:pPr>
            <w:proofErr w:type="spellStart"/>
            <w:r w:rsidRPr="7DCD0C83">
              <w:rPr>
                <w:rFonts w:ascii="Tahoma" w:hAnsi="Tahoma" w:eastAsia="Tahoma" w:cs="Tahoma"/>
                <w:sz w:val="20"/>
                <w:szCs w:val="20"/>
                <w:lang w:val="en-US"/>
              </w:rPr>
              <w:t>resourceId</w:t>
            </w:r>
            <w:proofErr w:type="spellEnd"/>
            <w:r w:rsidRPr="7DCD0C83">
              <w:rPr>
                <w:rFonts w:ascii="Tahoma" w:hAnsi="Tahoma" w:eastAsia="Tahoma" w:cs="Tahoma"/>
                <w:sz w:val="20"/>
                <w:szCs w:val="20"/>
                <w:lang w:val="en-US"/>
              </w:rPr>
              <w:t> </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197F0A" w:rsidR="00FD59A6" w:rsidP="00D116FF" w:rsidRDefault="00FD59A6" w14:paraId="3D3D573A" w14:textId="77777777">
            <w:pPr>
              <w:jc w:val="center"/>
              <w:rPr>
                <w:rFonts w:ascii="Tahoma" w:hAnsi="Tahoma" w:eastAsia="Tahoma" w:cs="Tahoma"/>
                <w:sz w:val="20"/>
                <w:szCs w:val="20"/>
                <w:lang w:val="en-GB"/>
              </w:rPr>
            </w:pPr>
            <w:r w:rsidRPr="00197F0A">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197F0A" w:rsidR="00FD59A6" w:rsidP="00D116FF" w:rsidRDefault="00FD59A6" w14:paraId="75481426" w14:textId="77777777">
            <w:pPr>
              <w:jc w:val="center"/>
              <w:rPr>
                <w:rFonts w:ascii="Tahoma" w:hAnsi="Tahoma" w:eastAsia="Tahoma" w:cs="Tahoma"/>
                <w:sz w:val="20"/>
                <w:szCs w:val="20"/>
                <w:lang w:val="en-GB"/>
              </w:rPr>
            </w:pPr>
            <w:r w:rsidRPr="00197F0A">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00FD59A6" w:rsidP="00D116FF" w:rsidRDefault="00FD59A6" w14:paraId="6939EBF7" w14:textId="77777777">
            <w:pPr>
              <w:spacing w:line="240" w:lineRule="auto"/>
              <w:rPr>
                <w:rFonts w:ascii="Tahoma" w:hAnsi="Tahoma" w:eastAsia="Tahoma" w:cs="Tahoma"/>
                <w:sz w:val="20"/>
                <w:szCs w:val="20"/>
                <w:lang w:val="en-US"/>
              </w:rPr>
            </w:pPr>
            <w:r>
              <w:rPr>
                <w:rFonts w:ascii="Tahoma" w:hAnsi="Tahoma" w:eastAsia="Tahoma" w:cs="Tahoma"/>
                <w:sz w:val="20"/>
                <w:szCs w:val="20"/>
                <w:lang w:val="en-US"/>
              </w:rPr>
              <w:t>The</w:t>
            </w:r>
            <w:r w:rsidRPr="7E3C46EE">
              <w:rPr>
                <w:rFonts w:ascii="Tahoma" w:hAnsi="Tahoma" w:eastAsia="Tahoma" w:cs="Tahoma"/>
                <w:sz w:val="20"/>
                <w:szCs w:val="20"/>
                <w:lang w:val="en-US"/>
              </w:rPr>
              <w:t xml:space="preserve"> res</w:t>
            </w:r>
            <w:r>
              <w:rPr>
                <w:rFonts w:ascii="Tahoma" w:hAnsi="Tahoma" w:eastAsia="Tahoma" w:cs="Tahoma"/>
                <w:sz w:val="20"/>
                <w:szCs w:val="20"/>
                <w:lang w:val="en-US"/>
              </w:rPr>
              <w:t>o</w:t>
            </w:r>
            <w:r w:rsidRPr="7E3C46EE">
              <w:rPr>
                <w:rFonts w:ascii="Tahoma" w:hAnsi="Tahoma" w:eastAsia="Tahoma" w:cs="Tahoma"/>
                <w:sz w:val="20"/>
                <w:szCs w:val="20"/>
                <w:lang w:val="en-US"/>
              </w:rPr>
              <w:t xml:space="preserve">urce IDs to query by. </w:t>
            </w:r>
            <w:r>
              <w:rPr>
                <w:rFonts w:ascii="Tahoma" w:hAnsi="Tahoma" w:eastAsia="Tahoma" w:cs="Tahoma"/>
                <w:sz w:val="20"/>
                <w:szCs w:val="20"/>
                <w:lang w:val="en-US"/>
              </w:rPr>
              <w:t>This may be a list</w:t>
            </w:r>
          </w:p>
          <w:p w:rsidRPr="00197F0A" w:rsidR="00FD59A6" w:rsidP="00D116FF" w:rsidRDefault="00FD59A6" w14:paraId="6E1E4DCD" w14:textId="77777777">
            <w:pPr>
              <w:rPr>
                <w:rFonts w:ascii="Tahoma" w:hAnsi="Tahoma" w:eastAsia="Tahoma" w:cs="Tahoma"/>
                <w:sz w:val="20"/>
                <w:szCs w:val="20"/>
                <w:lang w:val="en-GB"/>
              </w:rPr>
            </w:pPr>
            <w:r w:rsidRPr="00D86D73">
              <w:rPr>
                <w:rFonts w:ascii="Tahoma" w:hAnsi="Tahoma" w:eastAsia="Tahoma" w:cs="Tahoma"/>
                <w:b/>
                <w:bCs/>
                <w:sz w:val="20"/>
                <w:szCs w:val="20"/>
                <w:lang w:val="en-US"/>
              </w:rPr>
              <w:t>List example</w:t>
            </w:r>
            <w:proofErr w:type="gramStart"/>
            <w:r w:rsidRPr="00D86D73">
              <w:rPr>
                <w:rFonts w:ascii="Tahoma" w:hAnsi="Tahoma" w:eastAsia="Tahoma" w:cs="Tahoma"/>
                <w:b/>
                <w:bCs/>
                <w:sz w:val="20"/>
                <w:szCs w:val="20"/>
                <w:lang w:val="en-US"/>
              </w:rPr>
              <w:t>:</w:t>
            </w:r>
            <w:r>
              <w:rPr>
                <w:rFonts w:ascii="Tahoma" w:hAnsi="Tahoma" w:eastAsia="Tahoma" w:cs="Tahoma"/>
                <w:sz w:val="20"/>
                <w:szCs w:val="20"/>
                <w:lang w:val="en-US"/>
              </w:rPr>
              <w:t xml:space="preserve"> ?</w:t>
            </w:r>
            <w:proofErr w:type="spellStart"/>
            <w:r>
              <w:rPr>
                <w:rFonts w:ascii="Tahoma" w:hAnsi="Tahoma" w:eastAsia="Tahoma" w:cs="Tahoma"/>
                <w:sz w:val="20"/>
                <w:szCs w:val="20"/>
                <w:lang w:val="en-US"/>
              </w:rPr>
              <w:t>resourceId</w:t>
            </w:r>
            <w:proofErr w:type="spellEnd"/>
            <w:proofErr w:type="gramEnd"/>
            <w:r>
              <w:rPr>
                <w:rFonts w:ascii="Tahoma" w:hAnsi="Tahoma" w:eastAsia="Tahoma" w:cs="Tahoma"/>
                <w:sz w:val="20"/>
                <w:szCs w:val="20"/>
                <w:lang w:val="en-US"/>
              </w:rPr>
              <w:t>=1,2,3,4</w:t>
            </w:r>
          </w:p>
        </w:tc>
      </w:tr>
    </w:tbl>
    <w:p w:rsidR="00FD59A6" w:rsidP="00FD59A6" w:rsidRDefault="00FD59A6" w14:paraId="7FFB79C9" w14:textId="77777777">
      <w:pPr>
        <w:rPr>
          <w:b/>
        </w:rPr>
      </w:pPr>
    </w:p>
    <w:p w:rsidR="00FD59A6" w:rsidP="00FD59A6" w:rsidRDefault="00FD59A6" w14:paraId="6D7C0708" w14:textId="77777777">
      <w:pPr>
        <w:pStyle w:val="Heading4"/>
      </w:pPr>
      <w:r w:rsidRPr="00FD59D8">
        <w:t>Response Example:</w:t>
      </w:r>
    </w:p>
    <w:p w:rsidRPr="00197F0A" w:rsidR="00FD59A6" w:rsidP="00FD59A6" w:rsidRDefault="00FD59A6" w14:paraId="4A26B737" w14:textId="66299C34">
      <w:r>
        <w:t xml:space="preserve">Returns all fields specified in the </w:t>
      </w:r>
      <w:hyperlink w:history="1" w:anchor="_Product_Offering_Entity">
        <w:r w:rsidRPr="00420D38" w:rsidR="00420D38">
          <w:rPr>
            <w:rStyle w:val="Hyperlink"/>
          </w:rPr>
          <w:t>Product Offering Entity</w:t>
        </w:r>
      </w:hyperlink>
      <w:r w:rsidR="00420D38">
        <w:t xml:space="preserve"> </w:t>
      </w:r>
      <w:r>
        <w:t>definition if exists.</w:t>
      </w:r>
    </w:p>
    <w:p w:rsidR="00FD59A6" w:rsidP="00FD59A6" w:rsidRDefault="00FD59A6" w14:paraId="4A4F95D1" w14:textId="77777777">
      <w:pPr>
        <w:shd w:val="clear" w:color="auto" w:fill="E2DFCC"/>
        <w:rPr>
          <w:rFonts w:ascii="Calibri" w:hAnsi="Calibri" w:cs="Calibri"/>
          <w:color w:val="000000"/>
          <w:szCs w:val="20"/>
          <w:lang w:val="en-GB"/>
        </w:rPr>
      </w:pPr>
      <w:r>
        <w:rPr>
          <w:rFonts w:ascii="Calibri" w:hAnsi="Calibri" w:cs="Calibri"/>
          <w:color w:val="000000"/>
          <w:szCs w:val="20"/>
          <w:lang w:val="en-GB"/>
        </w:rPr>
        <w:t>[</w:t>
      </w:r>
    </w:p>
    <w:p w:rsidRPr="00197F0A" w:rsidR="00FD59A6" w:rsidP="00FD59A6" w:rsidRDefault="00FD59A6" w14:paraId="6A334EC9" w14:textId="77777777">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197F0A">
        <w:rPr>
          <w:rFonts w:ascii="Calibri" w:hAnsi="Calibri" w:cs="Calibri"/>
          <w:color w:val="000000"/>
          <w:szCs w:val="20"/>
          <w:lang w:val="en-GB"/>
        </w:rPr>
        <w:t>{</w:t>
      </w:r>
    </w:p>
    <w:p w:rsidRPr="00197F0A" w:rsidR="00FD59A6" w:rsidP="00FD59A6" w:rsidRDefault="00FD59A6" w14:paraId="4D626962"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sidRPr="00197F0A">
        <w:rPr>
          <w:rFonts w:ascii="Calibri" w:hAnsi="Calibri" w:cs="Calibri"/>
          <w:color w:val="000000"/>
          <w:szCs w:val="20"/>
          <w:lang w:val="en-GB"/>
        </w:rPr>
        <w:t>resourceId</w:t>
      </w:r>
      <w:proofErr w:type="spellEnd"/>
      <w:r w:rsidRPr="00197F0A">
        <w:rPr>
          <w:rFonts w:ascii="Calibri" w:hAnsi="Calibri" w:cs="Calibri"/>
          <w:color w:val="000000"/>
          <w:szCs w:val="20"/>
          <w:lang w:val="en-GB"/>
        </w:rPr>
        <w:t>": "000000000001",</w:t>
      </w:r>
    </w:p>
    <w:p w:rsidRPr="00197F0A" w:rsidR="00FD59A6" w:rsidP="00FD59A6" w:rsidRDefault="00FD59A6" w14:paraId="4BBF50E7" w14:textId="2423E19C">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sidR="00011944">
        <w:rPr>
          <w:rFonts w:ascii="Calibri" w:hAnsi="Calibri" w:cs="Calibri"/>
          <w:color w:val="000000"/>
          <w:szCs w:val="20"/>
          <w:lang w:val="en-GB"/>
        </w:rPr>
        <w:t>offeringCode</w:t>
      </w:r>
      <w:proofErr w:type="spellEnd"/>
      <w:r w:rsidRPr="00197F0A">
        <w:rPr>
          <w:rFonts w:ascii="Calibri" w:hAnsi="Calibri" w:cs="Calibri"/>
          <w:color w:val="000000"/>
          <w:szCs w:val="20"/>
          <w:lang w:val="en-GB"/>
        </w:rPr>
        <w:t>": "</w:t>
      </w:r>
      <w:r w:rsidRPr="00B83C3A" w:rsidR="00011944">
        <w:rPr>
          <w:rFonts w:ascii="Tahoma" w:hAnsi="Tahoma" w:eastAsia="Tahoma" w:cs="Tahoma"/>
          <w:sz w:val="20"/>
          <w:szCs w:val="20"/>
        </w:rPr>
        <w:t>O180508000002</w:t>
      </w:r>
      <w:r w:rsidRPr="00197F0A">
        <w:rPr>
          <w:rFonts w:ascii="Calibri" w:hAnsi="Calibri" w:cs="Calibri"/>
          <w:color w:val="000000"/>
          <w:szCs w:val="20"/>
          <w:lang w:val="en-GB"/>
        </w:rPr>
        <w:t>",</w:t>
      </w:r>
    </w:p>
    <w:p w:rsidRPr="00197F0A" w:rsidR="00FD59A6" w:rsidP="00FD59A6" w:rsidRDefault="00FD59A6" w14:paraId="058F8DAE" w14:textId="5755011E">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sidR="00011944">
        <w:rPr>
          <w:rFonts w:ascii="Calibri" w:hAnsi="Calibri" w:cs="Calibri"/>
          <w:color w:val="000000"/>
          <w:szCs w:val="20"/>
          <w:lang w:val="en-GB"/>
        </w:rPr>
        <w:t>packagePrepId</w:t>
      </w:r>
      <w:proofErr w:type="spellEnd"/>
      <w:r w:rsidRPr="00197F0A">
        <w:rPr>
          <w:rFonts w:ascii="Calibri" w:hAnsi="Calibri" w:cs="Calibri"/>
          <w:color w:val="000000"/>
          <w:szCs w:val="20"/>
          <w:lang w:val="en-GB"/>
        </w:rPr>
        <w:t>": "</w:t>
      </w:r>
      <w:r w:rsidR="00011944">
        <w:rPr>
          <w:rFonts w:ascii="Calibri" w:hAnsi="Calibri" w:cs="Calibri"/>
          <w:color w:val="000000"/>
          <w:szCs w:val="20"/>
          <w:lang w:val="en-GB"/>
        </w:rPr>
        <w:t>3PPXK1</w:t>
      </w:r>
      <w:r w:rsidRPr="00197F0A">
        <w:rPr>
          <w:rFonts w:ascii="Calibri" w:hAnsi="Calibri" w:cs="Calibri"/>
          <w:color w:val="000000"/>
          <w:szCs w:val="20"/>
          <w:lang w:val="en-GB"/>
        </w:rPr>
        <w:t>",</w:t>
      </w:r>
    </w:p>
    <w:p w:rsidRPr="00197F0A" w:rsidR="00FD59A6" w:rsidP="00FD59A6" w:rsidRDefault="00FD59A6" w14:paraId="6F3B04EE" w14:textId="16F4F954">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sidR="00011944">
        <w:rPr>
          <w:rFonts w:ascii="Calibri" w:hAnsi="Calibri" w:cs="Calibri"/>
          <w:color w:val="000000"/>
          <w:szCs w:val="20"/>
          <w:lang w:val="en-GB"/>
        </w:rPr>
        <w:t>prepNo</w:t>
      </w:r>
      <w:proofErr w:type="spellEnd"/>
      <w:r w:rsidRPr="00197F0A">
        <w:rPr>
          <w:rFonts w:ascii="Calibri" w:hAnsi="Calibri" w:cs="Calibri"/>
          <w:color w:val="000000"/>
          <w:szCs w:val="20"/>
          <w:lang w:val="en-GB"/>
        </w:rPr>
        <w:t>": "</w:t>
      </w:r>
      <w:r w:rsidRPr="00B83C3A" w:rsidR="00011944">
        <w:rPr>
          <w:rFonts w:ascii="Tahoma" w:hAnsi="Tahoma" w:eastAsia="Tahoma" w:cs="Tahoma"/>
          <w:sz w:val="20"/>
          <w:szCs w:val="20"/>
        </w:rPr>
        <w:t>9060344190</w:t>
      </w:r>
      <w:r w:rsidRPr="00197F0A">
        <w:rPr>
          <w:rFonts w:ascii="Calibri" w:hAnsi="Calibri" w:cs="Calibri"/>
          <w:color w:val="000000"/>
          <w:szCs w:val="20"/>
          <w:lang w:val="en-GB"/>
        </w:rPr>
        <w:t>",</w:t>
      </w:r>
    </w:p>
    <w:p w:rsidR="00011944" w:rsidP="00FD59A6" w:rsidRDefault="00FD59A6" w14:paraId="1D3BB58B" w14:textId="7318BDD4">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sidR="00011944">
        <w:rPr>
          <w:rFonts w:ascii="Calibri" w:hAnsi="Calibri" w:cs="Calibri"/>
          <w:color w:val="000000"/>
          <w:szCs w:val="20"/>
          <w:lang w:val="en-GB"/>
        </w:rPr>
        <w:t>packageId</w:t>
      </w:r>
      <w:proofErr w:type="spellEnd"/>
      <w:r w:rsidRPr="00197F0A">
        <w:rPr>
          <w:rFonts w:ascii="Calibri" w:hAnsi="Calibri" w:cs="Calibri"/>
          <w:color w:val="000000"/>
          <w:szCs w:val="20"/>
          <w:lang w:val="en-GB"/>
        </w:rPr>
        <w:t>": "</w:t>
      </w:r>
      <w:r w:rsidR="00011944">
        <w:rPr>
          <w:rFonts w:ascii="Calibri" w:hAnsi="Calibri" w:cs="Calibri"/>
          <w:color w:val="000000"/>
          <w:szCs w:val="20"/>
          <w:lang w:val="en-GB"/>
        </w:rPr>
        <w:t>3PPXK1</w:t>
      </w:r>
      <w:r w:rsidRPr="00197F0A">
        <w:rPr>
          <w:rFonts w:ascii="Calibri" w:hAnsi="Calibri" w:cs="Calibri"/>
          <w:color w:val="000000"/>
          <w:szCs w:val="20"/>
          <w:lang w:val="en-GB"/>
        </w:rPr>
        <w:t>"</w:t>
      </w:r>
    </w:p>
    <w:p w:rsidR="00FD59A6" w:rsidP="00FD59A6" w:rsidRDefault="00011944" w14:paraId="1D7AD35D" w14:textId="071F8546">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197F0A" w:rsidR="00FD59A6">
        <w:rPr>
          <w:rFonts w:ascii="Calibri" w:hAnsi="Calibri" w:cs="Calibri"/>
          <w:color w:val="000000"/>
          <w:szCs w:val="20"/>
          <w:lang w:val="en-GB"/>
        </w:rPr>
        <w:t>}</w:t>
      </w:r>
    </w:p>
    <w:p w:rsidR="00FD59A6" w:rsidP="00AE4962" w:rsidRDefault="00FD59A6" w14:paraId="29F44AB9" w14:textId="50EC7C79">
      <w:pPr>
        <w:shd w:val="clear" w:color="auto" w:fill="E2DFCC"/>
        <w:rPr>
          <w:rFonts w:ascii="Calibri" w:hAnsi="Calibri" w:cs="Calibri"/>
          <w:color w:val="000000"/>
          <w:szCs w:val="20"/>
          <w:lang w:val="en-GB"/>
        </w:rPr>
      </w:pPr>
      <w:r>
        <w:rPr>
          <w:rFonts w:ascii="Calibri" w:hAnsi="Calibri" w:cs="Calibri"/>
          <w:color w:val="000000"/>
          <w:szCs w:val="20"/>
          <w:lang w:val="en-GB"/>
        </w:rPr>
        <w:t>]</w:t>
      </w:r>
    </w:p>
    <w:p w:rsidR="008D79A8" w:rsidP="008D79A8" w:rsidRDefault="008D79A8" w14:paraId="365A9297" w14:textId="77777777"/>
    <w:p w:rsidR="008D79A8" w:rsidP="008D79A8" w:rsidRDefault="4852A924" w14:paraId="4267E6BC" w14:textId="5ABA3B59">
      <w:pPr>
        <w:pStyle w:val="Heading3"/>
        <w:ind w:left="0" w:firstLine="0"/>
      </w:pPr>
      <w:bookmarkStart w:name="_Toc309898750" w:id="60"/>
      <w:r>
        <w:t>Create Product Offering entity:</w:t>
      </w:r>
      <w:bookmarkEnd w:id="60"/>
    </w:p>
    <w:p w:rsidR="008D79A8" w:rsidP="008D79A8" w:rsidRDefault="008D79A8" w14:paraId="270B86BA" w14:textId="4532C28A">
      <w:pPr>
        <w:widowControl w:val="0"/>
      </w:pPr>
      <w:r w:rsidRPr="7F98CED1">
        <w:rPr>
          <w:rFonts w:ascii="Calibri" w:hAnsi="Calibri" w:eastAsia="Tahoma" w:cs="Calibri"/>
          <w:b/>
          <w:bCs/>
          <w:color w:val="000000"/>
          <w:lang w:val="en-US"/>
        </w:rPr>
        <w:t>Description</w:t>
      </w:r>
      <w:r w:rsidRPr="7F98CED1">
        <w:rPr>
          <w:rFonts w:ascii="Calibri" w:hAnsi="Calibri" w:eastAsia="Tahoma" w:cs="Calibri"/>
          <w:b/>
          <w:bCs/>
          <w:color w:val="000000"/>
          <w:cs/>
          <w:lang w:val="en-US"/>
        </w:rPr>
        <w:t xml:space="preserve">: </w:t>
      </w:r>
      <w:r>
        <w:rPr>
          <w:lang w:val="en-US"/>
        </w:rPr>
        <w:t>Creates</w:t>
      </w:r>
      <w:r w:rsidRPr="7F98CED1">
        <w:rPr>
          <w:lang w:val="en-US"/>
        </w:rPr>
        <w:t xml:space="preserve"> </w:t>
      </w:r>
      <w:r>
        <w:rPr>
          <w:lang w:val="en-US"/>
        </w:rPr>
        <w:t>sim fields related to product offering</w:t>
      </w:r>
    </w:p>
    <w:p w:rsidRPr="00941D1C" w:rsidR="008D79A8" w:rsidP="008D79A8" w:rsidRDefault="008D79A8" w14:paraId="003C4B8A" w14:textId="5E4D222D">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Pr>
          <w:rFonts w:ascii="Calibri" w:hAnsi="Calibri" w:eastAsia="Tahoma" w:cs="Calibri"/>
          <w:szCs w:val="20"/>
        </w:rPr>
        <w:t>POST</w:t>
      </w:r>
    </w:p>
    <w:p w:rsidRPr="00197F0A" w:rsidR="008D79A8" w:rsidP="008D79A8" w:rsidRDefault="008D79A8" w14:paraId="242AA8ED" w14:textId="77777777">
      <w:pPr>
        <w:widowControl w:val="0"/>
        <w:rPr>
          <w:lang w:val="en-US"/>
        </w:rPr>
      </w:pPr>
      <w:r w:rsidRPr="6A482C62">
        <w:rPr>
          <w:rFonts w:ascii="Calibri" w:hAnsi="Calibri" w:eastAsia="Tahoma" w:cs="Calibri"/>
          <w:b/>
          <w:bCs/>
          <w:color w:val="000000"/>
        </w:rPr>
        <w:t>Request URI</w:t>
      </w:r>
      <w:r w:rsidRPr="6A482C62">
        <w:rPr>
          <w:rFonts w:ascii="Calibri" w:hAnsi="Calibri" w:eastAsia="Tahoma" w:cs="Calibri"/>
          <w:b/>
          <w:bCs/>
          <w:color w:val="000000"/>
          <w:cs/>
        </w:rPr>
        <w:t xml:space="preserve">: </w:t>
      </w:r>
      <w:r w:rsidRPr="13D8FEED">
        <w:rPr>
          <w:lang w:val="en-US"/>
        </w:rPr>
        <w:t>/</w:t>
      </w:r>
      <w:r>
        <w:rPr>
          <w:lang w:val="en-US"/>
        </w:rPr>
        <w:t>RIM</w:t>
      </w:r>
      <w:r w:rsidRPr="13D8FEED">
        <w:rPr>
          <w:lang w:val="en-US"/>
        </w:rPr>
        <w:t>/</w:t>
      </w:r>
      <w:r>
        <w:rPr>
          <w:lang w:val="en-US"/>
        </w:rPr>
        <w:t>sim/</w:t>
      </w:r>
      <w:proofErr w:type="spellStart"/>
      <w:del w:author="Phitchaya Charansathianchai" w:date="2024-12-11T06:10:00Z" w:id="61">
        <w:r w:rsidRPr="6A482C62" w:rsidDel="15D1BB3E">
          <w:rPr>
            <w:lang w:val="en-US"/>
          </w:rPr>
          <w:delText>history</w:delText>
        </w:r>
      </w:del>
      <w:ins w:author="Phitchaya Charansathianchai" w:date="2024-12-11T06:10:00Z" w:id="62">
        <w:r>
          <w:rPr>
            <w:lang w:val="en-US"/>
          </w:rPr>
          <w:t>productOffering</w:t>
        </w:r>
      </w:ins>
      <w:proofErr w:type="spellEnd"/>
    </w:p>
    <w:p w:rsidR="008D79A8" w:rsidP="008D79A8" w:rsidRDefault="008D79A8" w14:paraId="139F63FE" w14:textId="77777777">
      <w:pPr>
        <w:rPr>
          <w:b/>
        </w:rPr>
      </w:pPr>
    </w:p>
    <w:p w:rsidR="008D79A8" w:rsidP="008D79A8" w:rsidRDefault="008D79A8" w14:paraId="64CBCB9B" w14:textId="69124D0A">
      <w:pPr>
        <w:pStyle w:val="Heading4"/>
      </w:pPr>
      <w:r>
        <w:t>Request Body</w:t>
      </w:r>
      <w:r w:rsidRPr="00FD59D8">
        <w:t xml:space="preserve"> </w:t>
      </w:r>
      <w:r>
        <w:t>Parameters</w:t>
      </w:r>
      <w:r w:rsidRPr="00FD59D8">
        <w:t xml:space="preserve">: </w:t>
      </w:r>
    </w:p>
    <w:tbl>
      <w:tblPr>
        <w:tblW w:w="0" w:type="auto"/>
        <w:tblLayout w:type="fixed"/>
        <w:tblCellMar>
          <w:left w:w="115" w:type="dxa"/>
          <w:right w:w="115" w:type="dxa"/>
        </w:tblCellMar>
        <w:tblLook w:val="0400" w:firstRow="0" w:lastRow="0" w:firstColumn="0" w:lastColumn="0" w:noHBand="0" w:noVBand="1"/>
      </w:tblPr>
      <w:tblGrid>
        <w:gridCol w:w="1838"/>
        <w:gridCol w:w="709"/>
        <w:gridCol w:w="1276"/>
        <w:gridCol w:w="9497"/>
        <w:gridCol w:w="2068"/>
      </w:tblGrid>
      <w:tr w:rsidR="008D79A8" w:rsidTr="74633B5D" w14:paraId="6CED6484" w14:textId="77777777">
        <w:trPr>
          <w:trHeight w:val="89"/>
          <w:tblHeader/>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8D79A8" w:rsidP="009B796C" w:rsidRDefault="008D79A8" w14:paraId="179A68E1" w14:textId="77777777">
            <w:pPr>
              <w:spacing w:line="240" w:lineRule="auto"/>
              <w:jc w:val="center"/>
              <w:rPr>
                <w:rFonts w:ascii="Tahoma" w:hAnsi="Tahoma" w:eastAsia="Tahoma" w:cs="Tahoma"/>
                <w:b/>
                <w:sz w:val="20"/>
                <w:szCs w:val="20"/>
              </w:rPr>
            </w:pPr>
            <w:r>
              <w:rPr>
                <w:rFonts w:ascii="Tahoma" w:hAnsi="Tahoma" w:eastAsia="Tahoma" w:cs="Tahoma"/>
                <w:b/>
                <w:sz w:val="20"/>
                <w:szCs w:val="20"/>
              </w:rPr>
              <w:t>Field</w:t>
            </w:r>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8D79A8" w:rsidP="009B796C" w:rsidRDefault="008D79A8" w14:paraId="19B646FF" w14:textId="77777777">
            <w:pPr>
              <w:spacing w:line="240" w:lineRule="auto"/>
              <w:jc w:val="center"/>
              <w:rPr>
                <w:rFonts w:ascii="Tahoma" w:hAnsi="Tahoma" w:eastAsia="Tahoma" w:cs="Tahoma"/>
                <w:b/>
                <w:sz w:val="20"/>
                <w:szCs w:val="20"/>
              </w:rPr>
            </w:pPr>
            <w:r>
              <w:rPr>
                <w:rFonts w:ascii="Tahoma" w:hAnsi="Tahoma" w:eastAsia="Tahoma" w:cs="Tahoma"/>
                <w:b/>
                <w:sz w:val="20"/>
                <w:szCs w:val="20"/>
              </w:rPr>
              <w:t>O/M</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8D79A8" w:rsidP="009B796C" w:rsidRDefault="008D79A8" w14:paraId="00CE7484" w14:textId="77777777">
            <w:pPr>
              <w:spacing w:line="240" w:lineRule="auto"/>
              <w:jc w:val="center"/>
              <w:rPr>
                <w:rFonts w:ascii="Tahoma" w:hAnsi="Tahoma" w:eastAsia="Tahoma" w:cs="Tahoma"/>
                <w:b/>
                <w:sz w:val="20"/>
                <w:szCs w:val="20"/>
              </w:rPr>
            </w:pPr>
            <w:r>
              <w:rPr>
                <w:rFonts w:ascii="Tahoma" w:hAnsi="Tahoma" w:eastAsia="Tahoma" w:cs="Tahoma"/>
                <w:b/>
                <w:sz w:val="20"/>
                <w:szCs w:val="20"/>
              </w:rPr>
              <w:t>Type</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8D79A8" w:rsidP="009B796C" w:rsidRDefault="008D79A8" w14:paraId="0B589132"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c>
          <w:tcPr>
            <w:tcW w:w="206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tcPr>
          <w:p w:rsidR="008D79A8" w:rsidP="009B796C" w:rsidRDefault="008D79A8" w14:paraId="5FC6E934" w14:textId="77777777">
            <w:pPr>
              <w:spacing w:line="240" w:lineRule="auto"/>
              <w:jc w:val="center"/>
              <w:rPr>
                <w:rFonts w:ascii="Tahoma" w:hAnsi="Tahoma" w:eastAsia="Tahoma" w:cs="Tahoma"/>
                <w:b/>
                <w:sz w:val="20"/>
                <w:szCs w:val="20"/>
              </w:rPr>
            </w:pPr>
            <w:r>
              <w:rPr>
                <w:rFonts w:ascii="Tahoma" w:hAnsi="Tahoma" w:eastAsia="Tahoma" w:cs="Tahoma"/>
                <w:b/>
                <w:sz w:val="20"/>
                <w:szCs w:val="20"/>
              </w:rPr>
              <w:t>Sample Value</w:t>
            </w:r>
          </w:p>
        </w:tc>
      </w:tr>
      <w:tr w:rsidR="008D79A8" w:rsidTr="74633B5D" w14:paraId="72BE840C" w14:textId="77777777">
        <w:trPr>
          <w:trHeight w:val="80"/>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D79A8" w:rsidP="009B796C" w:rsidRDefault="008D79A8" w14:paraId="6A35FE68"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offeringCode</w:t>
            </w:r>
            <w:proofErr w:type="spellEnd"/>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8D79A8" w:rsidP="009B796C" w:rsidRDefault="008D79A8" w14:paraId="346DCF8C"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8D79A8" w:rsidP="009B796C" w:rsidRDefault="008D79A8" w14:paraId="73BFF9AF"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8D79A8" w:rsidP="009B796C" w:rsidRDefault="008D79A8" w14:paraId="26DAA7E3" w14:textId="77777777">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A code beginning with “O”. Contains all necessary information for network provisioning.</w:t>
            </w:r>
          </w:p>
        </w:tc>
        <w:tc>
          <w:tcPr>
            <w:tcW w:w="2068" w:type="dxa"/>
            <w:tcBorders>
              <w:top w:val="single" w:color="000000" w:themeColor="text1" w:sz="4" w:space="0"/>
              <w:left w:val="nil"/>
              <w:bottom w:val="single" w:color="000000" w:themeColor="text1" w:sz="4" w:space="0"/>
              <w:right w:val="single" w:color="000000" w:themeColor="text1" w:sz="4" w:space="0"/>
            </w:tcBorders>
          </w:tcPr>
          <w:p w:rsidR="008D79A8" w:rsidP="009B796C" w:rsidRDefault="008D79A8" w14:paraId="2D6765F0" w14:textId="77777777">
            <w:pPr>
              <w:spacing w:line="240" w:lineRule="auto"/>
              <w:rPr>
                <w:rFonts w:ascii="Tahoma" w:hAnsi="Tahoma" w:eastAsia="Tahoma" w:cs="Tahoma"/>
                <w:sz w:val="20"/>
                <w:szCs w:val="20"/>
              </w:rPr>
            </w:pPr>
            <w:r w:rsidRPr="00B83C3A">
              <w:rPr>
                <w:rFonts w:ascii="Tahoma" w:hAnsi="Tahoma" w:eastAsia="Tahoma" w:cs="Tahoma"/>
                <w:sz w:val="20"/>
                <w:szCs w:val="20"/>
              </w:rPr>
              <w:t>O180508000002</w:t>
            </w:r>
          </w:p>
        </w:tc>
      </w:tr>
      <w:tr w:rsidR="008D79A8" w:rsidTr="74633B5D" w14:paraId="4D878678" w14:textId="77777777">
        <w:trPr>
          <w:trHeight w:val="80"/>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D79A8" w:rsidP="009B796C" w:rsidRDefault="008D79A8" w14:paraId="11DCB4BA"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packagePrepId</w:t>
            </w:r>
            <w:proofErr w:type="spellEnd"/>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8D79A8" w:rsidP="009B796C" w:rsidRDefault="008D79A8" w14:paraId="5B0DFA7E"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8D79A8" w:rsidP="74633B5D" w:rsidRDefault="09613630" w14:paraId="424F9315" w14:textId="7ED35B53">
            <w:pPr>
              <w:spacing w:line="240" w:lineRule="auto"/>
            </w:pPr>
            <w:r w:rsidRPr="74633B5D">
              <w:rPr>
                <w:rFonts w:ascii="Tahoma" w:hAnsi="Tahoma" w:eastAsia="Tahoma" w:cs="Tahoma"/>
                <w:sz w:val="20"/>
                <w:szCs w:val="20"/>
              </w:rPr>
              <w:t>String</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8D79A8" w:rsidP="009B796C" w:rsidRDefault="008D79A8" w14:paraId="01CA6845" w14:textId="77777777">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The initial SDF package id assigned by sales. The SIM is bought by a customer, they package may be the same or may be changed.</w:t>
            </w:r>
          </w:p>
        </w:tc>
        <w:tc>
          <w:tcPr>
            <w:tcW w:w="2068" w:type="dxa"/>
            <w:tcBorders>
              <w:top w:val="single" w:color="000000" w:themeColor="text1" w:sz="4" w:space="0"/>
              <w:left w:val="nil"/>
              <w:bottom w:val="single" w:color="000000" w:themeColor="text1" w:sz="4" w:space="0"/>
              <w:right w:val="single" w:color="000000" w:themeColor="text1" w:sz="4" w:space="0"/>
            </w:tcBorders>
          </w:tcPr>
          <w:p w:rsidRPr="00B83C3A" w:rsidR="008D79A8" w:rsidP="74633B5D" w:rsidRDefault="3C86CA5F" w14:paraId="4D0ED829" w14:textId="1EFF0484">
            <w:pPr>
              <w:spacing w:line="240" w:lineRule="auto"/>
            </w:pPr>
            <w:r w:rsidRPr="74633B5D">
              <w:rPr>
                <w:rFonts w:ascii="Tahoma" w:hAnsi="Tahoma" w:eastAsia="Tahoma" w:cs="Tahoma"/>
                <w:sz w:val="20"/>
                <w:szCs w:val="20"/>
              </w:rPr>
              <w:t>OTC-3PPX</w:t>
            </w:r>
          </w:p>
        </w:tc>
      </w:tr>
      <w:tr w:rsidR="008D79A8" w:rsidTr="74633B5D" w14:paraId="0620A736" w14:textId="77777777">
        <w:trPr>
          <w:trHeight w:val="80"/>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D79A8" w:rsidP="009B796C" w:rsidRDefault="008D79A8" w14:paraId="633E97D0"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prepNo</w:t>
            </w:r>
            <w:proofErr w:type="spellEnd"/>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8D79A8" w:rsidP="009B796C" w:rsidRDefault="008D79A8" w14:paraId="7352E7D1"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8D79A8" w:rsidP="009B796C" w:rsidRDefault="008D79A8" w14:paraId="4E943449"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8D79A8" w:rsidP="009B796C" w:rsidRDefault="008D79A8" w14:paraId="26A6BBFF" w14:textId="77777777">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 xml:space="preserve">A unique, running </w:t>
            </w:r>
            <w:proofErr w:type="spellStart"/>
            <w:r w:rsidRPr="7F98CED1">
              <w:rPr>
                <w:rFonts w:ascii="Tahoma" w:hAnsi="Tahoma" w:eastAsia="Tahoma" w:cs="Tahoma"/>
                <w:sz w:val="20"/>
                <w:szCs w:val="20"/>
                <w:lang w:val="en-US"/>
              </w:rPr>
              <w:t>pakage</w:t>
            </w:r>
            <w:proofErr w:type="spellEnd"/>
            <w:r w:rsidRPr="7F98CED1">
              <w:rPr>
                <w:rFonts w:ascii="Tahoma" w:hAnsi="Tahoma" w:eastAsia="Tahoma" w:cs="Tahoma"/>
                <w:sz w:val="20"/>
                <w:szCs w:val="20"/>
                <w:lang w:val="en-US"/>
              </w:rPr>
              <w:t xml:space="preserve"> number reference the SIM package number in Plugin system.</w:t>
            </w:r>
          </w:p>
        </w:tc>
        <w:tc>
          <w:tcPr>
            <w:tcW w:w="2068" w:type="dxa"/>
            <w:tcBorders>
              <w:top w:val="single" w:color="000000" w:themeColor="text1" w:sz="4" w:space="0"/>
              <w:left w:val="nil"/>
              <w:bottom w:val="single" w:color="000000" w:themeColor="text1" w:sz="4" w:space="0"/>
              <w:right w:val="single" w:color="000000" w:themeColor="text1" w:sz="4" w:space="0"/>
            </w:tcBorders>
          </w:tcPr>
          <w:p w:rsidRPr="00B83C3A" w:rsidR="008D79A8" w:rsidP="009B796C" w:rsidRDefault="008D79A8" w14:paraId="6586F98E" w14:textId="77777777">
            <w:pPr>
              <w:spacing w:line="240" w:lineRule="auto"/>
              <w:rPr>
                <w:rFonts w:ascii="Tahoma" w:hAnsi="Tahoma" w:eastAsia="Tahoma" w:cs="Tahoma"/>
                <w:sz w:val="20"/>
                <w:szCs w:val="20"/>
              </w:rPr>
            </w:pPr>
            <w:r w:rsidRPr="00B83C3A">
              <w:rPr>
                <w:rFonts w:ascii="Tahoma" w:hAnsi="Tahoma" w:eastAsia="Tahoma" w:cs="Tahoma"/>
                <w:sz w:val="20"/>
                <w:szCs w:val="20"/>
              </w:rPr>
              <w:t>9060344190</w:t>
            </w:r>
          </w:p>
        </w:tc>
      </w:tr>
      <w:tr w:rsidR="008D79A8" w:rsidTr="74633B5D" w14:paraId="423F761F" w14:textId="77777777">
        <w:trPr>
          <w:trHeight w:val="80"/>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D79A8" w:rsidP="009B796C" w:rsidRDefault="008D79A8" w14:paraId="2DBB884D"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packageId</w:t>
            </w:r>
            <w:proofErr w:type="spellEnd"/>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8D79A8" w:rsidP="009B796C" w:rsidRDefault="008D79A8" w14:paraId="0E68C8F8"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8D79A8" w:rsidP="009B796C" w:rsidRDefault="008D79A8" w14:paraId="64F28126"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8D79A8" w:rsidP="009B796C" w:rsidRDefault="008D79A8" w14:paraId="46516B57" w14:textId="77777777">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A code that contains information on the product and the underlying services. In addition to the offering being provisioned, also contains information on what customer group bought this package and what additional discounts, bundles and free items should be included.</w:t>
            </w:r>
          </w:p>
          <w:p w:rsidR="008D79A8" w:rsidP="009B796C" w:rsidRDefault="008D79A8" w14:paraId="3C8FCEF5" w14:textId="77777777">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Format:</w:t>
            </w:r>
            <w:r w:rsidRPr="7F98CED1">
              <w:rPr>
                <w:rFonts w:ascii="Tahoma" w:hAnsi="Tahoma" w:eastAsia="Tahoma" w:cs="Tahoma"/>
                <w:sz w:val="20"/>
                <w:szCs w:val="20"/>
                <w:lang w:val="en-US"/>
              </w:rPr>
              <w:t xml:space="preserve"> {</w:t>
            </w:r>
            <w:proofErr w:type="spellStart"/>
            <w:r w:rsidRPr="7F98CED1">
              <w:rPr>
                <w:rFonts w:ascii="Tahoma" w:hAnsi="Tahoma" w:eastAsia="Tahoma" w:cs="Tahoma"/>
                <w:sz w:val="20"/>
                <w:szCs w:val="20"/>
                <w:lang w:val="en-US"/>
              </w:rPr>
              <w:t>simProduct</w:t>
            </w:r>
            <w:proofErr w:type="spellEnd"/>
            <w:r w:rsidRPr="7F98CED1">
              <w:rPr>
                <w:rFonts w:ascii="Tahoma" w:hAnsi="Tahoma" w:eastAsia="Tahoma" w:cs="Tahoma"/>
                <w:sz w:val="20"/>
                <w:szCs w:val="20"/>
                <w:lang w:val="en-US"/>
              </w:rPr>
              <w:t xml:space="preserve"> 3 </w:t>
            </w:r>
            <w:proofErr w:type="gramStart"/>
            <w:r w:rsidRPr="7F98CED1">
              <w:rPr>
                <w:rFonts w:ascii="Tahoma" w:hAnsi="Tahoma" w:eastAsia="Tahoma" w:cs="Tahoma"/>
                <w:sz w:val="20"/>
                <w:szCs w:val="20"/>
                <w:lang w:val="en-US"/>
              </w:rPr>
              <w:t>letters}{</w:t>
            </w:r>
            <w:proofErr w:type="gramEnd"/>
            <w:r w:rsidRPr="7F98CED1">
              <w:rPr>
                <w:rFonts w:ascii="Tahoma" w:hAnsi="Tahoma" w:eastAsia="Tahoma" w:cs="Tahoma"/>
                <w:sz w:val="20"/>
                <w:szCs w:val="20"/>
                <w:lang w:val="en-US"/>
              </w:rPr>
              <w:t xml:space="preserve">package 1 </w:t>
            </w:r>
            <w:proofErr w:type="gramStart"/>
            <w:r w:rsidRPr="7F98CED1">
              <w:rPr>
                <w:rFonts w:ascii="Tahoma" w:hAnsi="Tahoma" w:eastAsia="Tahoma" w:cs="Tahoma"/>
                <w:sz w:val="20"/>
                <w:szCs w:val="20"/>
                <w:lang w:val="en-US"/>
              </w:rPr>
              <w:t>letter}{</w:t>
            </w:r>
            <w:proofErr w:type="gramEnd"/>
            <w:r w:rsidRPr="7F98CED1">
              <w:rPr>
                <w:rFonts w:ascii="Tahoma" w:hAnsi="Tahoma" w:eastAsia="Tahoma" w:cs="Tahoma"/>
                <w:sz w:val="20"/>
                <w:szCs w:val="20"/>
                <w:lang w:val="en-US"/>
              </w:rPr>
              <w:t>subpackage 2 alphanumeric}</w:t>
            </w:r>
          </w:p>
        </w:tc>
        <w:tc>
          <w:tcPr>
            <w:tcW w:w="2068" w:type="dxa"/>
            <w:tcBorders>
              <w:top w:val="single" w:color="000000" w:themeColor="text1" w:sz="4" w:space="0"/>
              <w:left w:val="nil"/>
              <w:bottom w:val="single" w:color="000000" w:themeColor="text1" w:sz="4" w:space="0"/>
              <w:right w:val="single" w:color="000000" w:themeColor="text1" w:sz="4" w:space="0"/>
            </w:tcBorders>
          </w:tcPr>
          <w:p w:rsidRPr="00B83C3A" w:rsidR="008D79A8" w:rsidP="009B796C" w:rsidRDefault="4852A924" w14:paraId="74036B7C" w14:textId="75264AE9">
            <w:pPr>
              <w:spacing w:line="240" w:lineRule="auto"/>
              <w:rPr>
                <w:rFonts w:ascii="Tahoma" w:hAnsi="Tahoma" w:eastAsia="Tahoma" w:cs="Tahoma"/>
                <w:sz w:val="20"/>
                <w:szCs w:val="20"/>
              </w:rPr>
            </w:pPr>
            <w:r w:rsidRPr="74633B5D">
              <w:rPr>
                <w:rFonts w:ascii="Tahoma" w:hAnsi="Tahoma" w:eastAsia="Tahoma" w:cs="Tahoma"/>
                <w:sz w:val="20"/>
                <w:szCs w:val="20"/>
              </w:rPr>
              <w:t>3PPX1</w:t>
            </w:r>
          </w:p>
        </w:tc>
      </w:tr>
    </w:tbl>
    <w:p w:rsidRPr="008D79A8" w:rsidR="008D79A8" w:rsidP="008D79A8" w:rsidRDefault="008D79A8" w14:paraId="45F9B4D0" w14:textId="77777777"/>
    <w:p w:rsidR="00645F88" w:rsidP="00645F88" w:rsidRDefault="00645F88" w14:paraId="2665624B" w14:textId="77777777">
      <w:pPr>
        <w:pStyle w:val="Heading4"/>
      </w:pPr>
      <w:r>
        <w:t>Request</w:t>
      </w:r>
      <w:r w:rsidRPr="00FD59D8">
        <w:t xml:space="preserve"> Example:</w:t>
      </w:r>
    </w:p>
    <w:p w:rsidRPr="00197F0A" w:rsidR="00645F88" w:rsidP="00645F88" w:rsidRDefault="00645F88" w14:paraId="1F2F18B5" w14:textId="1BB90D98">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197F0A">
        <w:rPr>
          <w:rFonts w:ascii="Calibri" w:hAnsi="Calibri" w:cs="Calibri"/>
          <w:color w:val="000000"/>
          <w:szCs w:val="20"/>
          <w:lang w:val="en-GB"/>
        </w:rPr>
        <w:t>{</w:t>
      </w:r>
    </w:p>
    <w:p w:rsidRPr="00197F0A" w:rsidR="00645F88" w:rsidP="00645F88" w:rsidRDefault="00645F88" w14:paraId="6CD39412"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offeringCode</w:t>
      </w:r>
      <w:proofErr w:type="spellEnd"/>
      <w:r w:rsidRPr="00197F0A">
        <w:rPr>
          <w:rFonts w:ascii="Calibri" w:hAnsi="Calibri" w:cs="Calibri"/>
          <w:color w:val="000000"/>
          <w:szCs w:val="20"/>
          <w:lang w:val="en-GB"/>
        </w:rPr>
        <w:t>": "</w:t>
      </w:r>
      <w:r w:rsidRPr="00B83C3A">
        <w:rPr>
          <w:rFonts w:ascii="Tahoma" w:hAnsi="Tahoma" w:eastAsia="Tahoma" w:cs="Tahoma"/>
          <w:sz w:val="20"/>
          <w:szCs w:val="20"/>
        </w:rPr>
        <w:t>O180508000002</w:t>
      </w:r>
      <w:r w:rsidRPr="00197F0A">
        <w:rPr>
          <w:rFonts w:ascii="Calibri" w:hAnsi="Calibri" w:cs="Calibri"/>
          <w:color w:val="000000"/>
          <w:szCs w:val="20"/>
          <w:lang w:val="en-GB"/>
        </w:rPr>
        <w:t>",</w:t>
      </w:r>
    </w:p>
    <w:p w:rsidRPr="00197F0A" w:rsidR="00645F88" w:rsidP="00645F88" w:rsidRDefault="00645F88" w14:paraId="0BE458D9"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packagePrepId</w:t>
      </w:r>
      <w:proofErr w:type="spellEnd"/>
      <w:r w:rsidRPr="00197F0A">
        <w:rPr>
          <w:rFonts w:ascii="Calibri" w:hAnsi="Calibri" w:cs="Calibri"/>
          <w:color w:val="000000"/>
          <w:szCs w:val="20"/>
          <w:lang w:val="en-GB"/>
        </w:rPr>
        <w:t>": "</w:t>
      </w:r>
      <w:r>
        <w:rPr>
          <w:rFonts w:ascii="Calibri" w:hAnsi="Calibri" w:cs="Calibri"/>
          <w:color w:val="000000"/>
          <w:szCs w:val="20"/>
          <w:lang w:val="en-GB"/>
        </w:rPr>
        <w:t>3PPXK1</w:t>
      </w:r>
      <w:r w:rsidRPr="00197F0A">
        <w:rPr>
          <w:rFonts w:ascii="Calibri" w:hAnsi="Calibri" w:cs="Calibri"/>
          <w:color w:val="000000"/>
          <w:szCs w:val="20"/>
          <w:lang w:val="en-GB"/>
        </w:rPr>
        <w:t>",</w:t>
      </w:r>
    </w:p>
    <w:p w:rsidRPr="00197F0A" w:rsidR="00645F88" w:rsidP="00645F88" w:rsidRDefault="00645F88" w14:paraId="52313C4C"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prepNo</w:t>
      </w:r>
      <w:proofErr w:type="spellEnd"/>
      <w:r w:rsidRPr="00197F0A">
        <w:rPr>
          <w:rFonts w:ascii="Calibri" w:hAnsi="Calibri" w:cs="Calibri"/>
          <w:color w:val="000000"/>
          <w:szCs w:val="20"/>
          <w:lang w:val="en-GB"/>
        </w:rPr>
        <w:t>": "</w:t>
      </w:r>
      <w:r w:rsidRPr="00B83C3A">
        <w:rPr>
          <w:rFonts w:ascii="Tahoma" w:hAnsi="Tahoma" w:eastAsia="Tahoma" w:cs="Tahoma"/>
          <w:sz w:val="20"/>
          <w:szCs w:val="20"/>
        </w:rPr>
        <w:t>9060344190</w:t>
      </w:r>
      <w:r w:rsidRPr="00197F0A">
        <w:rPr>
          <w:rFonts w:ascii="Calibri" w:hAnsi="Calibri" w:cs="Calibri"/>
          <w:color w:val="000000"/>
          <w:szCs w:val="20"/>
          <w:lang w:val="en-GB"/>
        </w:rPr>
        <w:t>",</w:t>
      </w:r>
    </w:p>
    <w:p w:rsidR="00645F88" w:rsidP="00645F88" w:rsidRDefault="00645F88" w14:paraId="45E303AE"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packageId</w:t>
      </w:r>
      <w:proofErr w:type="spellEnd"/>
      <w:r w:rsidRPr="00197F0A">
        <w:rPr>
          <w:rFonts w:ascii="Calibri" w:hAnsi="Calibri" w:cs="Calibri"/>
          <w:color w:val="000000"/>
          <w:szCs w:val="20"/>
          <w:lang w:val="en-GB"/>
        </w:rPr>
        <w:t>": "</w:t>
      </w:r>
      <w:r>
        <w:rPr>
          <w:rFonts w:ascii="Calibri" w:hAnsi="Calibri" w:cs="Calibri"/>
          <w:color w:val="000000"/>
          <w:szCs w:val="20"/>
          <w:lang w:val="en-GB"/>
        </w:rPr>
        <w:t>3PPXK1</w:t>
      </w:r>
      <w:r w:rsidRPr="00197F0A">
        <w:rPr>
          <w:rFonts w:ascii="Calibri" w:hAnsi="Calibri" w:cs="Calibri"/>
          <w:color w:val="000000"/>
          <w:szCs w:val="20"/>
          <w:lang w:val="en-GB"/>
        </w:rPr>
        <w:t>"</w:t>
      </w:r>
    </w:p>
    <w:p w:rsidR="00645F88" w:rsidP="00645F88" w:rsidRDefault="00645F88" w14:paraId="3110FC69" w14:textId="77777777">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197F0A">
        <w:rPr>
          <w:rFonts w:ascii="Calibri" w:hAnsi="Calibri" w:cs="Calibri"/>
          <w:color w:val="000000"/>
          <w:szCs w:val="20"/>
          <w:lang w:val="en-GB"/>
        </w:rPr>
        <w:t>}</w:t>
      </w:r>
    </w:p>
    <w:p w:rsidR="00645F88" w:rsidP="00645F88" w:rsidRDefault="00645F88" w14:paraId="73B00595" w14:textId="77777777"/>
    <w:p w:rsidR="00645F88" w:rsidP="00645F88" w:rsidRDefault="00645F88" w14:paraId="42D3233C" w14:textId="77777777">
      <w:pPr>
        <w:pStyle w:val="Heading4"/>
      </w:pPr>
      <w:r w:rsidRPr="00FD59D8">
        <w:t>Response Example:</w:t>
      </w:r>
    </w:p>
    <w:p w:rsidR="00645F88" w:rsidP="00645F88" w:rsidRDefault="00645F88" w14:paraId="38FB833F" w14:textId="77777777">
      <w:r>
        <w:t xml:space="preserve">Returns all fields specified in the </w:t>
      </w:r>
      <w:hyperlink w:history="1" w:anchor="_Product_Offering_Entity">
        <w:r w:rsidRPr="00420D38">
          <w:rPr>
            <w:rStyle w:val="Hyperlink"/>
          </w:rPr>
          <w:t>Product Offering Entity</w:t>
        </w:r>
      </w:hyperlink>
      <w:r>
        <w:t xml:space="preserve"> definition if exists.</w:t>
      </w:r>
    </w:p>
    <w:p w:rsidR="008D79A8" w:rsidP="008D79A8" w:rsidRDefault="008D79A8" w14:paraId="3B1226D1" w14:textId="77777777"/>
    <w:p w:rsidR="00AF51F7" w:rsidP="00AF51F7" w:rsidRDefault="4C17BDE0" w14:paraId="5427CD8D" w14:textId="0D661205">
      <w:pPr>
        <w:pStyle w:val="Heading3"/>
        <w:ind w:left="0" w:firstLine="0"/>
      </w:pPr>
      <w:bookmarkStart w:name="_Toc808093167" w:id="63"/>
      <w:r>
        <w:t>Update Product Offering entity:</w:t>
      </w:r>
      <w:bookmarkEnd w:id="63"/>
    </w:p>
    <w:p w:rsidR="00AF51F7" w:rsidP="00AF51F7" w:rsidRDefault="00AF51F7" w14:paraId="16057736" w14:textId="69F69085">
      <w:pPr>
        <w:widowControl w:val="0"/>
      </w:pPr>
      <w:r w:rsidRPr="7F98CED1">
        <w:rPr>
          <w:rFonts w:ascii="Calibri" w:hAnsi="Calibri" w:eastAsia="Tahoma" w:cs="Calibri"/>
          <w:b/>
          <w:bCs/>
          <w:color w:val="000000"/>
          <w:lang w:val="en-US"/>
        </w:rPr>
        <w:t>Description</w:t>
      </w:r>
      <w:r w:rsidRPr="7F98CED1">
        <w:rPr>
          <w:rFonts w:ascii="Calibri" w:hAnsi="Calibri" w:eastAsia="Tahoma" w:cs="Calibri"/>
          <w:b/>
          <w:bCs/>
          <w:color w:val="000000"/>
          <w:cs/>
          <w:lang w:val="en-US"/>
        </w:rPr>
        <w:t xml:space="preserve">: </w:t>
      </w:r>
      <w:r>
        <w:rPr>
          <w:lang w:val="en-US"/>
        </w:rPr>
        <w:t>Updates</w:t>
      </w:r>
      <w:r w:rsidRPr="7F98CED1">
        <w:rPr>
          <w:lang w:val="en-US"/>
        </w:rPr>
        <w:t xml:space="preserve"> </w:t>
      </w:r>
      <w:r>
        <w:rPr>
          <w:lang w:val="en-US"/>
        </w:rPr>
        <w:t>sim fields related to product offering</w:t>
      </w:r>
    </w:p>
    <w:p w:rsidRPr="00941D1C" w:rsidR="00AF51F7" w:rsidP="00AF51F7" w:rsidRDefault="00AF51F7" w14:paraId="6ABB160D" w14:textId="13C7BAAA">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Pr>
          <w:rFonts w:ascii="Calibri" w:hAnsi="Calibri" w:eastAsia="Tahoma" w:cs="Calibri"/>
          <w:szCs w:val="20"/>
        </w:rPr>
        <w:t>PATCH</w:t>
      </w:r>
    </w:p>
    <w:p w:rsidRPr="00197F0A" w:rsidR="00AF51F7" w:rsidP="00AF51F7" w:rsidRDefault="00AF51F7" w14:paraId="2649DCD9" w14:textId="77777777">
      <w:pPr>
        <w:widowControl w:val="0"/>
        <w:rPr>
          <w:lang w:val="en-US"/>
        </w:rPr>
      </w:pPr>
      <w:r w:rsidRPr="6A482C62">
        <w:rPr>
          <w:rFonts w:ascii="Calibri" w:hAnsi="Calibri" w:eastAsia="Tahoma" w:cs="Calibri"/>
          <w:b/>
          <w:bCs/>
          <w:color w:val="000000"/>
        </w:rPr>
        <w:t>Request URI</w:t>
      </w:r>
      <w:r w:rsidRPr="6A482C62">
        <w:rPr>
          <w:rFonts w:ascii="Calibri" w:hAnsi="Calibri" w:eastAsia="Tahoma" w:cs="Calibri"/>
          <w:b/>
          <w:bCs/>
          <w:color w:val="000000"/>
          <w:cs/>
        </w:rPr>
        <w:t xml:space="preserve">: </w:t>
      </w:r>
      <w:r w:rsidRPr="13D8FEED">
        <w:rPr>
          <w:lang w:val="en-US"/>
        </w:rPr>
        <w:t>/</w:t>
      </w:r>
      <w:r>
        <w:rPr>
          <w:lang w:val="en-US"/>
        </w:rPr>
        <w:t>RIM</w:t>
      </w:r>
      <w:r w:rsidRPr="13D8FEED">
        <w:rPr>
          <w:lang w:val="en-US"/>
        </w:rPr>
        <w:t>/</w:t>
      </w:r>
      <w:r>
        <w:rPr>
          <w:lang w:val="en-US"/>
        </w:rPr>
        <w:t>sim/</w:t>
      </w:r>
      <w:proofErr w:type="spellStart"/>
      <w:del w:author="Phitchaya Charansathianchai" w:date="2024-12-11T06:10:00Z" w:id="64">
        <w:r w:rsidRPr="6A482C62" w:rsidDel="15D1BB3E">
          <w:rPr>
            <w:lang w:val="en-US"/>
          </w:rPr>
          <w:delText>history</w:delText>
        </w:r>
      </w:del>
      <w:ins w:author="Phitchaya Charansathianchai" w:date="2024-12-11T06:10:00Z" w:id="65">
        <w:r>
          <w:rPr>
            <w:lang w:val="en-US"/>
          </w:rPr>
          <w:t>productOffering</w:t>
        </w:r>
      </w:ins>
      <w:proofErr w:type="spellEnd"/>
    </w:p>
    <w:p w:rsidR="00AF51F7" w:rsidP="00AF51F7" w:rsidRDefault="00AF51F7" w14:paraId="7AAA286D" w14:textId="77777777">
      <w:pPr>
        <w:rPr>
          <w:b/>
        </w:rPr>
      </w:pPr>
    </w:p>
    <w:p w:rsidR="00AF51F7" w:rsidP="00AF51F7" w:rsidRDefault="00AF51F7" w14:paraId="6CDDD541" w14:textId="77777777">
      <w:pPr>
        <w:pStyle w:val="Heading4"/>
      </w:pPr>
      <w:r>
        <w:t>Request Body</w:t>
      </w:r>
      <w:r w:rsidRPr="00FD59D8">
        <w:t xml:space="preserve"> </w:t>
      </w:r>
      <w:r>
        <w:t>Parameters</w:t>
      </w:r>
      <w:r w:rsidRPr="00FD59D8">
        <w:t xml:space="preserve">: </w:t>
      </w:r>
    </w:p>
    <w:tbl>
      <w:tblPr>
        <w:tblW w:w="0" w:type="auto"/>
        <w:tblLayout w:type="fixed"/>
        <w:tblCellMar>
          <w:left w:w="115" w:type="dxa"/>
          <w:right w:w="115" w:type="dxa"/>
        </w:tblCellMar>
        <w:tblLook w:val="0400" w:firstRow="0" w:lastRow="0" w:firstColumn="0" w:lastColumn="0" w:noHBand="0" w:noVBand="1"/>
      </w:tblPr>
      <w:tblGrid>
        <w:gridCol w:w="1838"/>
        <w:gridCol w:w="709"/>
        <w:gridCol w:w="1276"/>
        <w:gridCol w:w="9497"/>
        <w:gridCol w:w="2068"/>
      </w:tblGrid>
      <w:tr w:rsidR="00AF51F7" w:rsidTr="74633B5D" w14:paraId="28FEC9EF" w14:textId="77777777">
        <w:trPr>
          <w:trHeight w:val="89"/>
          <w:tblHeader/>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A6A6" w:themeFill="background1" w:themeFillShade="A6"/>
          </w:tcPr>
          <w:p w:rsidR="00AF51F7" w:rsidP="009B796C" w:rsidRDefault="00AF51F7" w14:paraId="154B21F7" w14:textId="77777777">
            <w:pPr>
              <w:spacing w:line="240" w:lineRule="auto"/>
              <w:jc w:val="center"/>
              <w:rPr>
                <w:rFonts w:ascii="Tahoma" w:hAnsi="Tahoma" w:eastAsia="Tahoma" w:cs="Tahoma"/>
                <w:b/>
                <w:sz w:val="20"/>
                <w:szCs w:val="20"/>
              </w:rPr>
            </w:pPr>
            <w:r>
              <w:rPr>
                <w:rFonts w:ascii="Tahoma" w:hAnsi="Tahoma" w:eastAsia="Tahoma" w:cs="Tahoma"/>
                <w:b/>
                <w:sz w:val="20"/>
                <w:szCs w:val="20"/>
              </w:rPr>
              <w:t>Field</w:t>
            </w:r>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AF51F7" w:rsidP="009B796C" w:rsidRDefault="00AF51F7" w14:paraId="7E62C43D" w14:textId="77777777">
            <w:pPr>
              <w:spacing w:line="240" w:lineRule="auto"/>
              <w:jc w:val="center"/>
              <w:rPr>
                <w:rFonts w:ascii="Tahoma" w:hAnsi="Tahoma" w:eastAsia="Tahoma" w:cs="Tahoma"/>
                <w:b/>
                <w:sz w:val="20"/>
                <w:szCs w:val="20"/>
              </w:rPr>
            </w:pPr>
            <w:r>
              <w:rPr>
                <w:rFonts w:ascii="Tahoma" w:hAnsi="Tahoma" w:eastAsia="Tahoma" w:cs="Tahoma"/>
                <w:b/>
                <w:sz w:val="20"/>
                <w:szCs w:val="20"/>
              </w:rPr>
              <w:t>O/M</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AF51F7" w:rsidP="009B796C" w:rsidRDefault="00AF51F7" w14:paraId="2E0F4B40" w14:textId="77777777">
            <w:pPr>
              <w:spacing w:line="240" w:lineRule="auto"/>
              <w:jc w:val="center"/>
              <w:rPr>
                <w:rFonts w:ascii="Tahoma" w:hAnsi="Tahoma" w:eastAsia="Tahoma" w:cs="Tahoma"/>
                <w:b/>
                <w:sz w:val="20"/>
                <w:szCs w:val="20"/>
              </w:rPr>
            </w:pPr>
            <w:r>
              <w:rPr>
                <w:rFonts w:ascii="Tahoma" w:hAnsi="Tahoma" w:eastAsia="Tahoma" w:cs="Tahoma"/>
                <w:b/>
                <w:sz w:val="20"/>
                <w:szCs w:val="20"/>
              </w:rPr>
              <w:t>Type</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vAlign w:val="center"/>
          </w:tcPr>
          <w:p w:rsidR="00AF51F7" w:rsidP="009B796C" w:rsidRDefault="00AF51F7" w14:paraId="1BC6B017" w14:textId="77777777">
            <w:pPr>
              <w:spacing w:line="240" w:lineRule="auto"/>
              <w:jc w:val="center"/>
              <w:rPr>
                <w:rFonts w:ascii="Tahoma" w:hAnsi="Tahoma" w:eastAsia="Tahoma" w:cs="Tahoma"/>
                <w:b/>
                <w:sz w:val="20"/>
                <w:szCs w:val="20"/>
              </w:rPr>
            </w:pPr>
            <w:r>
              <w:rPr>
                <w:rFonts w:ascii="Tahoma" w:hAnsi="Tahoma" w:eastAsia="Tahoma" w:cs="Tahoma"/>
                <w:b/>
                <w:sz w:val="20"/>
                <w:szCs w:val="20"/>
              </w:rPr>
              <w:t>Description</w:t>
            </w:r>
          </w:p>
        </w:tc>
        <w:tc>
          <w:tcPr>
            <w:tcW w:w="2068" w:type="dxa"/>
            <w:tcBorders>
              <w:top w:val="single" w:color="000000" w:themeColor="text1" w:sz="4" w:space="0"/>
              <w:left w:val="nil"/>
              <w:bottom w:val="single" w:color="000000" w:themeColor="text1" w:sz="4" w:space="0"/>
              <w:right w:val="single" w:color="000000" w:themeColor="text1" w:sz="4" w:space="0"/>
            </w:tcBorders>
            <w:shd w:val="clear" w:color="auto" w:fill="A6A6A6" w:themeFill="background1" w:themeFillShade="A6"/>
          </w:tcPr>
          <w:p w:rsidR="00AF51F7" w:rsidP="009B796C" w:rsidRDefault="00AF51F7" w14:paraId="305E3407" w14:textId="77777777">
            <w:pPr>
              <w:spacing w:line="240" w:lineRule="auto"/>
              <w:jc w:val="center"/>
              <w:rPr>
                <w:rFonts w:ascii="Tahoma" w:hAnsi="Tahoma" w:eastAsia="Tahoma" w:cs="Tahoma"/>
                <w:b/>
                <w:sz w:val="20"/>
                <w:szCs w:val="20"/>
              </w:rPr>
            </w:pPr>
            <w:r>
              <w:rPr>
                <w:rFonts w:ascii="Tahoma" w:hAnsi="Tahoma" w:eastAsia="Tahoma" w:cs="Tahoma"/>
                <w:b/>
                <w:sz w:val="20"/>
                <w:szCs w:val="20"/>
              </w:rPr>
              <w:t>Sample Value</w:t>
            </w:r>
          </w:p>
        </w:tc>
      </w:tr>
      <w:tr w:rsidR="00AF51F7" w:rsidTr="74633B5D" w14:paraId="77ECF7E7" w14:textId="77777777">
        <w:trPr>
          <w:trHeight w:val="80"/>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F51F7" w:rsidP="009B796C" w:rsidRDefault="00AF51F7" w14:paraId="5195A40C" w14:textId="77777777">
            <w:pPr>
              <w:spacing w:line="240" w:lineRule="auto"/>
              <w:rPr>
                <w:rFonts w:ascii="Tahoma" w:hAnsi="Tahoma" w:eastAsia="Tahoma" w:cs="Tahoma"/>
                <w:sz w:val="20"/>
                <w:szCs w:val="20"/>
                <w:lang w:val="en-US"/>
              </w:rPr>
            </w:pPr>
            <w:proofErr w:type="spellStart"/>
            <w:r w:rsidRPr="00197F0A">
              <w:rPr>
                <w:rFonts w:ascii="Tahoma" w:hAnsi="Tahoma" w:eastAsia="Tahoma" w:cs="Tahoma"/>
                <w:sz w:val="20"/>
                <w:szCs w:val="20"/>
              </w:rPr>
              <w:t>resourceId</w:t>
            </w:r>
            <w:proofErr w:type="spellEnd"/>
            <w:r w:rsidRPr="00197F0A">
              <w:rPr>
                <w:rFonts w:ascii="Tahoma" w:hAnsi="Tahoma" w:eastAsia="Tahoma" w:cs="Tahoma"/>
                <w:sz w:val="20"/>
                <w:szCs w:val="20"/>
                <w:lang w:val="en-GB"/>
              </w:rPr>
              <w:t> </w:t>
            </w:r>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F51F7" w:rsidP="009B796C" w:rsidRDefault="00AF51F7" w14:paraId="74C35279" w14:textId="0C4F2E0F">
            <w:pPr>
              <w:spacing w:line="240" w:lineRule="auto"/>
              <w:jc w:val="center"/>
              <w:rPr>
                <w:rFonts w:ascii="Tahoma" w:hAnsi="Tahoma" w:eastAsia="Tahoma" w:cs="Tahoma"/>
                <w:sz w:val="20"/>
                <w:szCs w:val="20"/>
              </w:rPr>
            </w:pPr>
            <w:r>
              <w:rPr>
                <w:rFonts w:ascii="Tahoma" w:hAnsi="Tahoma" w:eastAsia="Tahoma" w:cs="Tahoma"/>
                <w:sz w:val="20"/>
                <w:szCs w:val="20"/>
              </w:rPr>
              <w:t>M</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F51F7" w:rsidP="009B796C" w:rsidRDefault="00AF51F7" w14:paraId="043FDE4D" w14:textId="77777777">
            <w:pPr>
              <w:spacing w:line="240" w:lineRule="auto"/>
              <w:rPr>
                <w:rFonts w:ascii="Tahoma" w:hAnsi="Tahoma" w:eastAsia="Tahoma" w:cs="Tahoma"/>
                <w:sz w:val="20"/>
                <w:szCs w:val="20"/>
              </w:rPr>
            </w:pPr>
            <w:r w:rsidRPr="00197F0A">
              <w:rPr>
                <w:rFonts w:ascii="Tahoma" w:hAnsi="Tahoma" w:eastAsia="Tahoma" w:cs="Tahoma"/>
                <w:sz w:val="20"/>
                <w:szCs w:val="20"/>
              </w:rPr>
              <w:t>String</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00197F0A" w:rsidR="00AF51F7" w:rsidP="009B796C" w:rsidRDefault="00AF51F7" w14:paraId="213FEA7E" w14:textId="68D4650A">
            <w:pPr>
              <w:spacing w:line="240" w:lineRule="auto"/>
              <w:rPr>
                <w:rFonts w:ascii="Tahoma" w:hAnsi="Tahoma" w:eastAsia="Tahoma" w:cs="Tahoma"/>
                <w:sz w:val="20"/>
                <w:szCs w:val="20"/>
                <w:lang w:val="en-GB"/>
              </w:rPr>
            </w:pPr>
            <w:r>
              <w:rPr>
                <w:rFonts w:ascii="Tahoma" w:hAnsi="Tahoma" w:eastAsia="Tahoma" w:cs="Tahoma"/>
                <w:sz w:val="20"/>
                <w:szCs w:val="20"/>
                <w:lang w:val="en-US"/>
              </w:rPr>
              <w:t>The</w:t>
            </w:r>
            <w:r w:rsidRPr="7E3C46EE">
              <w:rPr>
                <w:rFonts w:ascii="Tahoma" w:hAnsi="Tahoma" w:eastAsia="Tahoma" w:cs="Tahoma"/>
                <w:sz w:val="20"/>
                <w:szCs w:val="20"/>
                <w:lang w:val="en-US"/>
              </w:rPr>
              <w:t xml:space="preserve"> res</w:t>
            </w:r>
            <w:r>
              <w:rPr>
                <w:rFonts w:ascii="Tahoma" w:hAnsi="Tahoma" w:eastAsia="Tahoma" w:cs="Tahoma"/>
                <w:sz w:val="20"/>
                <w:szCs w:val="20"/>
                <w:lang w:val="en-US"/>
              </w:rPr>
              <w:t>o</w:t>
            </w:r>
            <w:r w:rsidRPr="7E3C46EE">
              <w:rPr>
                <w:rFonts w:ascii="Tahoma" w:hAnsi="Tahoma" w:eastAsia="Tahoma" w:cs="Tahoma"/>
                <w:sz w:val="20"/>
                <w:szCs w:val="20"/>
                <w:lang w:val="en-US"/>
              </w:rPr>
              <w:t xml:space="preserve">urce IDs to </w:t>
            </w:r>
            <w:r>
              <w:rPr>
                <w:rFonts w:ascii="Tahoma" w:hAnsi="Tahoma" w:eastAsia="Tahoma" w:cs="Tahoma"/>
                <w:sz w:val="20"/>
                <w:szCs w:val="20"/>
                <w:lang w:val="en-US"/>
              </w:rPr>
              <w:t>update</w:t>
            </w:r>
            <w:r w:rsidRPr="7E3C46EE">
              <w:rPr>
                <w:rFonts w:ascii="Tahoma" w:hAnsi="Tahoma" w:eastAsia="Tahoma" w:cs="Tahoma"/>
                <w:sz w:val="20"/>
                <w:szCs w:val="20"/>
                <w:lang w:val="en-US"/>
              </w:rPr>
              <w:t>.</w:t>
            </w:r>
          </w:p>
          <w:p w:rsidRPr="7F98CED1" w:rsidR="00AF51F7" w:rsidP="009B796C" w:rsidRDefault="00AF51F7" w14:paraId="2C13B84B" w14:textId="77777777">
            <w:pPr>
              <w:spacing w:line="240" w:lineRule="auto"/>
              <w:rPr>
                <w:rFonts w:ascii="Tahoma" w:hAnsi="Tahoma" w:eastAsia="Tahoma" w:cs="Tahoma"/>
                <w:sz w:val="20"/>
                <w:szCs w:val="20"/>
                <w:lang w:val="en-US"/>
              </w:rPr>
            </w:pPr>
          </w:p>
        </w:tc>
        <w:tc>
          <w:tcPr>
            <w:tcW w:w="2068" w:type="dxa"/>
            <w:tcBorders>
              <w:top w:val="single" w:color="000000" w:themeColor="text1" w:sz="4" w:space="0"/>
              <w:left w:val="nil"/>
              <w:bottom w:val="single" w:color="000000" w:themeColor="text1" w:sz="4" w:space="0"/>
              <w:right w:val="single" w:color="000000" w:themeColor="text1" w:sz="4" w:space="0"/>
            </w:tcBorders>
          </w:tcPr>
          <w:p w:rsidRPr="00B83C3A" w:rsidR="00AF51F7" w:rsidP="009B796C" w:rsidRDefault="00AF51F7" w14:paraId="0B91EAE5" w14:textId="77777777">
            <w:pPr>
              <w:spacing w:line="240" w:lineRule="auto"/>
              <w:rPr>
                <w:rFonts w:ascii="Tahoma" w:hAnsi="Tahoma" w:eastAsia="Tahoma" w:cs="Tahoma"/>
                <w:sz w:val="20"/>
                <w:szCs w:val="20"/>
              </w:rPr>
            </w:pPr>
            <w:r>
              <w:rPr>
                <w:rFonts w:ascii="Tahoma" w:hAnsi="Tahoma" w:eastAsia="Tahoma" w:cs="Tahoma"/>
                <w:sz w:val="20"/>
                <w:szCs w:val="20"/>
              </w:rPr>
              <w:t>00000000001</w:t>
            </w:r>
          </w:p>
        </w:tc>
      </w:tr>
      <w:tr w:rsidR="00AF51F7" w:rsidTr="74633B5D" w14:paraId="01E397E4" w14:textId="77777777">
        <w:trPr>
          <w:trHeight w:val="80"/>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F51F7" w:rsidP="009B796C" w:rsidRDefault="00AF51F7" w14:paraId="58EF5945"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offeringCode</w:t>
            </w:r>
            <w:proofErr w:type="spellEnd"/>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F51F7" w:rsidP="009B796C" w:rsidRDefault="00AF51F7" w14:paraId="71408BBF"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Pr="7E3C46EE" w:rsidR="00AF51F7" w:rsidP="009B796C" w:rsidRDefault="00AF51F7" w14:paraId="543E1CDD"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F51F7" w:rsidP="009B796C" w:rsidRDefault="00AF51F7" w14:paraId="6DE63B80" w14:textId="77777777">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A code beginning with “O”. Contains all necessary information for network provisioning.</w:t>
            </w:r>
          </w:p>
        </w:tc>
        <w:tc>
          <w:tcPr>
            <w:tcW w:w="2068" w:type="dxa"/>
            <w:tcBorders>
              <w:top w:val="single" w:color="000000" w:themeColor="text1" w:sz="4" w:space="0"/>
              <w:left w:val="nil"/>
              <w:bottom w:val="single" w:color="000000" w:themeColor="text1" w:sz="4" w:space="0"/>
              <w:right w:val="single" w:color="000000" w:themeColor="text1" w:sz="4" w:space="0"/>
            </w:tcBorders>
          </w:tcPr>
          <w:p w:rsidR="00AF51F7" w:rsidP="009B796C" w:rsidRDefault="00AF51F7" w14:paraId="348588F3" w14:textId="77777777">
            <w:pPr>
              <w:spacing w:line="240" w:lineRule="auto"/>
              <w:rPr>
                <w:rFonts w:ascii="Tahoma" w:hAnsi="Tahoma" w:eastAsia="Tahoma" w:cs="Tahoma"/>
                <w:sz w:val="20"/>
                <w:szCs w:val="20"/>
              </w:rPr>
            </w:pPr>
            <w:r w:rsidRPr="00B83C3A">
              <w:rPr>
                <w:rFonts w:ascii="Tahoma" w:hAnsi="Tahoma" w:eastAsia="Tahoma" w:cs="Tahoma"/>
                <w:sz w:val="20"/>
                <w:szCs w:val="20"/>
              </w:rPr>
              <w:t>O180508000002</w:t>
            </w:r>
          </w:p>
        </w:tc>
      </w:tr>
      <w:tr w:rsidR="00AF51F7" w:rsidTr="74633B5D" w14:paraId="4F1EBBB8" w14:textId="77777777">
        <w:trPr>
          <w:trHeight w:val="300"/>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F51F7" w:rsidP="009B796C" w:rsidRDefault="00AF51F7" w14:paraId="1346AF7E"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packagePrepId</w:t>
            </w:r>
            <w:proofErr w:type="spellEnd"/>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F51F7" w:rsidP="009B796C" w:rsidRDefault="00AF51F7" w14:paraId="19C727F4"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F51F7" w:rsidP="009B796C" w:rsidRDefault="00AF51F7" w14:paraId="08548872" w14:textId="77777777">
            <w:pPr>
              <w:spacing w:line="240" w:lineRule="auto"/>
            </w:pPr>
            <w:r w:rsidRPr="7E3C46EE">
              <w:rPr>
                <w:rFonts w:ascii="Tahoma" w:hAnsi="Tahoma" w:eastAsia="Tahoma" w:cs="Tahoma"/>
                <w:sz w:val="20"/>
                <w:szCs w:val="20"/>
              </w:rPr>
              <w:t>Date</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F51F7" w:rsidP="74633B5D" w:rsidRDefault="2AF1952D" w14:paraId="2E0337DC" w14:textId="22C1F6AE">
            <w:pPr>
              <w:spacing w:line="240" w:lineRule="auto"/>
              <w:rPr>
                <w:rFonts w:ascii="Tahoma" w:hAnsi="Tahoma" w:eastAsia="Tahoma" w:cs="Tahoma"/>
                <w:sz w:val="20"/>
                <w:szCs w:val="20"/>
                <w:lang w:val="en-US"/>
              </w:rPr>
            </w:pPr>
            <w:r w:rsidRPr="74633B5D">
              <w:rPr>
                <w:rFonts w:ascii="Tahoma" w:hAnsi="Tahoma" w:eastAsia="Tahoma" w:cs="Tahoma"/>
                <w:sz w:val="20"/>
                <w:szCs w:val="20"/>
                <w:lang w:val="en-US"/>
              </w:rPr>
              <w:t xml:space="preserve">A field used by PHX to </w:t>
            </w:r>
            <w:proofErr w:type="spellStart"/>
            <w:r w:rsidRPr="74633B5D">
              <w:rPr>
                <w:rFonts w:ascii="Tahoma" w:hAnsi="Tahoma" w:eastAsia="Tahoma" w:cs="Tahoma"/>
                <w:sz w:val="20"/>
                <w:szCs w:val="20"/>
                <w:lang w:val="en-US"/>
              </w:rPr>
              <w:t>referenec</w:t>
            </w:r>
            <w:proofErr w:type="spellEnd"/>
            <w:r w:rsidRPr="74633B5D">
              <w:rPr>
                <w:rFonts w:ascii="Tahoma" w:hAnsi="Tahoma" w:eastAsia="Tahoma" w:cs="Tahoma"/>
                <w:sz w:val="20"/>
                <w:szCs w:val="20"/>
                <w:lang w:val="en-US"/>
              </w:rPr>
              <w:t xml:space="preserve"> the </w:t>
            </w:r>
            <w:proofErr w:type="spellStart"/>
            <w:r w:rsidRPr="74633B5D">
              <w:rPr>
                <w:rFonts w:ascii="Tahoma" w:hAnsi="Tahoma" w:eastAsia="Tahoma" w:cs="Tahoma"/>
                <w:sz w:val="20"/>
                <w:szCs w:val="20"/>
                <w:lang w:val="en-US"/>
              </w:rPr>
              <w:t>packageId</w:t>
            </w:r>
            <w:proofErr w:type="spellEnd"/>
            <w:r w:rsidRPr="74633B5D">
              <w:rPr>
                <w:rFonts w:ascii="Tahoma" w:hAnsi="Tahoma" w:eastAsia="Tahoma" w:cs="Tahoma"/>
                <w:sz w:val="20"/>
                <w:szCs w:val="20"/>
                <w:lang w:val="en-US"/>
              </w:rPr>
              <w:t xml:space="preserve"> at OTCDB. The </w:t>
            </w:r>
            <w:proofErr w:type="spellStart"/>
            <w:r w:rsidRPr="74633B5D">
              <w:rPr>
                <w:rFonts w:ascii="Tahoma" w:hAnsi="Tahoma" w:eastAsia="Tahoma" w:cs="Tahoma"/>
                <w:sz w:val="20"/>
                <w:szCs w:val="20"/>
                <w:lang w:val="en-US"/>
              </w:rPr>
              <w:t>packagePrepId</w:t>
            </w:r>
            <w:proofErr w:type="spellEnd"/>
            <w:r w:rsidRPr="74633B5D">
              <w:rPr>
                <w:rFonts w:ascii="Tahoma" w:hAnsi="Tahoma" w:eastAsia="Tahoma" w:cs="Tahoma"/>
                <w:sz w:val="20"/>
                <w:szCs w:val="20"/>
                <w:lang w:val="en-US"/>
              </w:rPr>
              <w:t xml:space="preserve"> to </w:t>
            </w:r>
            <w:proofErr w:type="spellStart"/>
            <w:r w:rsidRPr="74633B5D">
              <w:rPr>
                <w:rFonts w:ascii="Tahoma" w:hAnsi="Tahoma" w:eastAsia="Tahoma" w:cs="Tahoma"/>
                <w:sz w:val="20"/>
                <w:szCs w:val="20"/>
                <w:lang w:val="en-US"/>
              </w:rPr>
              <w:t>packageId</w:t>
            </w:r>
            <w:proofErr w:type="spellEnd"/>
            <w:r w:rsidRPr="74633B5D">
              <w:rPr>
                <w:rFonts w:ascii="Tahoma" w:hAnsi="Tahoma" w:eastAsia="Tahoma" w:cs="Tahoma"/>
                <w:sz w:val="20"/>
                <w:szCs w:val="20"/>
                <w:lang w:val="en-US"/>
              </w:rPr>
              <w:t xml:space="preserve"> mapping exists at SDF</w:t>
            </w:r>
          </w:p>
        </w:tc>
        <w:tc>
          <w:tcPr>
            <w:tcW w:w="2068" w:type="dxa"/>
            <w:tcBorders>
              <w:top w:val="single" w:color="000000" w:themeColor="text1" w:sz="4" w:space="0"/>
              <w:left w:val="nil"/>
              <w:bottom w:val="single" w:color="000000" w:themeColor="text1" w:sz="4" w:space="0"/>
              <w:right w:val="single" w:color="000000" w:themeColor="text1" w:sz="4" w:space="0"/>
            </w:tcBorders>
          </w:tcPr>
          <w:p w:rsidRPr="00B83C3A" w:rsidR="00AF51F7" w:rsidP="74633B5D" w:rsidRDefault="2AF1952D" w14:paraId="4C82C079" w14:textId="61EEFA75">
            <w:pPr>
              <w:spacing w:line="240" w:lineRule="auto"/>
            </w:pPr>
            <w:r w:rsidRPr="74633B5D">
              <w:rPr>
                <w:rFonts w:ascii="Tahoma" w:hAnsi="Tahoma" w:eastAsia="Tahoma" w:cs="Tahoma"/>
                <w:sz w:val="20"/>
                <w:szCs w:val="20"/>
              </w:rPr>
              <w:t>OTC_XK1</w:t>
            </w:r>
          </w:p>
        </w:tc>
      </w:tr>
      <w:tr w:rsidR="00AF51F7" w:rsidTr="74633B5D" w14:paraId="04505F04" w14:textId="77777777">
        <w:trPr>
          <w:trHeight w:val="80"/>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F51F7" w:rsidP="009B796C" w:rsidRDefault="00AF51F7" w14:paraId="691472E9"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prepNo</w:t>
            </w:r>
            <w:proofErr w:type="spellEnd"/>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F51F7" w:rsidP="009B796C" w:rsidRDefault="00AF51F7" w14:paraId="50893228"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F51F7" w:rsidP="009B796C" w:rsidRDefault="00AF51F7" w14:paraId="3A55F662"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F51F7" w:rsidP="009B796C" w:rsidRDefault="00AF51F7" w14:paraId="0ED9DCE1" w14:textId="77777777">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 xml:space="preserve">A unique, running </w:t>
            </w:r>
            <w:proofErr w:type="spellStart"/>
            <w:r w:rsidRPr="7F98CED1">
              <w:rPr>
                <w:rFonts w:ascii="Tahoma" w:hAnsi="Tahoma" w:eastAsia="Tahoma" w:cs="Tahoma"/>
                <w:sz w:val="20"/>
                <w:szCs w:val="20"/>
                <w:lang w:val="en-US"/>
              </w:rPr>
              <w:t>pakage</w:t>
            </w:r>
            <w:proofErr w:type="spellEnd"/>
            <w:r w:rsidRPr="7F98CED1">
              <w:rPr>
                <w:rFonts w:ascii="Tahoma" w:hAnsi="Tahoma" w:eastAsia="Tahoma" w:cs="Tahoma"/>
                <w:sz w:val="20"/>
                <w:szCs w:val="20"/>
                <w:lang w:val="en-US"/>
              </w:rPr>
              <w:t xml:space="preserve"> number reference the SIM package number in Plugin system.</w:t>
            </w:r>
          </w:p>
        </w:tc>
        <w:tc>
          <w:tcPr>
            <w:tcW w:w="2068" w:type="dxa"/>
            <w:tcBorders>
              <w:top w:val="single" w:color="000000" w:themeColor="text1" w:sz="4" w:space="0"/>
              <w:left w:val="nil"/>
              <w:bottom w:val="single" w:color="000000" w:themeColor="text1" w:sz="4" w:space="0"/>
              <w:right w:val="single" w:color="000000" w:themeColor="text1" w:sz="4" w:space="0"/>
            </w:tcBorders>
          </w:tcPr>
          <w:p w:rsidRPr="00B83C3A" w:rsidR="00AF51F7" w:rsidP="009B796C" w:rsidRDefault="00AF51F7" w14:paraId="56FB5DF5" w14:textId="77777777">
            <w:pPr>
              <w:spacing w:line="240" w:lineRule="auto"/>
              <w:rPr>
                <w:rFonts w:ascii="Tahoma" w:hAnsi="Tahoma" w:eastAsia="Tahoma" w:cs="Tahoma"/>
                <w:sz w:val="20"/>
                <w:szCs w:val="20"/>
              </w:rPr>
            </w:pPr>
            <w:r w:rsidRPr="00B83C3A">
              <w:rPr>
                <w:rFonts w:ascii="Tahoma" w:hAnsi="Tahoma" w:eastAsia="Tahoma" w:cs="Tahoma"/>
                <w:sz w:val="20"/>
                <w:szCs w:val="20"/>
              </w:rPr>
              <w:t>9060344190</w:t>
            </w:r>
          </w:p>
        </w:tc>
      </w:tr>
      <w:tr w:rsidR="00AF51F7" w:rsidTr="74633B5D" w14:paraId="3F7ACFD2" w14:textId="77777777">
        <w:trPr>
          <w:trHeight w:val="80"/>
        </w:trPr>
        <w:tc>
          <w:tcPr>
            <w:tcW w:w="1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AF51F7" w:rsidP="009B796C" w:rsidRDefault="00AF51F7" w14:paraId="1A59DC38" w14:textId="77777777">
            <w:pPr>
              <w:spacing w:line="240" w:lineRule="auto"/>
              <w:rPr>
                <w:rFonts w:ascii="Tahoma" w:hAnsi="Tahoma" w:eastAsia="Tahoma" w:cs="Tahoma"/>
                <w:sz w:val="20"/>
                <w:szCs w:val="20"/>
                <w:lang w:val="en-US"/>
              </w:rPr>
            </w:pPr>
            <w:proofErr w:type="spellStart"/>
            <w:r>
              <w:rPr>
                <w:rFonts w:ascii="Tahoma" w:hAnsi="Tahoma" w:eastAsia="Tahoma" w:cs="Tahoma"/>
                <w:sz w:val="20"/>
                <w:szCs w:val="20"/>
                <w:lang w:val="en-US"/>
              </w:rPr>
              <w:t>packageId</w:t>
            </w:r>
            <w:proofErr w:type="spellEnd"/>
          </w:p>
        </w:tc>
        <w:tc>
          <w:tcPr>
            <w:tcW w:w="709"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F51F7" w:rsidP="009B796C" w:rsidRDefault="00AF51F7" w14:paraId="046219ED" w14:textId="77777777">
            <w:pPr>
              <w:spacing w:line="240" w:lineRule="auto"/>
              <w:jc w:val="center"/>
              <w:rPr>
                <w:rFonts w:ascii="Tahoma" w:hAnsi="Tahoma" w:eastAsia="Tahoma" w:cs="Tahoma"/>
                <w:sz w:val="20"/>
                <w:szCs w:val="20"/>
              </w:rPr>
            </w:pPr>
            <w:r>
              <w:rPr>
                <w:rFonts w:ascii="Tahoma" w:hAnsi="Tahoma" w:eastAsia="Tahoma" w:cs="Tahoma"/>
                <w:sz w:val="20"/>
                <w:szCs w:val="20"/>
              </w:rPr>
              <w:t>O</w:t>
            </w:r>
          </w:p>
        </w:tc>
        <w:tc>
          <w:tcPr>
            <w:tcW w:w="1276"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F51F7" w:rsidP="009B796C" w:rsidRDefault="00AF51F7" w14:paraId="42895ACF" w14:textId="77777777">
            <w:pPr>
              <w:spacing w:line="240" w:lineRule="auto"/>
              <w:rPr>
                <w:rFonts w:ascii="Tahoma" w:hAnsi="Tahoma" w:eastAsia="Tahoma" w:cs="Tahoma"/>
                <w:sz w:val="20"/>
                <w:szCs w:val="20"/>
              </w:rPr>
            </w:pPr>
            <w:r>
              <w:rPr>
                <w:rFonts w:ascii="Tahoma" w:hAnsi="Tahoma" w:eastAsia="Tahoma" w:cs="Tahoma"/>
                <w:sz w:val="20"/>
                <w:szCs w:val="20"/>
              </w:rPr>
              <w:t>String</w:t>
            </w:r>
          </w:p>
        </w:tc>
        <w:tc>
          <w:tcPr>
            <w:tcW w:w="9497" w:type="dxa"/>
            <w:tcBorders>
              <w:top w:val="single" w:color="000000" w:themeColor="text1" w:sz="4" w:space="0"/>
              <w:left w:val="nil"/>
              <w:bottom w:val="single" w:color="000000" w:themeColor="text1" w:sz="4" w:space="0"/>
              <w:right w:val="single" w:color="000000" w:themeColor="text1" w:sz="4" w:space="0"/>
            </w:tcBorders>
            <w:shd w:val="clear" w:color="auto" w:fill="auto"/>
          </w:tcPr>
          <w:p w:rsidR="00AF51F7" w:rsidP="009B796C" w:rsidRDefault="00AF51F7" w14:paraId="2A6D9C81" w14:textId="77777777">
            <w:pPr>
              <w:spacing w:line="240" w:lineRule="auto"/>
              <w:rPr>
                <w:rFonts w:ascii="Tahoma" w:hAnsi="Tahoma" w:eastAsia="Tahoma" w:cs="Tahoma"/>
                <w:sz w:val="20"/>
                <w:szCs w:val="20"/>
                <w:lang w:val="en-US"/>
              </w:rPr>
            </w:pPr>
            <w:r w:rsidRPr="7F98CED1">
              <w:rPr>
                <w:rFonts w:ascii="Tahoma" w:hAnsi="Tahoma" w:eastAsia="Tahoma" w:cs="Tahoma"/>
                <w:sz w:val="20"/>
                <w:szCs w:val="20"/>
                <w:lang w:val="en-US"/>
              </w:rPr>
              <w:t>A code that contains information on the product and the underlying services. In addition to the offering being provisioned, also contains information on what customer group bought this package and what additional discounts, bundles and free items should be included.</w:t>
            </w:r>
          </w:p>
          <w:p w:rsidR="00AF51F7" w:rsidP="009B796C" w:rsidRDefault="00AF51F7" w14:paraId="4A19CA84" w14:textId="77777777">
            <w:pPr>
              <w:spacing w:line="240" w:lineRule="auto"/>
              <w:rPr>
                <w:rFonts w:ascii="Tahoma" w:hAnsi="Tahoma" w:eastAsia="Tahoma" w:cs="Tahoma"/>
                <w:sz w:val="20"/>
                <w:szCs w:val="20"/>
                <w:lang w:val="en-US"/>
              </w:rPr>
            </w:pPr>
            <w:r w:rsidRPr="7F98CED1">
              <w:rPr>
                <w:rFonts w:ascii="Tahoma" w:hAnsi="Tahoma" w:eastAsia="Tahoma" w:cs="Tahoma"/>
                <w:b/>
                <w:bCs/>
                <w:sz w:val="20"/>
                <w:szCs w:val="20"/>
                <w:lang w:val="en-US"/>
              </w:rPr>
              <w:t>Format:</w:t>
            </w:r>
            <w:r w:rsidRPr="7F98CED1">
              <w:rPr>
                <w:rFonts w:ascii="Tahoma" w:hAnsi="Tahoma" w:eastAsia="Tahoma" w:cs="Tahoma"/>
                <w:sz w:val="20"/>
                <w:szCs w:val="20"/>
                <w:lang w:val="en-US"/>
              </w:rPr>
              <w:t xml:space="preserve"> {</w:t>
            </w:r>
            <w:proofErr w:type="spellStart"/>
            <w:r w:rsidRPr="7F98CED1">
              <w:rPr>
                <w:rFonts w:ascii="Tahoma" w:hAnsi="Tahoma" w:eastAsia="Tahoma" w:cs="Tahoma"/>
                <w:sz w:val="20"/>
                <w:szCs w:val="20"/>
                <w:lang w:val="en-US"/>
              </w:rPr>
              <w:t>simProduct</w:t>
            </w:r>
            <w:proofErr w:type="spellEnd"/>
            <w:r w:rsidRPr="7F98CED1">
              <w:rPr>
                <w:rFonts w:ascii="Tahoma" w:hAnsi="Tahoma" w:eastAsia="Tahoma" w:cs="Tahoma"/>
                <w:sz w:val="20"/>
                <w:szCs w:val="20"/>
                <w:lang w:val="en-US"/>
              </w:rPr>
              <w:t xml:space="preserve"> 3 </w:t>
            </w:r>
            <w:proofErr w:type="gramStart"/>
            <w:r w:rsidRPr="7F98CED1">
              <w:rPr>
                <w:rFonts w:ascii="Tahoma" w:hAnsi="Tahoma" w:eastAsia="Tahoma" w:cs="Tahoma"/>
                <w:sz w:val="20"/>
                <w:szCs w:val="20"/>
                <w:lang w:val="en-US"/>
              </w:rPr>
              <w:t>letters}{</w:t>
            </w:r>
            <w:proofErr w:type="gramEnd"/>
            <w:r w:rsidRPr="7F98CED1">
              <w:rPr>
                <w:rFonts w:ascii="Tahoma" w:hAnsi="Tahoma" w:eastAsia="Tahoma" w:cs="Tahoma"/>
                <w:sz w:val="20"/>
                <w:szCs w:val="20"/>
                <w:lang w:val="en-US"/>
              </w:rPr>
              <w:t xml:space="preserve">package 1 </w:t>
            </w:r>
            <w:proofErr w:type="gramStart"/>
            <w:r w:rsidRPr="7F98CED1">
              <w:rPr>
                <w:rFonts w:ascii="Tahoma" w:hAnsi="Tahoma" w:eastAsia="Tahoma" w:cs="Tahoma"/>
                <w:sz w:val="20"/>
                <w:szCs w:val="20"/>
                <w:lang w:val="en-US"/>
              </w:rPr>
              <w:t>letter}{</w:t>
            </w:r>
            <w:proofErr w:type="gramEnd"/>
            <w:r w:rsidRPr="7F98CED1">
              <w:rPr>
                <w:rFonts w:ascii="Tahoma" w:hAnsi="Tahoma" w:eastAsia="Tahoma" w:cs="Tahoma"/>
                <w:sz w:val="20"/>
                <w:szCs w:val="20"/>
                <w:lang w:val="en-US"/>
              </w:rPr>
              <w:t>subpackage 2 alphanumeric}</w:t>
            </w:r>
          </w:p>
        </w:tc>
        <w:tc>
          <w:tcPr>
            <w:tcW w:w="2068" w:type="dxa"/>
            <w:tcBorders>
              <w:top w:val="single" w:color="000000" w:themeColor="text1" w:sz="4" w:space="0"/>
              <w:left w:val="nil"/>
              <w:bottom w:val="single" w:color="000000" w:themeColor="text1" w:sz="4" w:space="0"/>
              <w:right w:val="single" w:color="000000" w:themeColor="text1" w:sz="4" w:space="0"/>
            </w:tcBorders>
          </w:tcPr>
          <w:p w:rsidRPr="00B83C3A" w:rsidR="00AF51F7" w:rsidP="009B796C" w:rsidRDefault="00AF51F7" w14:paraId="5A7B18FF" w14:textId="77777777">
            <w:pPr>
              <w:spacing w:line="240" w:lineRule="auto"/>
              <w:rPr>
                <w:rFonts w:ascii="Tahoma" w:hAnsi="Tahoma" w:eastAsia="Tahoma" w:cs="Tahoma"/>
                <w:sz w:val="20"/>
                <w:szCs w:val="20"/>
              </w:rPr>
            </w:pPr>
            <w:r>
              <w:rPr>
                <w:rFonts w:ascii="Tahoma" w:hAnsi="Tahoma" w:eastAsia="Tahoma" w:cs="Tahoma"/>
                <w:sz w:val="20"/>
                <w:szCs w:val="20"/>
              </w:rPr>
              <w:t>3PPX1</w:t>
            </w:r>
          </w:p>
        </w:tc>
      </w:tr>
    </w:tbl>
    <w:p w:rsidRPr="008D79A8" w:rsidR="00AF51F7" w:rsidP="00AF51F7" w:rsidRDefault="00AF51F7" w14:paraId="65837551" w14:textId="77777777"/>
    <w:p w:rsidR="00AF51F7" w:rsidP="00AF51F7" w:rsidRDefault="00645F88" w14:paraId="7F388FF2" w14:textId="1F1B8892">
      <w:pPr>
        <w:pStyle w:val="Heading4"/>
      </w:pPr>
      <w:r>
        <w:t>Request</w:t>
      </w:r>
      <w:r w:rsidRPr="00FD59D8" w:rsidR="00AF51F7">
        <w:t xml:space="preserve"> Example:</w:t>
      </w:r>
    </w:p>
    <w:p w:rsidRPr="00197F0A" w:rsidR="00AF51F7" w:rsidP="00AF51F7" w:rsidRDefault="00AF51F7" w14:paraId="200D8277" w14:textId="77777777">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197F0A">
        <w:rPr>
          <w:rFonts w:ascii="Calibri" w:hAnsi="Calibri" w:cs="Calibri"/>
          <w:color w:val="000000"/>
          <w:szCs w:val="20"/>
          <w:lang w:val="en-GB"/>
        </w:rPr>
        <w:t>{</w:t>
      </w:r>
    </w:p>
    <w:p w:rsidRPr="00197F0A" w:rsidR="00AF51F7" w:rsidP="00AF51F7" w:rsidRDefault="00AF51F7" w14:paraId="4152C2C8"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sidRPr="00197F0A">
        <w:rPr>
          <w:rFonts w:ascii="Calibri" w:hAnsi="Calibri" w:cs="Calibri"/>
          <w:color w:val="000000"/>
          <w:szCs w:val="20"/>
          <w:lang w:val="en-GB"/>
        </w:rPr>
        <w:t>resourceId</w:t>
      </w:r>
      <w:proofErr w:type="spellEnd"/>
      <w:r w:rsidRPr="00197F0A">
        <w:rPr>
          <w:rFonts w:ascii="Calibri" w:hAnsi="Calibri" w:cs="Calibri"/>
          <w:color w:val="000000"/>
          <w:szCs w:val="20"/>
          <w:lang w:val="en-GB"/>
        </w:rPr>
        <w:t>": "000000000001",</w:t>
      </w:r>
    </w:p>
    <w:p w:rsidRPr="00197F0A" w:rsidR="00AF51F7" w:rsidP="00AF51F7" w:rsidRDefault="00AF51F7" w14:paraId="1F074B4C"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offeringCode</w:t>
      </w:r>
      <w:proofErr w:type="spellEnd"/>
      <w:r w:rsidRPr="00197F0A">
        <w:rPr>
          <w:rFonts w:ascii="Calibri" w:hAnsi="Calibri" w:cs="Calibri"/>
          <w:color w:val="000000"/>
          <w:szCs w:val="20"/>
          <w:lang w:val="en-GB"/>
        </w:rPr>
        <w:t>": "</w:t>
      </w:r>
      <w:r w:rsidRPr="00B83C3A">
        <w:rPr>
          <w:rFonts w:ascii="Tahoma" w:hAnsi="Tahoma" w:eastAsia="Tahoma" w:cs="Tahoma"/>
          <w:sz w:val="20"/>
          <w:szCs w:val="20"/>
        </w:rPr>
        <w:t>O180508000002</w:t>
      </w:r>
      <w:r w:rsidRPr="00197F0A">
        <w:rPr>
          <w:rFonts w:ascii="Calibri" w:hAnsi="Calibri" w:cs="Calibri"/>
          <w:color w:val="000000"/>
          <w:szCs w:val="20"/>
          <w:lang w:val="en-GB"/>
        </w:rPr>
        <w:t>",</w:t>
      </w:r>
    </w:p>
    <w:p w:rsidRPr="00197F0A" w:rsidR="00AF51F7" w:rsidP="00AF51F7" w:rsidRDefault="00AF51F7" w14:paraId="75E077E0"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packagePrepId</w:t>
      </w:r>
      <w:proofErr w:type="spellEnd"/>
      <w:r w:rsidRPr="00197F0A">
        <w:rPr>
          <w:rFonts w:ascii="Calibri" w:hAnsi="Calibri" w:cs="Calibri"/>
          <w:color w:val="000000"/>
          <w:szCs w:val="20"/>
          <w:lang w:val="en-GB"/>
        </w:rPr>
        <w:t>": "</w:t>
      </w:r>
      <w:r>
        <w:rPr>
          <w:rFonts w:ascii="Calibri" w:hAnsi="Calibri" w:cs="Calibri"/>
          <w:color w:val="000000"/>
          <w:szCs w:val="20"/>
          <w:lang w:val="en-GB"/>
        </w:rPr>
        <w:t>3PPXK1</w:t>
      </w:r>
      <w:r w:rsidRPr="00197F0A">
        <w:rPr>
          <w:rFonts w:ascii="Calibri" w:hAnsi="Calibri" w:cs="Calibri"/>
          <w:color w:val="000000"/>
          <w:szCs w:val="20"/>
          <w:lang w:val="en-GB"/>
        </w:rPr>
        <w:t>",</w:t>
      </w:r>
    </w:p>
    <w:p w:rsidRPr="00197F0A" w:rsidR="00AF51F7" w:rsidP="00AF51F7" w:rsidRDefault="00AF51F7" w14:paraId="3F63C157"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prepNo</w:t>
      </w:r>
      <w:proofErr w:type="spellEnd"/>
      <w:r w:rsidRPr="00197F0A">
        <w:rPr>
          <w:rFonts w:ascii="Calibri" w:hAnsi="Calibri" w:cs="Calibri"/>
          <w:color w:val="000000"/>
          <w:szCs w:val="20"/>
          <w:lang w:val="en-GB"/>
        </w:rPr>
        <w:t>": "</w:t>
      </w:r>
      <w:r w:rsidRPr="00B83C3A">
        <w:rPr>
          <w:rFonts w:ascii="Tahoma" w:hAnsi="Tahoma" w:eastAsia="Tahoma" w:cs="Tahoma"/>
          <w:sz w:val="20"/>
          <w:szCs w:val="20"/>
        </w:rPr>
        <w:t>9060344190</w:t>
      </w:r>
      <w:r w:rsidRPr="00197F0A">
        <w:rPr>
          <w:rFonts w:ascii="Calibri" w:hAnsi="Calibri" w:cs="Calibri"/>
          <w:color w:val="000000"/>
          <w:szCs w:val="20"/>
          <w:lang w:val="en-GB"/>
        </w:rPr>
        <w:t>",</w:t>
      </w:r>
    </w:p>
    <w:p w:rsidR="00AF51F7" w:rsidP="00AF51F7" w:rsidRDefault="00AF51F7" w14:paraId="70FCEEE9" w14:textId="77777777">
      <w:pPr>
        <w:shd w:val="clear" w:color="auto" w:fill="E2DFCC"/>
        <w:rPr>
          <w:rFonts w:ascii="Calibri" w:hAnsi="Calibri" w:cs="Calibri"/>
          <w:color w:val="000000"/>
          <w:szCs w:val="20"/>
          <w:lang w:val="en-GB"/>
        </w:rPr>
      </w:pPr>
      <w:r w:rsidRPr="00197F0A">
        <w:rPr>
          <w:rFonts w:ascii="Calibri" w:hAnsi="Calibri" w:cs="Calibri"/>
          <w:color w:val="000000"/>
          <w:szCs w:val="20"/>
          <w:lang w:val="en-GB"/>
        </w:rPr>
        <w:t xml:space="preserve">    “</w:t>
      </w:r>
      <w:proofErr w:type="spellStart"/>
      <w:r>
        <w:rPr>
          <w:rFonts w:ascii="Calibri" w:hAnsi="Calibri" w:cs="Calibri"/>
          <w:color w:val="000000"/>
          <w:szCs w:val="20"/>
          <w:lang w:val="en-GB"/>
        </w:rPr>
        <w:t>packageId</w:t>
      </w:r>
      <w:proofErr w:type="spellEnd"/>
      <w:r w:rsidRPr="00197F0A">
        <w:rPr>
          <w:rFonts w:ascii="Calibri" w:hAnsi="Calibri" w:cs="Calibri"/>
          <w:color w:val="000000"/>
          <w:szCs w:val="20"/>
          <w:lang w:val="en-GB"/>
        </w:rPr>
        <w:t>": "</w:t>
      </w:r>
      <w:r>
        <w:rPr>
          <w:rFonts w:ascii="Calibri" w:hAnsi="Calibri" w:cs="Calibri"/>
          <w:color w:val="000000"/>
          <w:szCs w:val="20"/>
          <w:lang w:val="en-GB"/>
        </w:rPr>
        <w:t>3PPXK1</w:t>
      </w:r>
      <w:r w:rsidRPr="00197F0A">
        <w:rPr>
          <w:rFonts w:ascii="Calibri" w:hAnsi="Calibri" w:cs="Calibri"/>
          <w:color w:val="000000"/>
          <w:szCs w:val="20"/>
          <w:lang w:val="en-GB"/>
        </w:rPr>
        <w:t>"</w:t>
      </w:r>
    </w:p>
    <w:p w:rsidR="00AF51F7" w:rsidP="00AF51F7" w:rsidRDefault="00AF51F7" w14:paraId="32664559" w14:textId="77777777">
      <w:pPr>
        <w:shd w:val="clear" w:color="auto" w:fill="E2DFCC"/>
        <w:rPr>
          <w:rFonts w:ascii="Calibri" w:hAnsi="Calibri" w:cs="Calibri"/>
          <w:color w:val="000000"/>
          <w:szCs w:val="20"/>
          <w:lang w:val="en-GB"/>
        </w:rPr>
      </w:pPr>
      <w:r>
        <w:rPr>
          <w:rFonts w:ascii="Calibri" w:hAnsi="Calibri" w:cs="Calibri"/>
          <w:color w:val="000000"/>
          <w:szCs w:val="20"/>
          <w:lang w:val="en-GB"/>
        </w:rPr>
        <w:t xml:space="preserve">  </w:t>
      </w:r>
      <w:r w:rsidRPr="00197F0A">
        <w:rPr>
          <w:rFonts w:ascii="Calibri" w:hAnsi="Calibri" w:cs="Calibri"/>
          <w:color w:val="000000"/>
          <w:szCs w:val="20"/>
          <w:lang w:val="en-GB"/>
        </w:rPr>
        <w:t>}</w:t>
      </w:r>
    </w:p>
    <w:p w:rsidR="00AF51F7" w:rsidP="008D79A8" w:rsidRDefault="00AF51F7" w14:paraId="5DE27823" w14:textId="77777777"/>
    <w:p w:rsidR="00645F88" w:rsidP="00645F88" w:rsidRDefault="00645F88" w14:paraId="2AA08A97" w14:textId="77777777">
      <w:pPr>
        <w:pStyle w:val="Heading4"/>
      </w:pPr>
      <w:r w:rsidRPr="00FD59D8">
        <w:t>Response Example:</w:t>
      </w:r>
    </w:p>
    <w:p w:rsidR="00645F88" w:rsidP="008D79A8" w:rsidRDefault="00645F88" w14:paraId="18B9CAAA" w14:textId="119919AE">
      <w:r>
        <w:t xml:space="preserve">Returns all fields specified in the </w:t>
      </w:r>
      <w:hyperlink w:history="1" w:anchor="_Product_Offering_Entity">
        <w:r w:rsidRPr="00420D38">
          <w:rPr>
            <w:rStyle w:val="Hyperlink"/>
          </w:rPr>
          <w:t>Product Offering Entity</w:t>
        </w:r>
      </w:hyperlink>
      <w:r>
        <w:t xml:space="preserve"> definition if exists.</w:t>
      </w:r>
    </w:p>
    <w:p w:rsidR="00AF51F7" w:rsidP="008D79A8" w:rsidRDefault="00AF51F7" w14:paraId="27DF81A8" w14:textId="77777777"/>
    <w:p w:rsidR="008D79A8" w:rsidP="008D79A8" w:rsidRDefault="4852A924" w14:paraId="22574A14" w14:textId="20CA2381">
      <w:pPr>
        <w:pStyle w:val="Heading3"/>
        <w:ind w:left="0" w:firstLine="0"/>
      </w:pPr>
      <w:bookmarkStart w:name="_Toc1087574625" w:id="66"/>
      <w:r>
        <w:t xml:space="preserve">Delete </w:t>
      </w:r>
      <w:r w:rsidR="346CE4C4">
        <w:t xml:space="preserve">Product Offering </w:t>
      </w:r>
      <w:r>
        <w:t>entity:</w:t>
      </w:r>
      <w:bookmarkEnd w:id="66"/>
    </w:p>
    <w:p w:rsidR="008D79A8" w:rsidP="008D79A8" w:rsidRDefault="008D79A8" w14:paraId="09C1ABD3" w14:textId="77777777">
      <w:pPr>
        <w:widowControl w:val="0"/>
      </w:pPr>
      <w:r w:rsidRPr="7F98CED1">
        <w:rPr>
          <w:rFonts w:ascii="Calibri" w:hAnsi="Calibri" w:eastAsia="Tahoma" w:cs="Calibri"/>
          <w:b/>
          <w:bCs/>
          <w:color w:val="000000"/>
          <w:lang w:val="en-US"/>
        </w:rPr>
        <w:t>Description</w:t>
      </w:r>
      <w:r w:rsidRPr="7F98CED1">
        <w:rPr>
          <w:rFonts w:ascii="Calibri" w:hAnsi="Calibri" w:eastAsia="Tahoma" w:cs="Calibri"/>
          <w:b/>
          <w:bCs/>
          <w:color w:val="000000"/>
          <w:cs/>
          <w:lang w:val="en-US"/>
        </w:rPr>
        <w:t xml:space="preserve">: </w:t>
      </w:r>
      <w:r>
        <w:rPr>
          <w:lang w:val="en-US"/>
        </w:rPr>
        <w:t>Deletes</w:t>
      </w:r>
      <w:r w:rsidRPr="7F98CED1">
        <w:rPr>
          <w:lang w:val="en-US"/>
        </w:rPr>
        <w:t xml:space="preserve"> </w:t>
      </w:r>
      <w:r>
        <w:rPr>
          <w:lang w:val="en-US"/>
        </w:rPr>
        <w:t xml:space="preserve">a </w:t>
      </w:r>
      <w:r w:rsidRPr="7F98CED1">
        <w:rPr>
          <w:lang w:val="en-US"/>
        </w:rPr>
        <w:t xml:space="preserve">sim </w:t>
      </w:r>
      <w:r>
        <w:rPr>
          <w:lang w:val="en-US"/>
        </w:rPr>
        <w:t>history record</w:t>
      </w:r>
    </w:p>
    <w:p w:rsidRPr="00941D1C" w:rsidR="008D79A8" w:rsidP="008D79A8" w:rsidRDefault="008D79A8" w14:paraId="65E966DC" w14:textId="77777777">
      <w:pPr>
        <w:widowControl w:val="0"/>
        <w:rPr>
          <w:rFonts w:ascii="Calibri" w:hAnsi="Calibri" w:eastAsia="Tahoma" w:cs="Calibri"/>
          <w:color w:val="000000"/>
          <w:szCs w:val="20"/>
        </w:rPr>
      </w:pPr>
      <w:r w:rsidRPr="00941D1C">
        <w:rPr>
          <w:rFonts w:ascii="Calibri" w:hAnsi="Calibri" w:eastAsia="Tahoma" w:cs="Calibri"/>
          <w:b/>
          <w:color w:val="000000"/>
          <w:szCs w:val="20"/>
        </w:rPr>
        <w:t>Methods</w:t>
      </w:r>
      <w:r w:rsidRPr="00941D1C">
        <w:rPr>
          <w:rFonts w:ascii="Calibri" w:hAnsi="Calibri" w:eastAsia="Tahoma" w:cs="Calibri"/>
          <w:b/>
          <w:bCs/>
          <w:color w:val="000000"/>
          <w:szCs w:val="20"/>
          <w:cs/>
        </w:rPr>
        <w:t xml:space="preserve">: </w:t>
      </w:r>
      <w:r>
        <w:rPr>
          <w:rFonts w:ascii="Calibri" w:hAnsi="Calibri" w:eastAsia="Tahoma" w:cs="Calibri"/>
          <w:szCs w:val="20"/>
        </w:rPr>
        <w:t>DELETE</w:t>
      </w:r>
    </w:p>
    <w:p w:rsidRPr="00197F0A" w:rsidR="008D79A8" w:rsidP="008D79A8" w:rsidRDefault="008D79A8" w14:paraId="461C0261" w14:textId="712E6693">
      <w:pPr>
        <w:widowControl w:val="0"/>
        <w:rPr>
          <w:rFonts w:ascii="Calibri" w:hAnsi="Calibri" w:eastAsia="Tahoma" w:cs="Calibri"/>
          <w:b/>
          <w:color w:val="000000"/>
          <w:szCs w:val="20"/>
        </w:rPr>
      </w:pPr>
      <w:r w:rsidRPr="00941D1C">
        <w:rPr>
          <w:rFonts w:ascii="Calibri" w:hAnsi="Calibri" w:eastAsia="Tahoma" w:cs="Calibri"/>
          <w:b/>
          <w:color w:val="000000"/>
          <w:szCs w:val="20"/>
        </w:rPr>
        <w:t>Request URI</w:t>
      </w:r>
      <w:r w:rsidRPr="00941D1C">
        <w:rPr>
          <w:rFonts w:ascii="Calibri" w:hAnsi="Calibri" w:eastAsia="Tahoma" w:cs="Calibri"/>
          <w:b/>
          <w:bCs/>
          <w:color w:val="000000"/>
          <w:szCs w:val="20"/>
          <w:cs/>
        </w:rPr>
        <w:t xml:space="preserve">: </w:t>
      </w:r>
      <w:r w:rsidRPr="13D8FEED">
        <w:rPr>
          <w:lang w:val="en-US"/>
        </w:rPr>
        <w:t>/</w:t>
      </w:r>
      <w:r>
        <w:rPr>
          <w:lang w:val="en-US"/>
        </w:rPr>
        <w:t>RIM</w:t>
      </w:r>
      <w:r w:rsidRPr="13D8FEED">
        <w:rPr>
          <w:lang w:val="en-US"/>
        </w:rPr>
        <w:t>/</w:t>
      </w:r>
      <w:r>
        <w:rPr>
          <w:lang w:val="en-US"/>
        </w:rPr>
        <w:t>sim/</w:t>
      </w:r>
      <w:proofErr w:type="spellStart"/>
      <w:r>
        <w:rPr>
          <w:lang w:val="en-US"/>
        </w:rPr>
        <w:t>productOffering</w:t>
      </w:r>
      <w:proofErr w:type="spellEnd"/>
    </w:p>
    <w:p w:rsidR="008D79A8" w:rsidP="008D79A8" w:rsidRDefault="008D79A8" w14:paraId="3B9411C4" w14:textId="77777777">
      <w:pPr>
        <w:rPr>
          <w:b/>
        </w:rPr>
      </w:pPr>
    </w:p>
    <w:p w:rsidRPr="00FD59D8" w:rsidR="008D79A8" w:rsidP="008D79A8" w:rsidRDefault="008D79A8" w14:paraId="3A7A4D77" w14:textId="77777777">
      <w:pPr>
        <w:pStyle w:val="Heading4"/>
      </w:pPr>
      <w:r>
        <w:t>Query</w:t>
      </w:r>
      <w:r w:rsidRPr="00FD59D8">
        <w:t xml:space="preserve"> </w:t>
      </w:r>
      <w:r>
        <w:t>Parameters</w:t>
      </w:r>
      <w:r w:rsidRPr="00FD59D8">
        <w:t xml:space="preserve">: </w:t>
      </w:r>
    </w:p>
    <w:tbl>
      <w:tblPr>
        <w:tblW w:w="15165" w:type="dxa"/>
        <w:tblInd w:w="9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690"/>
        <w:gridCol w:w="1005"/>
        <w:gridCol w:w="2010"/>
        <w:gridCol w:w="8460"/>
      </w:tblGrid>
      <w:tr w:rsidRPr="006E5181" w:rsidR="008D79A8" w:rsidTr="7DCD0C83" w14:paraId="48CA03FD"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6A6A6" w:themeFill="background1" w:themeFillShade="A6"/>
            <w:hideMark/>
          </w:tcPr>
          <w:p w:rsidRPr="006E5181" w:rsidR="008D79A8" w:rsidP="009B796C" w:rsidRDefault="008D79A8" w14:paraId="00FAB017" w14:textId="77777777">
            <w:pPr>
              <w:jc w:val="center"/>
              <w:rPr>
                <w:rFonts w:eastAsia="Tahoma"/>
                <w:lang w:val="en-GB"/>
              </w:rPr>
            </w:pPr>
            <w:r w:rsidRPr="006E5181">
              <w:rPr>
                <w:rFonts w:eastAsia="Tahoma"/>
                <w:b/>
                <w:bCs/>
              </w:rPr>
              <w:t>Field</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8D79A8" w:rsidP="009B796C" w:rsidRDefault="008D79A8" w14:paraId="2C421E60" w14:textId="77777777">
            <w:pPr>
              <w:jc w:val="center"/>
              <w:rPr>
                <w:rFonts w:eastAsia="Tahoma"/>
                <w:lang w:val="en-GB"/>
              </w:rPr>
            </w:pPr>
            <w:r w:rsidRPr="006E5181">
              <w:rPr>
                <w:rFonts w:eastAsia="Tahoma"/>
                <w:b/>
                <w:bCs/>
              </w:rPr>
              <w:t>O/M</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8D79A8" w:rsidP="009B796C" w:rsidRDefault="008D79A8" w14:paraId="7F940F4E" w14:textId="77777777">
            <w:pPr>
              <w:jc w:val="center"/>
              <w:rPr>
                <w:rFonts w:eastAsia="Tahoma"/>
                <w:lang w:val="en-GB"/>
              </w:rPr>
            </w:pPr>
            <w:r w:rsidRPr="006E5181">
              <w:rPr>
                <w:rFonts w:eastAsia="Tahoma"/>
                <w:b/>
                <w:bCs/>
              </w:rPr>
              <w:t>Type</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6A6A6" w:themeFill="background1" w:themeFillShade="A6"/>
            <w:vAlign w:val="center"/>
            <w:hideMark/>
          </w:tcPr>
          <w:p w:rsidRPr="006E5181" w:rsidR="008D79A8" w:rsidP="009B796C" w:rsidRDefault="008D79A8" w14:paraId="6E1C2526" w14:textId="77777777">
            <w:pPr>
              <w:jc w:val="center"/>
              <w:rPr>
                <w:rFonts w:eastAsia="Tahoma"/>
                <w:lang w:val="en-GB"/>
              </w:rPr>
            </w:pPr>
            <w:r w:rsidRPr="006E5181">
              <w:rPr>
                <w:rFonts w:eastAsia="Tahoma"/>
                <w:b/>
                <w:bCs/>
              </w:rPr>
              <w:t>Description</w:t>
            </w:r>
          </w:p>
        </w:tc>
      </w:tr>
      <w:tr w:rsidRPr="006E5181" w:rsidR="008D79A8" w:rsidTr="7DCD0C83" w14:paraId="08E39668" w14:textId="77777777">
        <w:trPr>
          <w:trHeight w:val="300"/>
        </w:trPr>
        <w:tc>
          <w:tcPr>
            <w:tcW w:w="36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hideMark/>
          </w:tcPr>
          <w:p w:rsidRPr="00197F0A" w:rsidR="008D79A8" w:rsidP="7DCD0C83" w:rsidRDefault="008D79A8" w14:paraId="0907CB05" w14:textId="77777777">
            <w:pPr>
              <w:rPr>
                <w:rFonts w:ascii="Tahoma" w:hAnsi="Tahoma" w:eastAsia="Tahoma" w:cs="Tahoma"/>
                <w:sz w:val="20"/>
                <w:szCs w:val="20"/>
                <w:lang w:val="en-US"/>
              </w:rPr>
            </w:pPr>
            <w:proofErr w:type="spellStart"/>
            <w:r w:rsidRPr="7DCD0C83">
              <w:rPr>
                <w:rFonts w:ascii="Tahoma" w:hAnsi="Tahoma" w:eastAsia="Tahoma" w:cs="Tahoma"/>
                <w:sz w:val="20"/>
                <w:szCs w:val="20"/>
                <w:lang w:val="en-US"/>
              </w:rPr>
              <w:t>resourceId</w:t>
            </w:r>
            <w:proofErr w:type="spellEnd"/>
            <w:r w:rsidRPr="7DCD0C83">
              <w:rPr>
                <w:rFonts w:ascii="Tahoma" w:hAnsi="Tahoma" w:eastAsia="Tahoma" w:cs="Tahoma"/>
                <w:sz w:val="20"/>
                <w:szCs w:val="20"/>
                <w:lang w:val="en-US"/>
              </w:rPr>
              <w:t> </w:t>
            </w:r>
          </w:p>
        </w:tc>
        <w:tc>
          <w:tcPr>
            <w:tcW w:w="1005"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197F0A" w:rsidR="008D79A8" w:rsidP="009B796C" w:rsidRDefault="008D79A8" w14:paraId="0B042495" w14:textId="77777777">
            <w:pPr>
              <w:jc w:val="center"/>
              <w:rPr>
                <w:rFonts w:ascii="Tahoma" w:hAnsi="Tahoma" w:eastAsia="Tahoma" w:cs="Tahoma"/>
                <w:sz w:val="20"/>
                <w:szCs w:val="20"/>
                <w:lang w:val="en-GB"/>
              </w:rPr>
            </w:pPr>
            <w:r w:rsidRPr="00197F0A">
              <w:rPr>
                <w:rFonts w:ascii="Tahoma" w:hAnsi="Tahoma" w:eastAsia="Tahoma" w:cs="Tahoma"/>
                <w:sz w:val="20"/>
                <w:szCs w:val="20"/>
              </w:rPr>
              <w:t>O</w:t>
            </w:r>
          </w:p>
        </w:tc>
        <w:tc>
          <w:tcPr>
            <w:tcW w:w="201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197F0A" w:rsidR="008D79A8" w:rsidP="009B796C" w:rsidRDefault="008D79A8" w14:paraId="38FC3096" w14:textId="77777777">
            <w:pPr>
              <w:jc w:val="center"/>
              <w:rPr>
                <w:rFonts w:ascii="Tahoma" w:hAnsi="Tahoma" w:eastAsia="Tahoma" w:cs="Tahoma"/>
                <w:sz w:val="20"/>
                <w:szCs w:val="20"/>
                <w:lang w:val="en-GB"/>
              </w:rPr>
            </w:pPr>
            <w:r w:rsidRPr="00197F0A">
              <w:rPr>
                <w:rFonts w:ascii="Tahoma" w:hAnsi="Tahoma" w:eastAsia="Tahoma" w:cs="Tahoma"/>
                <w:sz w:val="20"/>
                <w:szCs w:val="20"/>
              </w:rPr>
              <w:t>String</w:t>
            </w:r>
          </w:p>
        </w:tc>
        <w:tc>
          <w:tcPr>
            <w:tcW w:w="8460" w:type="dxa"/>
            <w:tcBorders>
              <w:top w:val="single" w:color="000000" w:themeColor="text1" w:sz="6" w:space="0"/>
              <w:left w:val="nil"/>
              <w:bottom w:val="single" w:color="000000" w:themeColor="text1" w:sz="6" w:space="0"/>
              <w:right w:val="single" w:color="000000" w:themeColor="text1" w:sz="6" w:space="0"/>
            </w:tcBorders>
            <w:shd w:val="clear" w:color="auto" w:fill="auto"/>
            <w:hideMark/>
          </w:tcPr>
          <w:p w:rsidRPr="00197F0A" w:rsidR="008D79A8" w:rsidP="009B796C" w:rsidRDefault="008D79A8" w14:paraId="3DE0B6C5" w14:textId="77777777">
            <w:pPr>
              <w:spacing w:line="240" w:lineRule="auto"/>
              <w:rPr>
                <w:rFonts w:ascii="Tahoma" w:hAnsi="Tahoma" w:eastAsia="Tahoma" w:cs="Tahoma"/>
                <w:sz w:val="20"/>
                <w:szCs w:val="20"/>
                <w:lang w:val="en-GB"/>
              </w:rPr>
            </w:pPr>
            <w:r>
              <w:rPr>
                <w:rFonts w:ascii="Tahoma" w:hAnsi="Tahoma" w:eastAsia="Tahoma" w:cs="Tahoma"/>
                <w:sz w:val="20"/>
                <w:szCs w:val="20"/>
                <w:lang w:val="en-US"/>
              </w:rPr>
              <w:t>The</w:t>
            </w:r>
            <w:r w:rsidRPr="7E3C46EE">
              <w:rPr>
                <w:rFonts w:ascii="Tahoma" w:hAnsi="Tahoma" w:eastAsia="Tahoma" w:cs="Tahoma"/>
                <w:sz w:val="20"/>
                <w:szCs w:val="20"/>
                <w:lang w:val="en-US"/>
              </w:rPr>
              <w:t xml:space="preserve"> res</w:t>
            </w:r>
            <w:r>
              <w:rPr>
                <w:rFonts w:ascii="Tahoma" w:hAnsi="Tahoma" w:eastAsia="Tahoma" w:cs="Tahoma"/>
                <w:sz w:val="20"/>
                <w:szCs w:val="20"/>
                <w:lang w:val="en-US"/>
              </w:rPr>
              <w:t>o</w:t>
            </w:r>
            <w:r w:rsidRPr="7E3C46EE">
              <w:rPr>
                <w:rFonts w:ascii="Tahoma" w:hAnsi="Tahoma" w:eastAsia="Tahoma" w:cs="Tahoma"/>
                <w:sz w:val="20"/>
                <w:szCs w:val="20"/>
                <w:lang w:val="en-US"/>
              </w:rPr>
              <w:t xml:space="preserve">urce IDs to </w:t>
            </w:r>
            <w:r>
              <w:rPr>
                <w:rFonts w:ascii="Tahoma" w:hAnsi="Tahoma" w:eastAsia="Tahoma" w:cs="Tahoma"/>
                <w:sz w:val="20"/>
                <w:szCs w:val="20"/>
                <w:lang w:val="en-US"/>
              </w:rPr>
              <w:t>delete</w:t>
            </w:r>
            <w:r w:rsidRPr="7E3C46EE">
              <w:rPr>
                <w:rFonts w:ascii="Tahoma" w:hAnsi="Tahoma" w:eastAsia="Tahoma" w:cs="Tahoma"/>
                <w:sz w:val="20"/>
                <w:szCs w:val="20"/>
                <w:lang w:val="en-US"/>
              </w:rPr>
              <w:t>.</w:t>
            </w:r>
          </w:p>
          <w:p w:rsidRPr="00197F0A" w:rsidR="008D79A8" w:rsidP="009B796C" w:rsidRDefault="008D79A8" w14:paraId="70D079F5" w14:textId="77777777">
            <w:pPr>
              <w:rPr>
                <w:rFonts w:ascii="Tahoma" w:hAnsi="Tahoma" w:eastAsia="Tahoma" w:cs="Tahoma"/>
                <w:sz w:val="20"/>
                <w:szCs w:val="20"/>
                <w:lang w:val="en-GB"/>
              </w:rPr>
            </w:pPr>
          </w:p>
        </w:tc>
      </w:tr>
    </w:tbl>
    <w:p w:rsidR="008D79A8" w:rsidP="008D79A8" w:rsidRDefault="008D79A8" w14:paraId="1E0DC490" w14:textId="77777777">
      <w:pPr>
        <w:rPr>
          <w:b/>
        </w:rPr>
      </w:pPr>
    </w:p>
    <w:p w:rsidR="008D79A8" w:rsidP="008D79A8" w:rsidRDefault="008D79A8" w14:paraId="113A854F" w14:textId="77777777">
      <w:pPr>
        <w:pStyle w:val="Heading4"/>
      </w:pPr>
      <w:r w:rsidRPr="00FD59D8">
        <w:t>Response Example:</w:t>
      </w:r>
    </w:p>
    <w:p w:rsidRPr="00197F0A" w:rsidR="008D79A8" w:rsidP="008D79A8" w:rsidRDefault="008D79A8" w14:paraId="0D18D5A2" w14:textId="77777777">
      <w:r>
        <w:t>Returns empty response on success</w:t>
      </w:r>
    </w:p>
    <w:p w:rsidR="008D79A8" w:rsidP="008D79A8" w:rsidRDefault="008D79A8" w14:paraId="0CC86898" w14:textId="77777777">
      <w:pPr>
        <w:shd w:val="clear" w:color="auto" w:fill="E2DFCC"/>
        <w:rPr>
          <w:rFonts w:ascii="Calibri" w:hAnsi="Calibri" w:cs="Calibri"/>
          <w:color w:val="000000"/>
          <w:szCs w:val="20"/>
          <w:lang w:val="en-GB"/>
        </w:rPr>
      </w:pPr>
      <w:r>
        <w:rPr>
          <w:rFonts w:ascii="Calibri" w:hAnsi="Calibri" w:cs="Calibri"/>
          <w:color w:val="000000"/>
          <w:szCs w:val="20"/>
          <w:lang w:val="en-GB"/>
        </w:rPr>
        <w:t>204 No Content</w:t>
      </w:r>
    </w:p>
    <w:p w:rsidRPr="00AE4962" w:rsidR="008D79A8" w:rsidP="00AE4962" w:rsidRDefault="008D79A8" w14:paraId="7A04B9C2" w14:textId="77777777">
      <w:pPr>
        <w:shd w:val="clear" w:color="auto" w:fill="E2DFCC"/>
        <w:rPr>
          <w:rFonts w:ascii="Calibri" w:hAnsi="Calibri" w:cs="Calibri"/>
          <w:color w:val="000000"/>
          <w:szCs w:val="20"/>
          <w:lang w:val="en-GB"/>
        </w:rPr>
      </w:pPr>
    </w:p>
    <w:sectPr w:rsidRPr="00AE4962" w:rsidR="008D79A8">
      <w:headerReference w:type="even" r:id="rId9"/>
      <w:headerReference w:type="default" r:id="rId10"/>
      <w:footerReference w:type="even" r:id="rId11"/>
      <w:footerReference w:type="default" r:id="rId12"/>
      <w:headerReference w:type="first" r:id="rId13"/>
      <w:footerReference w:type="first" r:id="rId14"/>
      <w:pgSz w:w="16838" w:h="23811" w:orient="portrait"/>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2E3E" w:rsidRDefault="00292E3E" w14:paraId="3D3C188B" w14:textId="77777777">
      <w:pPr>
        <w:spacing w:line="240" w:lineRule="auto"/>
      </w:pPr>
      <w:r>
        <w:separator/>
      </w:r>
    </w:p>
  </w:endnote>
  <w:endnote w:type="continuationSeparator" w:id="0">
    <w:p w:rsidR="00292E3E" w:rsidRDefault="00292E3E" w14:paraId="4FA667B3" w14:textId="77777777">
      <w:pPr>
        <w:spacing w:line="240" w:lineRule="auto"/>
      </w:pPr>
      <w:r>
        <w:continuationSeparator/>
      </w:r>
    </w:p>
  </w:endnote>
  <w:endnote w:type="continuationNotice" w:id="1">
    <w:p w:rsidR="00292E3E" w:rsidRDefault="00292E3E" w14:paraId="189AD3C8"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oboto Mono">
    <w:panose1 w:val="00000009000000000000"/>
    <w:charset w:val="00"/>
    <w:family w:val="modern"/>
    <w:pitch w:val="fixed"/>
    <w:sig w:usb0="E00002FF" w:usb1="1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34A8" w:rsidRDefault="00FE34A8" w14:paraId="0BE4484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5969" w:rsidRDefault="005A5969" w14:paraId="00000795" w14:textId="77777777">
    <w:pPr>
      <w:widowControl w:val="0"/>
      <w:rPr>
        <w:rFonts w:ascii="Times New Roman" w:hAnsi="Times New Roman" w:eastAsia="Times New Roman" w:cs="Times New Roman"/>
        <w:sz w:val="24"/>
        <w:szCs w:val="24"/>
      </w:rPr>
    </w:pPr>
  </w:p>
  <w:tbl>
    <w:tblPr>
      <w:tblW w:w="15360" w:type="dxa"/>
      <w:tblBorders>
        <w:top w:val="single" w:color="000000" w:sz="4" w:space="0"/>
      </w:tblBorders>
      <w:tblLayout w:type="fixed"/>
      <w:tblCellMar>
        <w:left w:w="115" w:type="dxa"/>
        <w:right w:w="115" w:type="dxa"/>
      </w:tblCellMar>
      <w:tblLook w:val="0000" w:firstRow="0" w:lastRow="0" w:firstColumn="0" w:lastColumn="0" w:noHBand="0" w:noVBand="0"/>
    </w:tblPr>
    <w:tblGrid>
      <w:gridCol w:w="2385"/>
      <w:gridCol w:w="10335"/>
      <w:gridCol w:w="2640"/>
    </w:tblGrid>
    <w:tr w:rsidR="005A5969" w14:paraId="2333F781" w14:textId="77777777">
      <w:trPr>
        <w:trHeight w:val="537"/>
      </w:trPr>
      <w:tc>
        <w:tcPr>
          <w:tcW w:w="2385" w:type="dxa"/>
          <w:tcBorders>
            <w:top w:val="single" w:color="000000" w:sz="4" w:space="0"/>
          </w:tcBorders>
        </w:tcPr>
        <w:p w:rsidR="005A5969" w:rsidRDefault="00FE34A8" w14:paraId="00000796" w14:textId="77777777">
          <w:pPr>
            <w:tabs>
              <w:tab w:val="center" w:pos="4513"/>
              <w:tab w:val="right" w:pos="9026"/>
            </w:tabs>
            <w:spacing w:line="240" w:lineRule="auto"/>
            <w:jc w:val="center"/>
            <w:rPr>
              <w:rFonts w:ascii="Tahoma" w:hAnsi="Tahoma" w:eastAsia="Tahoma" w:cs="Tahoma"/>
              <w:sz w:val="16"/>
              <w:szCs w:val="16"/>
            </w:rPr>
          </w:pPr>
          <w:r>
            <w:rPr>
              <w:rFonts w:ascii="Tahoma" w:hAnsi="Tahoma" w:eastAsia="Tahoma" w:cs="Tahoma"/>
              <w:sz w:val="16"/>
              <w:szCs w:val="16"/>
            </w:rPr>
            <w:t>Last Updated:</w:t>
          </w:r>
        </w:p>
        <w:p w:rsidR="005A5969" w:rsidRDefault="00FE34A8" w14:paraId="00000797" w14:textId="77777777">
          <w:pPr>
            <w:tabs>
              <w:tab w:val="center" w:pos="4513"/>
              <w:tab w:val="right" w:pos="9026"/>
            </w:tabs>
            <w:spacing w:line="240" w:lineRule="auto"/>
            <w:jc w:val="center"/>
            <w:rPr>
              <w:rFonts w:ascii="Tahoma" w:hAnsi="Tahoma" w:eastAsia="Tahoma" w:cs="Tahoma"/>
              <w:sz w:val="16"/>
              <w:szCs w:val="16"/>
            </w:rPr>
          </w:pPr>
          <w:r>
            <w:rPr>
              <w:rFonts w:ascii="Tahoma" w:hAnsi="Tahoma" w:eastAsia="Tahoma" w:cs="Tahoma"/>
              <w:sz w:val="16"/>
              <w:szCs w:val="16"/>
            </w:rPr>
            <w:t>07 March 2024</w:t>
          </w:r>
        </w:p>
      </w:tc>
      <w:tc>
        <w:tcPr>
          <w:tcW w:w="10335" w:type="dxa"/>
          <w:tcBorders>
            <w:top w:val="single" w:color="000000" w:sz="4" w:space="0"/>
          </w:tcBorders>
        </w:tcPr>
        <w:p w:rsidR="005A5969" w:rsidRDefault="00FE34A8" w14:paraId="00000798" w14:textId="0518526A">
          <w:pPr>
            <w:tabs>
              <w:tab w:val="center" w:pos="4513"/>
              <w:tab w:val="right" w:pos="9026"/>
              <w:tab w:val="right" w:pos="1500"/>
            </w:tabs>
            <w:spacing w:line="240" w:lineRule="auto"/>
            <w:ind w:left="-25"/>
            <w:jc w:val="center"/>
            <w:rPr>
              <w:rFonts w:ascii="Tahoma" w:hAnsi="Tahoma" w:eastAsia="Tahoma" w:cs="Tahoma"/>
              <w:sz w:val="16"/>
              <w:szCs w:val="16"/>
            </w:rPr>
          </w:pPr>
          <w:r>
            <w:rPr>
              <w:rFonts w:ascii="Tahoma" w:hAnsi="Tahoma" w:eastAsia="Tahoma" w:cs="Tahoma"/>
              <w:sz w:val="16"/>
              <w:szCs w:val="16"/>
            </w:rPr>
            <w:t xml:space="preserve">Page </w:t>
          </w:r>
          <w:r>
            <w:rPr>
              <w:rFonts w:ascii="Tahoma" w:hAnsi="Tahoma" w:eastAsia="Tahoma" w:cs="Tahoma"/>
              <w:sz w:val="16"/>
              <w:szCs w:val="16"/>
            </w:rPr>
            <w:fldChar w:fldCharType="begin"/>
          </w:r>
          <w:r>
            <w:rPr>
              <w:rFonts w:ascii="Tahoma" w:hAnsi="Tahoma" w:eastAsia="Tahoma" w:cs="Tahoma"/>
              <w:sz w:val="16"/>
              <w:szCs w:val="16"/>
            </w:rPr>
            <w:instrText>PAGE</w:instrText>
          </w:r>
          <w:r>
            <w:rPr>
              <w:rFonts w:ascii="Tahoma" w:hAnsi="Tahoma" w:eastAsia="Tahoma" w:cs="Tahoma"/>
              <w:sz w:val="16"/>
              <w:szCs w:val="16"/>
            </w:rPr>
            <w:fldChar w:fldCharType="separate"/>
          </w:r>
          <w:r>
            <w:rPr>
              <w:rFonts w:ascii="Tahoma" w:hAnsi="Tahoma" w:eastAsia="Tahoma" w:cs="Tahoma"/>
              <w:noProof/>
              <w:sz w:val="16"/>
              <w:szCs w:val="16"/>
            </w:rPr>
            <w:t>1</w:t>
          </w:r>
          <w:r>
            <w:rPr>
              <w:rFonts w:ascii="Tahoma" w:hAnsi="Tahoma" w:eastAsia="Tahoma" w:cs="Tahoma"/>
              <w:sz w:val="16"/>
              <w:szCs w:val="16"/>
            </w:rPr>
            <w:fldChar w:fldCharType="end"/>
          </w:r>
          <w:r>
            <w:rPr>
              <w:rFonts w:ascii="Tahoma" w:hAnsi="Tahoma" w:eastAsia="Tahoma" w:cs="Tahoma"/>
              <w:sz w:val="16"/>
              <w:szCs w:val="16"/>
            </w:rPr>
            <w:t xml:space="preserve"> of </w:t>
          </w:r>
          <w:r>
            <w:rPr>
              <w:rFonts w:ascii="Tahoma" w:hAnsi="Tahoma" w:eastAsia="Tahoma" w:cs="Tahoma"/>
              <w:sz w:val="16"/>
              <w:szCs w:val="16"/>
            </w:rPr>
            <w:fldChar w:fldCharType="begin"/>
          </w:r>
          <w:r>
            <w:rPr>
              <w:rFonts w:ascii="Tahoma" w:hAnsi="Tahoma" w:eastAsia="Tahoma" w:cs="Tahoma"/>
              <w:sz w:val="16"/>
              <w:szCs w:val="16"/>
            </w:rPr>
            <w:instrText>NUMPAGES</w:instrText>
          </w:r>
          <w:r>
            <w:rPr>
              <w:rFonts w:ascii="Tahoma" w:hAnsi="Tahoma" w:eastAsia="Tahoma" w:cs="Tahoma"/>
              <w:sz w:val="16"/>
              <w:szCs w:val="16"/>
            </w:rPr>
            <w:fldChar w:fldCharType="separate"/>
          </w:r>
          <w:r>
            <w:rPr>
              <w:rFonts w:ascii="Tahoma" w:hAnsi="Tahoma" w:eastAsia="Tahoma" w:cs="Tahoma"/>
              <w:noProof/>
              <w:sz w:val="16"/>
              <w:szCs w:val="16"/>
            </w:rPr>
            <w:t>2</w:t>
          </w:r>
          <w:r>
            <w:rPr>
              <w:rFonts w:ascii="Tahoma" w:hAnsi="Tahoma" w:eastAsia="Tahoma" w:cs="Tahoma"/>
              <w:sz w:val="16"/>
              <w:szCs w:val="16"/>
            </w:rPr>
            <w:fldChar w:fldCharType="end"/>
          </w:r>
        </w:p>
      </w:tc>
      <w:tc>
        <w:tcPr>
          <w:tcW w:w="2640" w:type="dxa"/>
          <w:tcBorders>
            <w:top w:val="single" w:color="000000" w:sz="4" w:space="0"/>
          </w:tcBorders>
        </w:tcPr>
        <w:p w:rsidR="005A5969" w:rsidRDefault="00FE34A8" w14:paraId="00000799" w14:textId="77777777">
          <w:pPr>
            <w:tabs>
              <w:tab w:val="center" w:pos="4513"/>
              <w:tab w:val="right" w:pos="9026"/>
            </w:tabs>
            <w:spacing w:line="240" w:lineRule="auto"/>
            <w:jc w:val="right"/>
            <w:rPr>
              <w:rFonts w:ascii="Tahoma" w:hAnsi="Tahoma" w:eastAsia="Tahoma" w:cs="Tahoma"/>
              <w:sz w:val="16"/>
              <w:szCs w:val="16"/>
            </w:rPr>
          </w:pPr>
          <w:r>
            <w:rPr>
              <w:rFonts w:ascii="Tahoma" w:hAnsi="Tahoma" w:eastAsia="Tahoma" w:cs="Tahoma"/>
              <w:sz w:val="16"/>
              <w:szCs w:val="16"/>
            </w:rPr>
            <w:t>File: T16_Service_Ordering_v1.0</w:t>
          </w:r>
        </w:p>
      </w:tc>
    </w:tr>
  </w:tbl>
  <w:p w:rsidR="005A5969" w:rsidRDefault="005A5969" w14:paraId="0000079A" w14:textId="77777777">
    <w:pPr>
      <w:rPr>
        <w:rFonts w:ascii="Times New Roman" w:hAnsi="Times New Roman" w:eastAsia="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34A8" w:rsidRDefault="00FE34A8" w14:paraId="15F3A75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2E3E" w:rsidRDefault="00292E3E" w14:paraId="3242D97B" w14:textId="77777777">
      <w:pPr>
        <w:spacing w:line="240" w:lineRule="auto"/>
      </w:pPr>
      <w:r>
        <w:separator/>
      </w:r>
    </w:p>
  </w:footnote>
  <w:footnote w:type="continuationSeparator" w:id="0">
    <w:p w:rsidR="00292E3E" w:rsidRDefault="00292E3E" w14:paraId="4F0DEFD0" w14:textId="77777777">
      <w:pPr>
        <w:spacing w:line="240" w:lineRule="auto"/>
      </w:pPr>
      <w:r>
        <w:continuationSeparator/>
      </w:r>
    </w:p>
  </w:footnote>
  <w:footnote w:type="continuationNotice" w:id="1">
    <w:p w:rsidR="00292E3E" w:rsidRDefault="00292E3E" w14:paraId="2EF3DC53"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34A8" w:rsidRDefault="00FE34A8" w14:paraId="431E3D0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p w:rsidR="005A5969" w:rsidRDefault="00FE34A8" w14:paraId="00000792" w14:textId="4FC0F316">
    <w:pPr>
      <w:pBdr>
        <w:bottom w:val="single" w:color="000000" w:sz="4" w:space="1"/>
      </w:pBdr>
      <w:tabs>
        <w:tab w:val="center" w:pos="4153"/>
        <w:tab w:val="right" w:pos="8306"/>
        <w:tab w:val="right" w:pos="10080"/>
      </w:tabs>
      <w:spacing w:line="240" w:lineRule="auto"/>
      <w:jc w:val="right"/>
      <w:rPr>
        <w:rFonts w:ascii="Times New Roman" w:hAnsi="Times New Roman" w:eastAsia="Times New Roman" w:cs="Times New Roman"/>
        <w:i/>
        <w:sz w:val="24"/>
        <w:szCs w:val="24"/>
      </w:rPr>
    </w:pPr>
    <w:r>
      <w:rPr>
        <w:rFonts w:ascii="Times New Roman" w:hAnsi="Times New Roman" w:eastAsia="Times New Roman" w:cs="Times New Roman"/>
        <w:b/>
        <w:i/>
        <w:noProof/>
        <w:sz w:val="24"/>
        <w:szCs w:val="24"/>
      </w:rPr>
      <mc:AlternateContent>
        <mc:Choice Requires="wps">
          <w:drawing>
            <wp:anchor distT="0" distB="0" distL="114300" distR="114300" simplePos="0" relativeHeight="251658241" behindDoc="0" locked="0" layoutInCell="0" allowOverlap="1" wp14:anchorId="383A8196" wp14:editId="12855084">
              <wp:simplePos x="0" y="0"/>
              <wp:positionH relativeFrom="page">
                <wp:posOffset>0</wp:posOffset>
              </wp:positionH>
              <wp:positionV relativeFrom="page">
                <wp:posOffset>190500</wp:posOffset>
              </wp:positionV>
              <wp:extent cx="10692130" cy="273050"/>
              <wp:effectExtent l="0" t="0" r="0" b="12700"/>
              <wp:wrapNone/>
              <wp:docPr id="3" name="MSIPCMcc0f4a2ea8d95e1d6affc463" descr="{&quot;HashCode&quot;:65834733,&quot;Height&quot;:1190.0,&quot;Width&quot;:841.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FE34A8" w:rsidR="00FE34A8" w:rsidP="00FE34A8" w:rsidRDefault="00FE34A8" w14:paraId="32F9E4CE" w14:textId="550B4A05">
                          <w:pPr>
                            <w:jc w:val="center"/>
                            <w:rPr>
                              <w:rFonts w:ascii="Calibri" w:hAnsi="Calibri" w:cs="Calibri"/>
                              <w:color w:val="000000"/>
                              <w:sz w:val="20"/>
                            </w:rPr>
                          </w:pPr>
                          <w:r w:rsidRPr="00FE34A8">
                            <w:rPr>
                              <w:rFonts w:ascii="Calibri" w:hAnsi="Calibri" w:cs="Calibri"/>
                              <w:color w:val="000000"/>
                              <w:sz w:val="20"/>
                            </w:rPr>
                            <w:t>Classification: 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xmlns:pic="http://schemas.openxmlformats.org/drawingml/2006/picture" xmlns:a14="http://schemas.microsoft.com/office/drawing/2010/main" xmlns:a="http://schemas.openxmlformats.org/drawingml/2006/main">
          <w:pict w14:anchorId="72DFC8F8">
            <v:shapetype id="_x0000_t202" coordsize="21600,21600" o:spt="202" path="m,l,21600r21600,l21600,xe" w14:anchorId="383A8196">
              <v:stroke joinstyle="miter"/>
              <v:path gradientshapeok="t" o:connecttype="rect"/>
            </v:shapetype>
            <v:shape id="MSIPCMcc0f4a2ea8d95e1d6affc463" style="position:absolute;left:0;text-align:left;margin-left:0;margin-top:15pt;width:841.9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top" alt="{&quot;HashCode&quot;:65834733,&quot;Height&quot;:1190.0,&quot;Width&quot;:841.0,&quot;Placement&quot;:&quot;Header&quot;,&quot;Index&quot;:&quot;Primary&quot;,&quot;Section&quot;:1,&quot;Top&quot;:0.0,&quot;Left&quot;:0.0}" o:spid="_x0000_s1026" o:allowincell="f"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">
              <v:textbox inset=",0,,0">
                <w:txbxContent>
                  <w:p w:rsidRPr="00FE34A8" w:rsidR="00FE34A8" w:rsidP="00FE34A8" w:rsidRDefault="00FE34A8" w14:paraId="282AB918" w14:textId="550B4A05">
                    <w:pPr>
                      <w:jc w:val="center"/>
                      <w:rPr>
                        <w:rFonts w:ascii="Calibri" w:hAnsi="Calibri" w:cs="Calibri"/>
                        <w:color w:val="000000"/>
                        <w:sz w:val="20"/>
                      </w:rPr>
                    </w:pPr>
                    <w:r w:rsidRPr="00FE34A8">
                      <w:rPr>
                        <w:rFonts w:ascii="Calibri" w:hAnsi="Calibri" w:cs="Calibri"/>
                        <w:color w:val="000000"/>
                        <w:sz w:val="20"/>
                      </w:rPr>
                      <w:t>Classification: Internal</w:t>
                    </w:r>
                  </w:p>
                </w:txbxContent>
              </v:textbox>
              <w10:wrap anchorx="page" anchory="page"/>
            </v:shape>
          </w:pict>
        </mc:Fallback>
      </mc:AlternateContent>
    </w:r>
    <w:r>
      <w:rPr>
        <w:rFonts w:ascii="Times New Roman" w:hAnsi="Times New Roman" w:eastAsia="Times New Roman" w:cs="Times New Roman"/>
        <w:b/>
        <w:i/>
        <w:sz w:val="24"/>
        <w:szCs w:val="24"/>
      </w:rPr>
      <w:tab/>
    </w:r>
    <w:r>
      <w:rPr>
        <w:rFonts w:ascii="Times New Roman" w:hAnsi="Times New Roman" w:eastAsia="Times New Roman" w:cs="Times New Roman"/>
        <w:b/>
        <w:i/>
        <w:sz w:val="24"/>
        <w:szCs w:val="24"/>
      </w:rPr>
      <w:t xml:space="preserve"> </w:t>
    </w:r>
    <w:r>
      <w:rPr>
        <w:rFonts w:ascii="Times New Roman" w:hAnsi="Times New Roman" w:eastAsia="Times New Roman" w:cs="Times New Roman"/>
        <w:b/>
        <w:i/>
        <w:sz w:val="28"/>
        <w:szCs w:val="28"/>
      </w:rPr>
      <w:tab/>
    </w:r>
    <w:r>
      <w:rPr>
        <w:rFonts w:ascii="Times New Roman" w:hAnsi="Times New Roman" w:eastAsia="Times New Roman" w:cs="Times New Roman"/>
        <w:i/>
        <w:sz w:val="24"/>
        <w:szCs w:val="24"/>
      </w:rPr>
      <w:t>Open Digital Ecosystem Team</w:t>
    </w:r>
    <w:r>
      <w:rPr>
        <w:noProof/>
      </w:rPr>
      <w:drawing>
        <wp:anchor distT="0" distB="0" distL="0" distR="0" simplePos="0" relativeHeight="251658240" behindDoc="0" locked="0" layoutInCell="1" hidden="0" allowOverlap="1" wp14:anchorId="73272F6A" wp14:editId="07777777">
          <wp:simplePos x="0" y="0"/>
          <wp:positionH relativeFrom="column">
            <wp:posOffset>0</wp:posOffset>
          </wp:positionH>
          <wp:positionV relativeFrom="paragraph">
            <wp:posOffset>-38099</wp:posOffset>
          </wp:positionV>
          <wp:extent cx="574040" cy="223520"/>
          <wp:effectExtent l="0" t="0" r="0" b="0"/>
          <wp:wrapNone/>
          <wp:docPr id="2" name="image2.jpg" descr="AISBrand"/>
          <wp:cNvGraphicFramePr/>
          <a:graphic xmlns:a="http://schemas.openxmlformats.org/drawingml/2006/main">
            <a:graphicData uri="http://schemas.openxmlformats.org/drawingml/2006/picture">
              <pic:pic xmlns:pic="http://schemas.openxmlformats.org/drawingml/2006/picture">
                <pic:nvPicPr>
                  <pic:cNvPr id="0" name="image2.jpg" descr="AISBrand"/>
                  <pic:cNvPicPr preferRelativeResize="0"/>
                </pic:nvPicPr>
                <pic:blipFill>
                  <a:blip r:embed="rId1"/>
                  <a:srcRect/>
                  <a:stretch>
                    <a:fillRect/>
                  </a:stretch>
                </pic:blipFill>
                <pic:spPr>
                  <a:xfrm>
                    <a:off x="0" y="0"/>
                    <a:ext cx="574040" cy="223520"/>
                  </a:xfrm>
                  <a:prstGeom prst="rect">
                    <a:avLst/>
                  </a:prstGeom>
                  <a:ln/>
                </pic:spPr>
              </pic:pic>
            </a:graphicData>
          </a:graphic>
        </wp:anchor>
      </w:drawing>
    </w:r>
  </w:p>
  <w:p w:rsidR="005A5969" w:rsidRDefault="005A5969" w14:paraId="00000793" w14:textId="77777777">
    <w:pPr>
      <w:pBdr>
        <w:bottom w:val="single" w:color="000000" w:sz="4" w:space="1"/>
      </w:pBdr>
      <w:tabs>
        <w:tab w:val="center" w:pos="4153"/>
        <w:tab w:val="right" w:pos="8306"/>
        <w:tab w:val="right" w:pos="10080"/>
      </w:tabs>
      <w:spacing w:line="240" w:lineRule="auto"/>
      <w:rPr>
        <w:rFonts w:ascii="Roboto Mono" w:hAnsi="Roboto Mono" w:eastAsia="Roboto Mono" w:cs="Roboto Mono"/>
        <w:color w:val="0000FF"/>
        <w:sz w:val="18"/>
        <w:szCs w:val="18"/>
      </w:rPr>
    </w:pPr>
  </w:p>
  <w:p w:rsidR="005A5969" w:rsidRDefault="005A5969" w14:paraId="00000794" w14:textId="77777777">
    <w:pPr>
      <w:pBdr>
        <w:bottom w:val="single" w:color="000000" w:sz="4" w:space="1"/>
      </w:pBdr>
      <w:tabs>
        <w:tab w:val="center" w:pos="4153"/>
        <w:tab w:val="right" w:pos="8306"/>
        <w:tab w:val="right" w:pos="10080"/>
      </w:tabs>
      <w:spacing w:line="240" w:lineRule="auto"/>
      <w:rPr>
        <w:rFonts w:ascii="Roboto Mono" w:hAnsi="Roboto Mono" w:eastAsia="Roboto Mono" w:cs="Roboto Mono"/>
        <w:color w:val="0000FF"/>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34A8" w:rsidRDefault="00FE34A8" w14:paraId="2BD05D33" w14:textId="77777777">
    <w:pPr>
      <w:pStyle w:val="Head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9"/>
  <w:displayBackgroundShape/>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969"/>
    <w:rsid w:val="00006E06"/>
    <w:rsid w:val="00011944"/>
    <w:rsid w:val="000147E6"/>
    <w:rsid w:val="0001533B"/>
    <w:rsid w:val="00020A9B"/>
    <w:rsid w:val="00033292"/>
    <w:rsid w:val="0006079C"/>
    <w:rsid w:val="000666D0"/>
    <w:rsid w:val="00077DFE"/>
    <w:rsid w:val="000815D8"/>
    <w:rsid w:val="000C4FC4"/>
    <w:rsid w:val="000D10C0"/>
    <w:rsid w:val="000E5D77"/>
    <w:rsid w:val="000F7976"/>
    <w:rsid w:val="00105FCD"/>
    <w:rsid w:val="001061E0"/>
    <w:rsid w:val="001105A7"/>
    <w:rsid w:val="001234FB"/>
    <w:rsid w:val="00123C88"/>
    <w:rsid w:val="00145F6B"/>
    <w:rsid w:val="0018008E"/>
    <w:rsid w:val="00185087"/>
    <w:rsid w:val="00197F0A"/>
    <w:rsid w:val="001A4019"/>
    <w:rsid w:val="001B0641"/>
    <w:rsid w:val="001B0D10"/>
    <w:rsid w:val="001C1DEF"/>
    <w:rsid w:val="001C4B5D"/>
    <w:rsid w:val="001D336C"/>
    <w:rsid w:val="001D61D7"/>
    <w:rsid w:val="001E304D"/>
    <w:rsid w:val="001F552D"/>
    <w:rsid w:val="00212F64"/>
    <w:rsid w:val="00215F1D"/>
    <w:rsid w:val="00221E38"/>
    <w:rsid w:val="00241314"/>
    <w:rsid w:val="002469FD"/>
    <w:rsid w:val="0025635F"/>
    <w:rsid w:val="0026537A"/>
    <w:rsid w:val="00267EF8"/>
    <w:rsid w:val="002704D3"/>
    <w:rsid w:val="00272ECA"/>
    <w:rsid w:val="00287F46"/>
    <w:rsid w:val="00292E3E"/>
    <w:rsid w:val="002962EF"/>
    <w:rsid w:val="002E0A1E"/>
    <w:rsid w:val="002F130A"/>
    <w:rsid w:val="002F5042"/>
    <w:rsid w:val="002F7868"/>
    <w:rsid w:val="0030258B"/>
    <w:rsid w:val="00304661"/>
    <w:rsid w:val="003051A2"/>
    <w:rsid w:val="0032210A"/>
    <w:rsid w:val="00331481"/>
    <w:rsid w:val="00361024"/>
    <w:rsid w:val="003A248E"/>
    <w:rsid w:val="003C6A24"/>
    <w:rsid w:val="003D2D21"/>
    <w:rsid w:val="003D5215"/>
    <w:rsid w:val="00401598"/>
    <w:rsid w:val="0041283A"/>
    <w:rsid w:val="00415622"/>
    <w:rsid w:val="00420618"/>
    <w:rsid w:val="00420D38"/>
    <w:rsid w:val="004245E5"/>
    <w:rsid w:val="00424982"/>
    <w:rsid w:val="00435467"/>
    <w:rsid w:val="004420B3"/>
    <w:rsid w:val="00457128"/>
    <w:rsid w:val="0046567D"/>
    <w:rsid w:val="00467BA3"/>
    <w:rsid w:val="00480F58"/>
    <w:rsid w:val="004832CA"/>
    <w:rsid w:val="00483816"/>
    <w:rsid w:val="0049695F"/>
    <w:rsid w:val="004B782A"/>
    <w:rsid w:val="004C22F9"/>
    <w:rsid w:val="004E306A"/>
    <w:rsid w:val="004F0BC1"/>
    <w:rsid w:val="004F715E"/>
    <w:rsid w:val="005148CB"/>
    <w:rsid w:val="005155AA"/>
    <w:rsid w:val="005217D2"/>
    <w:rsid w:val="005258EA"/>
    <w:rsid w:val="00525B72"/>
    <w:rsid w:val="00531E72"/>
    <w:rsid w:val="00564DA7"/>
    <w:rsid w:val="005713D4"/>
    <w:rsid w:val="00574B33"/>
    <w:rsid w:val="005A5969"/>
    <w:rsid w:val="005B1797"/>
    <w:rsid w:val="005C05C3"/>
    <w:rsid w:val="005C627A"/>
    <w:rsid w:val="005C797B"/>
    <w:rsid w:val="005D0212"/>
    <w:rsid w:val="00607335"/>
    <w:rsid w:val="00617883"/>
    <w:rsid w:val="00631259"/>
    <w:rsid w:val="0063226B"/>
    <w:rsid w:val="006375C5"/>
    <w:rsid w:val="00642674"/>
    <w:rsid w:val="00644EF6"/>
    <w:rsid w:val="00645F88"/>
    <w:rsid w:val="00655A85"/>
    <w:rsid w:val="0066108A"/>
    <w:rsid w:val="006710A7"/>
    <w:rsid w:val="00674CE8"/>
    <w:rsid w:val="006759B0"/>
    <w:rsid w:val="00695761"/>
    <w:rsid w:val="00695958"/>
    <w:rsid w:val="006A5DD4"/>
    <w:rsid w:val="006B0958"/>
    <w:rsid w:val="006B365F"/>
    <w:rsid w:val="006B6BEA"/>
    <w:rsid w:val="006C23A0"/>
    <w:rsid w:val="006F7D4A"/>
    <w:rsid w:val="007064A4"/>
    <w:rsid w:val="00721A88"/>
    <w:rsid w:val="00730113"/>
    <w:rsid w:val="0073765D"/>
    <w:rsid w:val="0074179A"/>
    <w:rsid w:val="00750E67"/>
    <w:rsid w:val="0075409B"/>
    <w:rsid w:val="00761B70"/>
    <w:rsid w:val="00762E6C"/>
    <w:rsid w:val="00772F2C"/>
    <w:rsid w:val="00776446"/>
    <w:rsid w:val="007827F4"/>
    <w:rsid w:val="00793855"/>
    <w:rsid w:val="007B0B9B"/>
    <w:rsid w:val="007B45AD"/>
    <w:rsid w:val="007B6CBC"/>
    <w:rsid w:val="007C3602"/>
    <w:rsid w:val="007C64FE"/>
    <w:rsid w:val="007D1105"/>
    <w:rsid w:val="008014C7"/>
    <w:rsid w:val="00814C81"/>
    <w:rsid w:val="0081603F"/>
    <w:rsid w:val="00821BA2"/>
    <w:rsid w:val="00855A92"/>
    <w:rsid w:val="00876CC3"/>
    <w:rsid w:val="00891B8C"/>
    <w:rsid w:val="00891BEE"/>
    <w:rsid w:val="008926B5"/>
    <w:rsid w:val="008A13C0"/>
    <w:rsid w:val="008A20EF"/>
    <w:rsid w:val="008A69BE"/>
    <w:rsid w:val="008B0B5C"/>
    <w:rsid w:val="008C3449"/>
    <w:rsid w:val="008D4114"/>
    <w:rsid w:val="008D79A8"/>
    <w:rsid w:val="008F2D6C"/>
    <w:rsid w:val="00907ABF"/>
    <w:rsid w:val="00925EE2"/>
    <w:rsid w:val="0092713A"/>
    <w:rsid w:val="0093555E"/>
    <w:rsid w:val="00937B5E"/>
    <w:rsid w:val="009448F8"/>
    <w:rsid w:val="009545A3"/>
    <w:rsid w:val="00972264"/>
    <w:rsid w:val="0097231A"/>
    <w:rsid w:val="00977795"/>
    <w:rsid w:val="00982F62"/>
    <w:rsid w:val="0099537C"/>
    <w:rsid w:val="009A10A8"/>
    <w:rsid w:val="009A4271"/>
    <w:rsid w:val="009D454E"/>
    <w:rsid w:val="009D4640"/>
    <w:rsid w:val="009E1547"/>
    <w:rsid w:val="009F55BE"/>
    <w:rsid w:val="00A147C1"/>
    <w:rsid w:val="00A207E5"/>
    <w:rsid w:val="00A27CCE"/>
    <w:rsid w:val="00A31FD8"/>
    <w:rsid w:val="00A345DD"/>
    <w:rsid w:val="00A51FCC"/>
    <w:rsid w:val="00A63718"/>
    <w:rsid w:val="00A670C6"/>
    <w:rsid w:val="00A77CE4"/>
    <w:rsid w:val="00A84807"/>
    <w:rsid w:val="00AA2324"/>
    <w:rsid w:val="00AC252C"/>
    <w:rsid w:val="00AC680D"/>
    <w:rsid w:val="00AD02A5"/>
    <w:rsid w:val="00AD4021"/>
    <w:rsid w:val="00AD6030"/>
    <w:rsid w:val="00AD6C4C"/>
    <w:rsid w:val="00AE1926"/>
    <w:rsid w:val="00AE4962"/>
    <w:rsid w:val="00AF50A2"/>
    <w:rsid w:val="00AF51F7"/>
    <w:rsid w:val="00B06FA2"/>
    <w:rsid w:val="00B16936"/>
    <w:rsid w:val="00B335D0"/>
    <w:rsid w:val="00B75830"/>
    <w:rsid w:val="00B83C3A"/>
    <w:rsid w:val="00B91C87"/>
    <w:rsid w:val="00BA6DA2"/>
    <w:rsid w:val="00BB562D"/>
    <w:rsid w:val="00BC2D3E"/>
    <w:rsid w:val="00BD0E1F"/>
    <w:rsid w:val="00BF453A"/>
    <w:rsid w:val="00C01D97"/>
    <w:rsid w:val="00C62B46"/>
    <w:rsid w:val="00C64C8E"/>
    <w:rsid w:val="00C76F63"/>
    <w:rsid w:val="00CA1CF9"/>
    <w:rsid w:val="00CA3482"/>
    <w:rsid w:val="00CA6FF9"/>
    <w:rsid w:val="00CB0BF6"/>
    <w:rsid w:val="00CB2B39"/>
    <w:rsid w:val="00CC75C3"/>
    <w:rsid w:val="00CD217B"/>
    <w:rsid w:val="00CE28A0"/>
    <w:rsid w:val="00CE785D"/>
    <w:rsid w:val="00D0722E"/>
    <w:rsid w:val="00D1190D"/>
    <w:rsid w:val="00D16CAC"/>
    <w:rsid w:val="00D46224"/>
    <w:rsid w:val="00D46D13"/>
    <w:rsid w:val="00D51D8F"/>
    <w:rsid w:val="00D6125F"/>
    <w:rsid w:val="00D629CB"/>
    <w:rsid w:val="00D769E7"/>
    <w:rsid w:val="00D86D73"/>
    <w:rsid w:val="00DA4A45"/>
    <w:rsid w:val="00DA7171"/>
    <w:rsid w:val="00DF3677"/>
    <w:rsid w:val="00DF596F"/>
    <w:rsid w:val="00E157DE"/>
    <w:rsid w:val="00E24FCB"/>
    <w:rsid w:val="00E44C08"/>
    <w:rsid w:val="00E62DE5"/>
    <w:rsid w:val="00E96E4D"/>
    <w:rsid w:val="00EE0808"/>
    <w:rsid w:val="00EE4749"/>
    <w:rsid w:val="00F22151"/>
    <w:rsid w:val="00F26E0D"/>
    <w:rsid w:val="00F50167"/>
    <w:rsid w:val="00F53BB3"/>
    <w:rsid w:val="00F84F2F"/>
    <w:rsid w:val="00FB0B92"/>
    <w:rsid w:val="00FC33E1"/>
    <w:rsid w:val="00FD4EB9"/>
    <w:rsid w:val="00FD59A6"/>
    <w:rsid w:val="00FD59D8"/>
    <w:rsid w:val="00FE34A8"/>
    <w:rsid w:val="00FF211A"/>
    <w:rsid w:val="00FF40BA"/>
    <w:rsid w:val="01029909"/>
    <w:rsid w:val="01305C7B"/>
    <w:rsid w:val="01491764"/>
    <w:rsid w:val="0158634F"/>
    <w:rsid w:val="016AB5A7"/>
    <w:rsid w:val="01BA8285"/>
    <w:rsid w:val="01C7A8E5"/>
    <w:rsid w:val="02146609"/>
    <w:rsid w:val="023079EC"/>
    <w:rsid w:val="02E2178B"/>
    <w:rsid w:val="02F65FDB"/>
    <w:rsid w:val="031AEC2D"/>
    <w:rsid w:val="031DF06A"/>
    <w:rsid w:val="034BA92C"/>
    <w:rsid w:val="038EA1A7"/>
    <w:rsid w:val="039B48AC"/>
    <w:rsid w:val="03B2B691"/>
    <w:rsid w:val="03BE6B7E"/>
    <w:rsid w:val="03F66483"/>
    <w:rsid w:val="0436FC69"/>
    <w:rsid w:val="04634D06"/>
    <w:rsid w:val="04A9F12F"/>
    <w:rsid w:val="04B332DA"/>
    <w:rsid w:val="054C8412"/>
    <w:rsid w:val="058E8755"/>
    <w:rsid w:val="05C3EBDC"/>
    <w:rsid w:val="05F0E505"/>
    <w:rsid w:val="0639F52E"/>
    <w:rsid w:val="0669FBCF"/>
    <w:rsid w:val="06A1B40B"/>
    <w:rsid w:val="06BB3BD9"/>
    <w:rsid w:val="070BAB17"/>
    <w:rsid w:val="07155545"/>
    <w:rsid w:val="07389728"/>
    <w:rsid w:val="0761CFB7"/>
    <w:rsid w:val="0803190D"/>
    <w:rsid w:val="08213D04"/>
    <w:rsid w:val="082FC38D"/>
    <w:rsid w:val="0832FA7E"/>
    <w:rsid w:val="0847F5FE"/>
    <w:rsid w:val="0886875D"/>
    <w:rsid w:val="08D1EF37"/>
    <w:rsid w:val="092B2AFC"/>
    <w:rsid w:val="093CB752"/>
    <w:rsid w:val="09613630"/>
    <w:rsid w:val="096250BB"/>
    <w:rsid w:val="099A299A"/>
    <w:rsid w:val="09F4C538"/>
    <w:rsid w:val="09FBB87B"/>
    <w:rsid w:val="0A3FA2D3"/>
    <w:rsid w:val="0A73DF25"/>
    <w:rsid w:val="0A94A0FF"/>
    <w:rsid w:val="0ACBD0DE"/>
    <w:rsid w:val="0B23F7AE"/>
    <w:rsid w:val="0B518E1F"/>
    <w:rsid w:val="0B718CF3"/>
    <w:rsid w:val="0BE36311"/>
    <w:rsid w:val="0C0BE876"/>
    <w:rsid w:val="0C3B891E"/>
    <w:rsid w:val="0CA1A0A6"/>
    <w:rsid w:val="0CE59BE9"/>
    <w:rsid w:val="0CEC5278"/>
    <w:rsid w:val="0D50D696"/>
    <w:rsid w:val="0DE7D439"/>
    <w:rsid w:val="0E4A5D74"/>
    <w:rsid w:val="0E4CEA04"/>
    <w:rsid w:val="0E51F4B0"/>
    <w:rsid w:val="0EE22732"/>
    <w:rsid w:val="0EF7283F"/>
    <w:rsid w:val="0F307B2B"/>
    <w:rsid w:val="0F5ED418"/>
    <w:rsid w:val="0F814357"/>
    <w:rsid w:val="0FA586B7"/>
    <w:rsid w:val="0FB0BFD5"/>
    <w:rsid w:val="0FE40F5E"/>
    <w:rsid w:val="0FE97331"/>
    <w:rsid w:val="1005B119"/>
    <w:rsid w:val="1042D413"/>
    <w:rsid w:val="10843F57"/>
    <w:rsid w:val="10E1388B"/>
    <w:rsid w:val="111D2A20"/>
    <w:rsid w:val="11461591"/>
    <w:rsid w:val="125CA171"/>
    <w:rsid w:val="130EFE60"/>
    <w:rsid w:val="131A8A05"/>
    <w:rsid w:val="1337AB58"/>
    <w:rsid w:val="1373C216"/>
    <w:rsid w:val="1380AC5D"/>
    <w:rsid w:val="13B10706"/>
    <w:rsid w:val="13D8FEED"/>
    <w:rsid w:val="13EC4F98"/>
    <w:rsid w:val="14336B1E"/>
    <w:rsid w:val="144A3C7D"/>
    <w:rsid w:val="14CCDA13"/>
    <w:rsid w:val="14E8B4D5"/>
    <w:rsid w:val="150B8204"/>
    <w:rsid w:val="150EBA8F"/>
    <w:rsid w:val="1573FAF1"/>
    <w:rsid w:val="15793CF8"/>
    <w:rsid w:val="15B0C4CB"/>
    <w:rsid w:val="15B89BC7"/>
    <w:rsid w:val="15D1BB3E"/>
    <w:rsid w:val="15E028BF"/>
    <w:rsid w:val="15FF7204"/>
    <w:rsid w:val="1620B41B"/>
    <w:rsid w:val="1693D0ED"/>
    <w:rsid w:val="16A66FFB"/>
    <w:rsid w:val="16EF89F5"/>
    <w:rsid w:val="17426223"/>
    <w:rsid w:val="1746F356"/>
    <w:rsid w:val="1763386B"/>
    <w:rsid w:val="179A89A1"/>
    <w:rsid w:val="17AA2BE1"/>
    <w:rsid w:val="1817DA61"/>
    <w:rsid w:val="1876CB83"/>
    <w:rsid w:val="189F2501"/>
    <w:rsid w:val="18C7FE6C"/>
    <w:rsid w:val="18F431BA"/>
    <w:rsid w:val="190D884F"/>
    <w:rsid w:val="19185CE2"/>
    <w:rsid w:val="1987494C"/>
    <w:rsid w:val="198FAFBA"/>
    <w:rsid w:val="199B57B6"/>
    <w:rsid w:val="19AE835E"/>
    <w:rsid w:val="1A82612F"/>
    <w:rsid w:val="1AA7758D"/>
    <w:rsid w:val="1AADE52B"/>
    <w:rsid w:val="1AC2F64F"/>
    <w:rsid w:val="1AFCA471"/>
    <w:rsid w:val="1AFFAD1B"/>
    <w:rsid w:val="1B08D637"/>
    <w:rsid w:val="1B36A8CC"/>
    <w:rsid w:val="1BA57BB3"/>
    <w:rsid w:val="1BAEC327"/>
    <w:rsid w:val="1BC18385"/>
    <w:rsid w:val="1BE15D1F"/>
    <w:rsid w:val="1C47F73E"/>
    <w:rsid w:val="1C9F1A89"/>
    <w:rsid w:val="1CB535C8"/>
    <w:rsid w:val="1CBB13FB"/>
    <w:rsid w:val="1DF63EA0"/>
    <w:rsid w:val="1E24B978"/>
    <w:rsid w:val="1E8A1F6F"/>
    <w:rsid w:val="1EBB7E4F"/>
    <w:rsid w:val="1EBBCC95"/>
    <w:rsid w:val="1ECAC85B"/>
    <w:rsid w:val="1F1F3F69"/>
    <w:rsid w:val="1FB10FEA"/>
    <w:rsid w:val="1FDA5828"/>
    <w:rsid w:val="1FE11154"/>
    <w:rsid w:val="202CF8ED"/>
    <w:rsid w:val="2068CC33"/>
    <w:rsid w:val="208C7AC0"/>
    <w:rsid w:val="20C194BB"/>
    <w:rsid w:val="20FE34C1"/>
    <w:rsid w:val="213E8FD0"/>
    <w:rsid w:val="21AB51ED"/>
    <w:rsid w:val="21D91538"/>
    <w:rsid w:val="221009BD"/>
    <w:rsid w:val="221A4B27"/>
    <w:rsid w:val="221B30F3"/>
    <w:rsid w:val="2236B812"/>
    <w:rsid w:val="223EFB80"/>
    <w:rsid w:val="229CB93B"/>
    <w:rsid w:val="22B1CB13"/>
    <w:rsid w:val="22DF36CC"/>
    <w:rsid w:val="22FDCFBB"/>
    <w:rsid w:val="2420CE5B"/>
    <w:rsid w:val="243EA861"/>
    <w:rsid w:val="2453E1E9"/>
    <w:rsid w:val="245DEC66"/>
    <w:rsid w:val="259FB3A5"/>
    <w:rsid w:val="25A605FC"/>
    <w:rsid w:val="25AA1AC4"/>
    <w:rsid w:val="266B626F"/>
    <w:rsid w:val="26E79503"/>
    <w:rsid w:val="273B502D"/>
    <w:rsid w:val="27785FA0"/>
    <w:rsid w:val="2785D20A"/>
    <w:rsid w:val="27D82658"/>
    <w:rsid w:val="281E4C32"/>
    <w:rsid w:val="283EA3FF"/>
    <w:rsid w:val="2853E201"/>
    <w:rsid w:val="28A903BC"/>
    <w:rsid w:val="28D5BA55"/>
    <w:rsid w:val="28E70181"/>
    <w:rsid w:val="298F87B4"/>
    <w:rsid w:val="2A012ADA"/>
    <w:rsid w:val="2A256192"/>
    <w:rsid w:val="2A522B9E"/>
    <w:rsid w:val="2A921686"/>
    <w:rsid w:val="2A9E0DE6"/>
    <w:rsid w:val="2AACC45B"/>
    <w:rsid w:val="2AB108EF"/>
    <w:rsid w:val="2AE4ED5B"/>
    <w:rsid w:val="2AF1952D"/>
    <w:rsid w:val="2AF3A7DC"/>
    <w:rsid w:val="2BB03460"/>
    <w:rsid w:val="2BB0D4BD"/>
    <w:rsid w:val="2BB3DB10"/>
    <w:rsid w:val="2BC0D2F4"/>
    <w:rsid w:val="2BFB9DFB"/>
    <w:rsid w:val="2C58D293"/>
    <w:rsid w:val="2C9AC190"/>
    <w:rsid w:val="2C9D749A"/>
    <w:rsid w:val="2CD25212"/>
    <w:rsid w:val="2CFA0420"/>
    <w:rsid w:val="2D5F3AAE"/>
    <w:rsid w:val="2DBD4363"/>
    <w:rsid w:val="2E193F35"/>
    <w:rsid w:val="2E359780"/>
    <w:rsid w:val="2E436CA6"/>
    <w:rsid w:val="2E9578F1"/>
    <w:rsid w:val="2EEDC082"/>
    <w:rsid w:val="2EFC4AC8"/>
    <w:rsid w:val="2F029BF5"/>
    <w:rsid w:val="2F08C7E8"/>
    <w:rsid w:val="2F0F455B"/>
    <w:rsid w:val="2F1D540E"/>
    <w:rsid w:val="2F41D338"/>
    <w:rsid w:val="2FE6BE57"/>
    <w:rsid w:val="30659D50"/>
    <w:rsid w:val="307ED73F"/>
    <w:rsid w:val="30D194D8"/>
    <w:rsid w:val="30EFAA46"/>
    <w:rsid w:val="3115205A"/>
    <w:rsid w:val="32297331"/>
    <w:rsid w:val="325E53A9"/>
    <w:rsid w:val="326F559B"/>
    <w:rsid w:val="32B8416E"/>
    <w:rsid w:val="32F7A5FB"/>
    <w:rsid w:val="32FCD552"/>
    <w:rsid w:val="332CE60D"/>
    <w:rsid w:val="33D6F6DB"/>
    <w:rsid w:val="33EDE520"/>
    <w:rsid w:val="3426BED9"/>
    <w:rsid w:val="3442C437"/>
    <w:rsid w:val="346CE4C4"/>
    <w:rsid w:val="34C353E5"/>
    <w:rsid w:val="34F8406C"/>
    <w:rsid w:val="351C6703"/>
    <w:rsid w:val="35214393"/>
    <w:rsid w:val="353BF769"/>
    <w:rsid w:val="35836A27"/>
    <w:rsid w:val="35AF67DE"/>
    <w:rsid w:val="35F8C85E"/>
    <w:rsid w:val="364035C7"/>
    <w:rsid w:val="3658E42F"/>
    <w:rsid w:val="36864C72"/>
    <w:rsid w:val="369C163C"/>
    <w:rsid w:val="36F193BB"/>
    <w:rsid w:val="372F652D"/>
    <w:rsid w:val="37415EBC"/>
    <w:rsid w:val="37B4BF0B"/>
    <w:rsid w:val="37BC8049"/>
    <w:rsid w:val="38014C6E"/>
    <w:rsid w:val="38876E54"/>
    <w:rsid w:val="39359E74"/>
    <w:rsid w:val="396E5807"/>
    <w:rsid w:val="398A9ADD"/>
    <w:rsid w:val="3A2B0A1E"/>
    <w:rsid w:val="3AB152B8"/>
    <w:rsid w:val="3B8264B5"/>
    <w:rsid w:val="3B834A5C"/>
    <w:rsid w:val="3BF9D4FA"/>
    <w:rsid w:val="3C028627"/>
    <w:rsid w:val="3C1F800E"/>
    <w:rsid w:val="3C437E76"/>
    <w:rsid w:val="3C7D3960"/>
    <w:rsid w:val="3C86CA5F"/>
    <w:rsid w:val="3C879AAC"/>
    <w:rsid w:val="3CAAFF22"/>
    <w:rsid w:val="3CAD1C2A"/>
    <w:rsid w:val="3D0453F5"/>
    <w:rsid w:val="3D319D61"/>
    <w:rsid w:val="3D44DC92"/>
    <w:rsid w:val="3DC5FF6F"/>
    <w:rsid w:val="3E203D5D"/>
    <w:rsid w:val="3EA320AB"/>
    <w:rsid w:val="3F054881"/>
    <w:rsid w:val="3F117815"/>
    <w:rsid w:val="3F6D3934"/>
    <w:rsid w:val="3FA4BC17"/>
    <w:rsid w:val="3FE57E10"/>
    <w:rsid w:val="401CE164"/>
    <w:rsid w:val="408D181E"/>
    <w:rsid w:val="40AD1484"/>
    <w:rsid w:val="40BE76DD"/>
    <w:rsid w:val="40C2555D"/>
    <w:rsid w:val="413DDC2A"/>
    <w:rsid w:val="41626588"/>
    <w:rsid w:val="41A9EA76"/>
    <w:rsid w:val="4207450F"/>
    <w:rsid w:val="42B0DA9E"/>
    <w:rsid w:val="432F757B"/>
    <w:rsid w:val="435F167D"/>
    <w:rsid w:val="4387FD50"/>
    <w:rsid w:val="43C3AFF0"/>
    <w:rsid w:val="43DD4495"/>
    <w:rsid w:val="447B04B3"/>
    <w:rsid w:val="4487F3AD"/>
    <w:rsid w:val="4490CE12"/>
    <w:rsid w:val="44B55F75"/>
    <w:rsid w:val="44CEF63B"/>
    <w:rsid w:val="44CFA57E"/>
    <w:rsid w:val="4543E7FC"/>
    <w:rsid w:val="457003A1"/>
    <w:rsid w:val="45C8F4FD"/>
    <w:rsid w:val="463AE4A3"/>
    <w:rsid w:val="465E0B67"/>
    <w:rsid w:val="4667B5F4"/>
    <w:rsid w:val="4673B72F"/>
    <w:rsid w:val="46B1CE0E"/>
    <w:rsid w:val="46B3D2C4"/>
    <w:rsid w:val="46BCA5F0"/>
    <w:rsid w:val="46C11CC0"/>
    <w:rsid w:val="4743DE83"/>
    <w:rsid w:val="476C6EEB"/>
    <w:rsid w:val="478CAEDE"/>
    <w:rsid w:val="478CF90C"/>
    <w:rsid w:val="47F88AC0"/>
    <w:rsid w:val="47FB5BF0"/>
    <w:rsid w:val="4804EF96"/>
    <w:rsid w:val="48322B29"/>
    <w:rsid w:val="4837CE39"/>
    <w:rsid w:val="483AE458"/>
    <w:rsid w:val="4852A924"/>
    <w:rsid w:val="48ADD48A"/>
    <w:rsid w:val="48C46C3D"/>
    <w:rsid w:val="490586CB"/>
    <w:rsid w:val="49166101"/>
    <w:rsid w:val="49833A90"/>
    <w:rsid w:val="49858E4F"/>
    <w:rsid w:val="49D9A495"/>
    <w:rsid w:val="49EC11C1"/>
    <w:rsid w:val="4A454611"/>
    <w:rsid w:val="4A4D7261"/>
    <w:rsid w:val="4A6138F5"/>
    <w:rsid w:val="4A9878B8"/>
    <w:rsid w:val="4A9F9A76"/>
    <w:rsid w:val="4B2CE289"/>
    <w:rsid w:val="4B38F093"/>
    <w:rsid w:val="4C0E68A7"/>
    <w:rsid w:val="4C17BDE0"/>
    <w:rsid w:val="4C607E8E"/>
    <w:rsid w:val="4C62E852"/>
    <w:rsid w:val="4CA50DD4"/>
    <w:rsid w:val="4D3F39EB"/>
    <w:rsid w:val="4D758CCA"/>
    <w:rsid w:val="4D7A7E1C"/>
    <w:rsid w:val="4DB66515"/>
    <w:rsid w:val="4DB75611"/>
    <w:rsid w:val="4E279B6C"/>
    <w:rsid w:val="4E374378"/>
    <w:rsid w:val="4E70F16D"/>
    <w:rsid w:val="4EE3C47B"/>
    <w:rsid w:val="4F1065DB"/>
    <w:rsid w:val="4F148E4F"/>
    <w:rsid w:val="4F762F00"/>
    <w:rsid w:val="4F776104"/>
    <w:rsid w:val="5007FE30"/>
    <w:rsid w:val="503501B9"/>
    <w:rsid w:val="509DCA3C"/>
    <w:rsid w:val="509F2ACD"/>
    <w:rsid w:val="510CCDE6"/>
    <w:rsid w:val="517284D4"/>
    <w:rsid w:val="51838380"/>
    <w:rsid w:val="524D387A"/>
    <w:rsid w:val="526AFF1B"/>
    <w:rsid w:val="5279E901"/>
    <w:rsid w:val="52A77C6B"/>
    <w:rsid w:val="52B7CE86"/>
    <w:rsid w:val="533EE66B"/>
    <w:rsid w:val="538FF130"/>
    <w:rsid w:val="53CB53BC"/>
    <w:rsid w:val="53CC8694"/>
    <w:rsid w:val="542B6866"/>
    <w:rsid w:val="544BAB89"/>
    <w:rsid w:val="55495ECC"/>
    <w:rsid w:val="55498379"/>
    <w:rsid w:val="55F71501"/>
    <w:rsid w:val="5624FE2C"/>
    <w:rsid w:val="56592F14"/>
    <w:rsid w:val="5698170B"/>
    <w:rsid w:val="56FDD848"/>
    <w:rsid w:val="570746D9"/>
    <w:rsid w:val="5724FFAD"/>
    <w:rsid w:val="57C57592"/>
    <w:rsid w:val="58269430"/>
    <w:rsid w:val="58321BDD"/>
    <w:rsid w:val="587F96BB"/>
    <w:rsid w:val="5881A5CA"/>
    <w:rsid w:val="589E430E"/>
    <w:rsid w:val="594A64B0"/>
    <w:rsid w:val="59903FB3"/>
    <w:rsid w:val="59EDEC7B"/>
    <w:rsid w:val="5A4B524A"/>
    <w:rsid w:val="5AF22140"/>
    <w:rsid w:val="5B0DF7A8"/>
    <w:rsid w:val="5B1C7E63"/>
    <w:rsid w:val="5BFF5284"/>
    <w:rsid w:val="5C3BC22F"/>
    <w:rsid w:val="5C98DFE6"/>
    <w:rsid w:val="5CA14F79"/>
    <w:rsid w:val="5D47A493"/>
    <w:rsid w:val="5D810897"/>
    <w:rsid w:val="5DDDCC11"/>
    <w:rsid w:val="5E1CAE97"/>
    <w:rsid w:val="5E45A5EA"/>
    <w:rsid w:val="5E67B7D1"/>
    <w:rsid w:val="5EC895AA"/>
    <w:rsid w:val="5EF25CC2"/>
    <w:rsid w:val="5F2246A5"/>
    <w:rsid w:val="5F368202"/>
    <w:rsid w:val="5F4B1D9F"/>
    <w:rsid w:val="5F95A121"/>
    <w:rsid w:val="5F9CA381"/>
    <w:rsid w:val="5FA6D463"/>
    <w:rsid w:val="6054BC06"/>
    <w:rsid w:val="60CA6C37"/>
    <w:rsid w:val="619BD6AD"/>
    <w:rsid w:val="621AE376"/>
    <w:rsid w:val="621FD736"/>
    <w:rsid w:val="6374AF92"/>
    <w:rsid w:val="63B5C90F"/>
    <w:rsid w:val="63C03338"/>
    <w:rsid w:val="63CB2414"/>
    <w:rsid w:val="63ECF9FF"/>
    <w:rsid w:val="642116F1"/>
    <w:rsid w:val="64645F67"/>
    <w:rsid w:val="646BDB3D"/>
    <w:rsid w:val="647407AC"/>
    <w:rsid w:val="64B42F17"/>
    <w:rsid w:val="64EAD6DD"/>
    <w:rsid w:val="658AA214"/>
    <w:rsid w:val="65943852"/>
    <w:rsid w:val="65BA5E5A"/>
    <w:rsid w:val="65F0AABD"/>
    <w:rsid w:val="65F82973"/>
    <w:rsid w:val="6642E852"/>
    <w:rsid w:val="6655733B"/>
    <w:rsid w:val="6688E98D"/>
    <w:rsid w:val="66D5AFE1"/>
    <w:rsid w:val="670D81F4"/>
    <w:rsid w:val="6718960C"/>
    <w:rsid w:val="68370421"/>
    <w:rsid w:val="68956403"/>
    <w:rsid w:val="68B91917"/>
    <w:rsid w:val="68C5DD19"/>
    <w:rsid w:val="68D2B4FE"/>
    <w:rsid w:val="68D88633"/>
    <w:rsid w:val="694E9278"/>
    <w:rsid w:val="69565966"/>
    <w:rsid w:val="69712A05"/>
    <w:rsid w:val="69D44DA0"/>
    <w:rsid w:val="69DF1A07"/>
    <w:rsid w:val="6A176826"/>
    <w:rsid w:val="6A3600DD"/>
    <w:rsid w:val="6A482C62"/>
    <w:rsid w:val="6A6A0FE4"/>
    <w:rsid w:val="6AC75BAB"/>
    <w:rsid w:val="6B0D51E2"/>
    <w:rsid w:val="6B8DBCC0"/>
    <w:rsid w:val="6B8F6F06"/>
    <w:rsid w:val="6BE7B2EF"/>
    <w:rsid w:val="6C05EBB2"/>
    <w:rsid w:val="6C0A53A6"/>
    <w:rsid w:val="6C1367C6"/>
    <w:rsid w:val="6C689790"/>
    <w:rsid w:val="6CBB17E3"/>
    <w:rsid w:val="6CCFDD85"/>
    <w:rsid w:val="6CDC03EB"/>
    <w:rsid w:val="6CE989A4"/>
    <w:rsid w:val="6CEAFD30"/>
    <w:rsid w:val="6CF97115"/>
    <w:rsid w:val="6D1DA4F0"/>
    <w:rsid w:val="6D9884D1"/>
    <w:rsid w:val="6E631F34"/>
    <w:rsid w:val="6E77AF19"/>
    <w:rsid w:val="6E89A1EE"/>
    <w:rsid w:val="6EA71505"/>
    <w:rsid w:val="6EE53BE9"/>
    <w:rsid w:val="6EFC4A61"/>
    <w:rsid w:val="6EFE70E0"/>
    <w:rsid w:val="6F0CC6F0"/>
    <w:rsid w:val="6F100085"/>
    <w:rsid w:val="6F12D39E"/>
    <w:rsid w:val="700C4F57"/>
    <w:rsid w:val="70336294"/>
    <w:rsid w:val="7072E296"/>
    <w:rsid w:val="71175E38"/>
    <w:rsid w:val="71315331"/>
    <w:rsid w:val="716FF049"/>
    <w:rsid w:val="71B00513"/>
    <w:rsid w:val="71B1828C"/>
    <w:rsid w:val="71BBEF04"/>
    <w:rsid w:val="71C50730"/>
    <w:rsid w:val="722F95C8"/>
    <w:rsid w:val="7259BF4F"/>
    <w:rsid w:val="72C87463"/>
    <w:rsid w:val="72DEF4AC"/>
    <w:rsid w:val="73C221C5"/>
    <w:rsid w:val="73D64F98"/>
    <w:rsid w:val="74633B5D"/>
    <w:rsid w:val="748ECFF5"/>
    <w:rsid w:val="74B621F6"/>
    <w:rsid w:val="74FBE18A"/>
    <w:rsid w:val="75011519"/>
    <w:rsid w:val="755FA9F9"/>
    <w:rsid w:val="757E6084"/>
    <w:rsid w:val="75ED2844"/>
    <w:rsid w:val="76402B6A"/>
    <w:rsid w:val="765394B3"/>
    <w:rsid w:val="774D4FC0"/>
    <w:rsid w:val="77A9DC11"/>
    <w:rsid w:val="7822E00A"/>
    <w:rsid w:val="78387011"/>
    <w:rsid w:val="7894B1BF"/>
    <w:rsid w:val="78BF1E9E"/>
    <w:rsid w:val="79190622"/>
    <w:rsid w:val="7952FEB5"/>
    <w:rsid w:val="7985E55B"/>
    <w:rsid w:val="798C4028"/>
    <w:rsid w:val="79FDBD55"/>
    <w:rsid w:val="7A8DBF22"/>
    <w:rsid w:val="7AEE6EF9"/>
    <w:rsid w:val="7BC4518E"/>
    <w:rsid w:val="7C4011B5"/>
    <w:rsid w:val="7C7805AE"/>
    <w:rsid w:val="7CAFB2BB"/>
    <w:rsid w:val="7CBBB47B"/>
    <w:rsid w:val="7CC2D82D"/>
    <w:rsid w:val="7D815150"/>
    <w:rsid w:val="7D8AEE70"/>
    <w:rsid w:val="7DCD0C83"/>
    <w:rsid w:val="7DF5DC1B"/>
    <w:rsid w:val="7E29CE12"/>
    <w:rsid w:val="7E2D89B6"/>
    <w:rsid w:val="7E3C46EE"/>
    <w:rsid w:val="7E7D3705"/>
    <w:rsid w:val="7EB7838B"/>
    <w:rsid w:val="7EBEB207"/>
    <w:rsid w:val="7EF95545"/>
    <w:rsid w:val="7F05B6D9"/>
    <w:rsid w:val="7F98CED1"/>
    <w:rsid w:val="7FA7933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C0887"/>
  <w15:docId w15:val="{C62DF187-B700-4585-93DB-9F4A59863E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FD59D8"/>
    <w:pPr>
      <w:keepNext/>
      <w:keepLines/>
      <w:spacing w:before="360" w:after="120"/>
      <w:outlineLvl w:val="1"/>
    </w:pPr>
    <w:rPr>
      <w:b/>
      <w:color w:val="000000" w:themeColor="text1"/>
      <w:sz w:val="32"/>
      <w:szCs w:val="32"/>
    </w:rPr>
  </w:style>
  <w:style w:type="paragraph" w:styleId="Heading3">
    <w:name w:val="heading 3"/>
    <w:basedOn w:val="Normal"/>
    <w:next w:val="Normal"/>
    <w:uiPriority w:val="9"/>
    <w:unhideWhenUsed/>
    <w:qFormat/>
    <w:rsid w:val="00FD59D8"/>
    <w:pPr>
      <w:spacing w:before="150" w:after="150" w:line="240" w:lineRule="auto"/>
      <w:ind w:left="-225" w:firstLine="225"/>
      <w:outlineLvl w:val="2"/>
    </w:pPr>
    <w:rPr>
      <w:rFonts w:ascii="Tahoma" w:hAnsi="Tahoma" w:eastAsia="Tahoma" w:cs="Tahoma"/>
      <w:b/>
      <w:bCs/>
      <w:color w:val="000000" w:themeColor="text1"/>
      <w:sz w:val="26"/>
      <w:szCs w:val="26"/>
      <w:lang w:val="en-US"/>
    </w:rPr>
  </w:style>
  <w:style w:type="paragraph" w:styleId="Heading4">
    <w:name w:val="heading 4"/>
    <w:basedOn w:val="Normal"/>
    <w:next w:val="Normal"/>
    <w:uiPriority w:val="9"/>
    <w:unhideWhenUsed/>
    <w:qFormat/>
    <w:rsid w:val="00FD59D8"/>
    <w:pPr>
      <w:keepNext/>
      <w:keepLines/>
      <w:outlineLvl w:val="3"/>
    </w:pPr>
    <w:rPr>
      <w:rFonts w:eastAsia="Roboto Mono" w:cs="Roboto Mono" w:asciiTheme="majorHAnsi" w:hAnsiTheme="majorHAnsi"/>
      <w:color w:val="000000" w:themeColor="text1"/>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Pr>
    <w:rPr>
      <w:rFonts w:ascii="Roboto Mono" w:hAnsi="Roboto Mono" w:eastAsia="Roboto Mono" w:cs="Roboto Mono"/>
      <w:color w:val="0000FF"/>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CellMar>
        <w:left w:w="115" w:type="dxa"/>
        <w:right w:w="115"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E34A8"/>
    <w:pPr>
      <w:tabs>
        <w:tab w:val="center" w:pos="4513"/>
        <w:tab w:val="right" w:pos="9026"/>
      </w:tabs>
      <w:spacing w:line="240" w:lineRule="auto"/>
    </w:pPr>
    <w:rPr>
      <w:rFonts w:cs="Cordia New"/>
      <w:szCs w:val="28"/>
    </w:rPr>
  </w:style>
  <w:style w:type="character" w:styleId="HeaderChar" w:customStyle="1">
    <w:name w:val="Header Char"/>
    <w:basedOn w:val="DefaultParagraphFont"/>
    <w:link w:val="Header"/>
    <w:uiPriority w:val="99"/>
    <w:rsid w:val="00FE34A8"/>
    <w:rPr>
      <w:rFonts w:cs="Cordia New"/>
      <w:szCs w:val="28"/>
    </w:rPr>
  </w:style>
  <w:style w:type="paragraph" w:styleId="Footer">
    <w:name w:val="footer"/>
    <w:basedOn w:val="Normal"/>
    <w:link w:val="FooterChar"/>
    <w:uiPriority w:val="99"/>
    <w:unhideWhenUsed/>
    <w:rsid w:val="00FE34A8"/>
    <w:pPr>
      <w:tabs>
        <w:tab w:val="center" w:pos="4513"/>
        <w:tab w:val="right" w:pos="9026"/>
      </w:tabs>
      <w:spacing w:line="240" w:lineRule="auto"/>
    </w:pPr>
    <w:rPr>
      <w:rFonts w:cs="Cordia New"/>
      <w:szCs w:val="28"/>
    </w:rPr>
  </w:style>
  <w:style w:type="character" w:styleId="FooterChar" w:customStyle="1">
    <w:name w:val="Footer Char"/>
    <w:basedOn w:val="DefaultParagraphFont"/>
    <w:link w:val="Footer"/>
    <w:uiPriority w:val="99"/>
    <w:rsid w:val="00FE34A8"/>
    <w:rPr>
      <w:rFonts w:cs="Cordia New"/>
      <w:szCs w:val="28"/>
    </w:rPr>
  </w:style>
  <w:style w:type="character" w:styleId="CommentReference">
    <w:name w:val="annotation reference"/>
    <w:basedOn w:val="DefaultParagraphFont"/>
    <w:uiPriority w:val="99"/>
    <w:semiHidden/>
    <w:unhideWhenUsed/>
    <w:rsid w:val="00644EF6"/>
    <w:rPr>
      <w:sz w:val="16"/>
      <w:szCs w:val="18"/>
    </w:rPr>
  </w:style>
  <w:style w:type="paragraph" w:styleId="CommentText">
    <w:name w:val="annotation text"/>
    <w:basedOn w:val="Normal"/>
    <w:link w:val="CommentTextChar"/>
    <w:uiPriority w:val="99"/>
    <w:semiHidden/>
    <w:unhideWhenUsed/>
    <w:rsid w:val="00644EF6"/>
    <w:pPr>
      <w:spacing w:line="240" w:lineRule="auto"/>
    </w:pPr>
    <w:rPr>
      <w:rFonts w:cs="Cordia New"/>
      <w:sz w:val="20"/>
      <w:szCs w:val="25"/>
    </w:rPr>
  </w:style>
  <w:style w:type="character" w:styleId="CommentTextChar" w:customStyle="1">
    <w:name w:val="Comment Text Char"/>
    <w:basedOn w:val="DefaultParagraphFont"/>
    <w:link w:val="CommentText"/>
    <w:uiPriority w:val="99"/>
    <w:semiHidden/>
    <w:rsid w:val="00644EF6"/>
    <w:rPr>
      <w:rFonts w:cs="Cordia New"/>
      <w:sz w:val="20"/>
      <w:szCs w:val="25"/>
    </w:rPr>
  </w:style>
  <w:style w:type="paragraph" w:styleId="CommentSubject">
    <w:name w:val="annotation subject"/>
    <w:basedOn w:val="CommentText"/>
    <w:next w:val="CommentText"/>
    <w:link w:val="CommentSubjectChar"/>
    <w:uiPriority w:val="99"/>
    <w:semiHidden/>
    <w:unhideWhenUsed/>
    <w:rsid w:val="00644EF6"/>
    <w:rPr>
      <w:b/>
      <w:bCs/>
    </w:rPr>
  </w:style>
  <w:style w:type="character" w:styleId="CommentSubjectChar" w:customStyle="1">
    <w:name w:val="Comment Subject Char"/>
    <w:basedOn w:val="CommentTextChar"/>
    <w:link w:val="CommentSubject"/>
    <w:uiPriority w:val="99"/>
    <w:semiHidden/>
    <w:rsid w:val="00644EF6"/>
    <w:rPr>
      <w:rFonts w:cs="Cordia New"/>
      <w:b/>
      <w:bCs/>
      <w:sz w:val="20"/>
      <w:szCs w:val="25"/>
    </w:rPr>
  </w:style>
  <w:style w:type="paragraph" w:styleId="TOC1">
    <w:name w:val="toc 1"/>
    <w:basedOn w:val="Normal"/>
    <w:next w:val="Normal"/>
    <w:autoRedefine/>
    <w:uiPriority w:val="39"/>
    <w:unhideWhenUsed/>
    <w:rsid w:val="00AD4021"/>
    <w:pPr>
      <w:spacing w:after="100"/>
    </w:pPr>
    <w:rPr>
      <w:rFonts w:cs="Cordia New"/>
      <w:szCs w:val="28"/>
    </w:rPr>
  </w:style>
  <w:style w:type="paragraph" w:styleId="TOC2">
    <w:name w:val="toc 2"/>
    <w:basedOn w:val="Normal"/>
    <w:next w:val="Normal"/>
    <w:autoRedefine/>
    <w:uiPriority w:val="39"/>
    <w:unhideWhenUsed/>
    <w:rsid w:val="00AD4021"/>
    <w:pPr>
      <w:spacing w:after="100"/>
      <w:ind w:left="220"/>
    </w:pPr>
    <w:rPr>
      <w:rFonts w:cs="Cordia New"/>
      <w:szCs w:val="28"/>
    </w:rPr>
  </w:style>
  <w:style w:type="paragraph" w:styleId="TOC3">
    <w:name w:val="toc 3"/>
    <w:basedOn w:val="Normal"/>
    <w:next w:val="Normal"/>
    <w:autoRedefine/>
    <w:uiPriority w:val="39"/>
    <w:unhideWhenUsed/>
    <w:rsid w:val="00AD4021"/>
    <w:pPr>
      <w:spacing w:after="100"/>
      <w:ind w:left="440"/>
    </w:pPr>
    <w:rPr>
      <w:rFonts w:cs="Cordia New"/>
      <w:szCs w:val="28"/>
    </w:rPr>
  </w:style>
  <w:style w:type="character" w:styleId="Hyperlink">
    <w:name w:val="Hyperlink"/>
    <w:basedOn w:val="DefaultParagraphFont"/>
    <w:uiPriority w:val="99"/>
    <w:unhideWhenUsed/>
    <w:rsid w:val="00AD4021"/>
    <w:rPr>
      <w:color w:val="0000FF" w:themeColor="hyperlink"/>
      <w:u w:val="single"/>
    </w:rPr>
  </w:style>
  <w:style w:type="paragraph" w:styleId="Style1" w:customStyle="1">
    <w:name w:val="Style1"/>
    <w:basedOn w:val="Heading1"/>
    <w:qFormat/>
    <w:rsid w:val="00FD59D8"/>
    <w:pPr>
      <w:keepLines w:val="0"/>
      <w:shd w:val="clear" w:color="auto" w:fill="D9D9D9"/>
      <w:spacing w:before="240" w:after="60" w:line="240" w:lineRule="auto"/>
    </w:pPr>
    <w:rPr>
      <w:rFonts w:ascii="Tahoma" w:hAnsi="Tahoma" w:eastAsia="Tahoma" w:cs="Tahoma"/>
      <w:b/>
      <w:color w:val="000000"/>
      <w:sz w:val="32"/>
      <w:szCs w:val="28"/>
    </w:rPr>
  </w:style>
  <w:style w:type="character" w:styleId="UnresolvedMention">
    <w:name w:val="Unresolved Mention"/>
    <w:basedOn w:val="DefaultParagraphFont"/>
    <w:uiPriority w:val="99"/>
    <w:semiHidden/>
    <w:unhideWhenUsed/>
    <w:rsid w:val="00977795"/>
    <w:rPr>
      <w:color w:val="605E5C"/>
      <w:shd w:val="clear" w:color="auto" w:fill="E1DFDD"/>
    </w:rPr>
  </w:style>
  <w:style w:type="character" w:styleId="FollowedHyperlink">
    <w:name w:val="FollowedHyperlink"/>
    <w:basedOn w:val="DefaultParagraphFont"/>
    <w:uiPriority w:val="99"/>
    <w:semiHidden/>
    <w:unhideWhenUsed/>
    <w:rsid w:val="00977795"/>
    <w:rPr>
      <w:color w:val="800080" w:themeColor="followedHyperlink"/>
      <w:u w:val="single"/>
    </w:rPr>
  </w:style>
  <w:style w:type="table" w:styleId="TableGrid">
    <w:name w:val="Table Grid"/>
    <w:basedOn w:val="TableNormal"/>
    <w:uiPriority w:val="39"/>
    <w:rsid w:val="00821BA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rmaltextrun" w:customStyle="1">
    <w:name w:val="normaltextrun"/>
    <w:basedOn w:val="DefaultParagraphFont"/>
    <w:rsid w:val="00F84F2F"/>
  </w:style>
  <w:style w:type="character" w:styleId="eop" w:customStyle="1">
    <w:name w:val="eop"/>
    <w:basedOn w:val="DefaultParagraphFont"/>
    <w:rsid w:val="00F84F2F"/>
  </w:style>
  <w:style w:type="paragraph" w:styleId="paragraph" w:customStyle="1">
    <w:name w:val="paragraph"/>
    <w:basedOn w:val="Normal"/>
    <w:rsid w:val="00F84F2F"/>
    <w:pPr>
      <w:spacing w:before="100" w:beforeAutospacing="1" w:after="100" w:afterAutospacing="1" w:line="240" w:lineRule="auto"/>
    </w:pPr>
    <w:rPr>
      <w:rFonts w:ascii="Times New Roman" w:hAnsi="Times New Roman" w:eastAsia="Times New Roman" w:cs="Times New Roman"/>
      <w:sz w:val="24"/>
      <w:szCs w:val="24"/>
      <w:lang w:val="en-GB" w:eastAsia="ja-JP"/>
    </w:rPr>
  </w:style>
  <w:style w:type="character" w:styleId="scxw224029437" w:customStyle="1">
    <w:name w:val="scxw224029437"/>
    <w:basedOn w:val="DefaultParagraphFont"/>
    <w:rsid w:val="00F84F2F"/>
  </w:style>
  <w:style w:type="character" w:styleId="scxw172399178" w:customStyle="1">
    <w:name w:val="scxw172399178"/>
    <w:basedOn w:val="DefaultParagraphFont"/>
    <w:rsid w:val="003D5215"/>
  </w:style>
  <w:style w:type="paragraph" w:styleId="Revision">
    <w:name w:val="Revision"/>
    <w:hidden/>
    <w:uiPriority w:val="99"/>
    <w:semiHidden/>
    <w:rsid w:val="00212F64"/>
    <w:pPr>
      <w:spacing w:line="240" w:lineRule="auto"/>
    </w:pPr>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35746">
      <w:bodyDiv w:val="1"/>
      <w:marLeft w:val="0"/>
      <w:marRight w:val="0"/>
      <w:marTop w:val="0"/>
      <w:marBottom w:val="0"/>
      <w:divBdr>
        <w:top w:val="none" w:sz="0" w:space="0" w:color="auto"/>
        <w:left w:val="none" w:sz="0" w:space="0" w:color="auto"/>
        <w:bottom w:val="none" w:sz="0" w:space="0" w:color="auto"/>
        <w:right w:val="none" w:sz="0" w:space="0" w:color="auto"/>
      </w:divBdr>
      <w:divsChild>
        <w:div w:id="1654259962">
          <w:marLeft w:val="0"/>
          <w:marRight w:val="0"/>
          <w:marTop w:val="0"/>
          <w:marBottom w:val="0"/>
          <w:divBdr>
            <w:top w:val="none" w:sz="0" w:space="0" w:color="auto"/>
            <w:left w:val="none" w:sz="0" w:space="0" w:color="auto"/>
            <w:bottom w:val="none" w:sz="0" w:space="0" w:color="auto"/>
            <w:right w:val="none" w:sz="0" w:space="0" w:color="auto"/>
          </w:divBdr>
          <w:divsChild>
            <w:div w:id="1732002156">
              <w:marLeft w:val="0"/>
              <w:marRight w:val="0"/>
              <w:marTop w:val="0"/>
              <w:marBottom w:val="0"/>
              <w:divBdr>
                <w:top w:val="none" w:sz="0" w:space="0" w:color="auto"/>
                <w:left w:val="none" w:sz="0" w:space="0" w:color="auto"/>
                <w:bottom w:val="none" w:sz="0" w:space="0" w:color="auto"/>
                <w:right w:val="none" w:sz="0" w:space="0" w:color="auto"/>
              </w:divBdr>
              <w:divsChild>
                <w:div w:id="246694339">
                  <w:marLeft w:val="0"/>
                  <w:marRight w:val="0"/>
                  <w:marTop w:val="0"/>
                  <w:marBottom w:val="0"/>
                  <w:divBdr>
                    <w:top w:val="none" w:sz="0" w:space="0" w:color="auto"/>
                    <w:left w:val="none" w:sz="0" w:space="0" w:color="auto"/>
                    <w:bottom w:val="none" w:sz="0" w:space="0" w:color="auto"/>
                    <w:right w:val="none" w:sz="0" w:space="0" w:color="auto"/>
                  </w:divBdr>
                  <w:divsChild>
                    <w:div w:id="53053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98001">
      <w:bodyDiv w:val="1"/>
      <w:marLeft w:val="0"/>
      <w:marRight w:val="0"/>
      <w:marTop w:val="0"/>
      <w:marBottom w:val="0"/>
      <w:divBdr>
        <w:top w:val="none" w:sz="0" w:space="0" w:color="auto"/>
        <w:left w:val="none" w:sz="0" w:space="0" w:color="auto"/>
        <w:bottom w:val="none" w:sz="0" w:space="0" w:color="auto"/>
        <w:right w:val="none" w:sz="0" w:space="0" w:color="auto"/>
      </w:divBdr>
      <w:divsChild>
        <w:div w:id="1367562763">
          <w:marLeft w:val="0"/>
          <w:marRight w:val="0"/>
          <w:marTop w:val="0"/>
          <w:marBottom w:val="0"/>
          <w:divBdr>
            <w:top w:val="none" w:sz="0" w:space="0" w:color="auto"/>
            <w:left w:val="none" w:sz="0" w:space="0" w:color="auto"/>
            <w:bottom w:val="none" w:sz="0" w:space="0" w:color="auto"/>
            <w:right w:val="none" w:sz="0" w:space="0" w:color="auto"/>
          </w:divBdr>
          <w:divsChild>
            <w:div w:id="403838382">
              <w:marLeft w:val="0"/>
              <w:marRight w:val="0"/>
              <w:marTop w:val="0"/>
              <w:marBottom w:val="0"/>
              <w:divBdr>
                <w:top w:val="none" w:sz="0" w:space="0" w:color="auto"/>
                <w:left w:val="none" w:sz="0" w:space="0" w:color="auto"/>
                <w:bottom w:val="none" w:sz="0" w:space="0" w:color="auto"/>
                <w:right w:val="none" w:sz="0" w:space="0" w:color="auto"/>
              </w:divBdr>
              <w:divsChild>
                <w:div w:id="468323212">
                  <w:marLeft w:val="0"/>
                  <w:marRight w:val="0"/>
                  <w:marTop w:val="0"/>
                  <w:marBottom w:val="0"/>
                  <w:divBdr>
                    <w:top w:val="none" w:sz="0" w:space="0" w:color="auto"/>
                    <w:left w:val="none" w:sz="0" w:space="0" w:color="auto"/>
                    <w:bottom w:val="none" w:sz="0" w:space="0" w:color="auto"/>
                    <w:right w:val="none" w:sz="0" w:space="0" w:color="auto"/>
                  </w:divBdr>
                  <w:divsChild>
                    <w:div w:id="15689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901261">
      <w:bodyDiv w:val="1"/>
      <w:marLeft w:val="0"/>
      <w:marRight w:val="0"/>
      <w:marTop w:val="0"/>
      <w:marBottom w:val="0"/>
      <w:divBdr>
        <w:top w:val="none" w:sz="0" w:space="0" w:color="auto"/>
        <w:left w:val="none" w:sz="0" w:space="0" w:color="auto"/>
        <w:bottom w:val="none" w:sz="0" w:space="0" w:color="auto"/>
        <w:right w:val="none" w:sz="0" w:space="0" w:color="auto"/>
      </w:divBdr>
      <w:divsChild>
        <w:div w:id="480581108">
          <w:marLeft w:val="0"/>
          <w:marRight w:val="0"/>
          <w:marTop w:val="0"/>
          <w:marBottom w:val="0"/>
          <w:divBdr>
            <w:top w:val="none" w:sz="0" w:space="0" w:color="auto"/>
            <w:left w:val="none" w:sz="0" w:space="0" w:color="auto"/>
            <w:bottom w:val="none" w:sz="0" w:space="0" w:color="auto"/>
            <w:right w:val="none" w:sz="0" w:space="0" w:color="auto"/>
          </w:divBdr>
          <w:divsChild>
            <w:div w:id="1411929987">
              <w:marLeft w:val="0"/>
              <w:marRight w:val="0"/>
              <w:marTop w:val="0"/>
              <w:marBottom w:val="0"/>
              <w:divBdr>
                <w:top w:val="none" w:sz="0" w:space="0" w:color="auto"/>
                <w:left w:val="none" w:sz="0" w:space="0" w:color="auto"/>
                <w:bottom w:val="none" w:sz="0" w:space="0" w:color="auto"/>
                <w:right w:val="none" w:sz="0" w:space="0" w:color="auto"/>
              </w:divBdr>
            </w:div>
          </w:divsChild>
        </w:div>
        <w:div w:id="2115519606">
          <w:marLeft w:val="0"/>
          <w:marRight w:val="0"/>
          <w:marTop w:val="0"/>
          <w:marBottom w:val="0"/>
          <w:divBdr>
            <w:top w:val="none" w:sz="0" w:space="0" w:color="auto"/>
            <w:left w:val="none" w:sz="0" w:space="0" w:color="auto"/>
            <w:bottom w:val="none" w:sz="0" w:space="0" w:color="auto"/>
            <w:right w:val="none" w:sz="0" w:space="0" w:color="auto"/>
          </w:divBdr>
          <w:divsChild>
            <w:div w:id="980698022">
              <w:marLeft w:val="0"/>
              <w:marRight w:val="0"/>
              <w:marTop w:val="0"/>
              <w:marBottom w:val="0"/>
              <w:divBdr>
                <w:top w:val="none" w:sz="0" w:space="0" w:color="auto"/>
                <w:left w:val="none" w:sz="0" w:space="0" w:color="auto"/>
                <w:bottom w:val="none" w:sz="0" w:space="0" w:color="auto"/>
                <w:right w:val="none" w:sz="0" w:space="0" w:color="auto"/>
              </w:divBdr>
            </w:div>
            <w:div w:id="1172453009">
              <w:marLeft w:val="0"/>
              <w:marRight w:val="0"/>
              <w:marTop w:val="0"/>
              <w:marBottom w:val="0"/>
              <w:divBdr>
                <w:top w:val="none" w:sz="0" w:space="0" w:color="auto"/>
                <w:left w:val="none" w:sz="0" w:space="0" w:color="auto"/>
                <w:bottom w:val="none" w:sz="0" w:space="0" w:color="auto"/>
                <w:right w:val="none" w:sz="0" w:space="0" w:color="auto"/>
              </w:divBdr>
            </w:div>
          </w:divsChild>
        </w:div>
        <w:div w:id="111629128">
          <w:marLeft w:val="0"/>
          <w:marRight w:val="0"/>
          <w:marTop w:val="0"/>
          <w:marBottom w:val="0"/>
          <w:divBdr>
            <w:top w:val="none" w:sz="0" w:space="0" w:color="auto"/>
            <w:left w:val="none" w:sz="0" w:space="0" w:color="auto"/>
            <w:bottom w:val="none" w:sz="0" w:space="0" w:color="auto"/>
            <w:right w:val="none" w:sz="0" w:space="0" w:color="auto"/>
          </w:divBdr>
          <w:divsChild>
            <w:div w:id="2053384266">
              <w:marLeft w:val="0"/>
              <w:marRight w:val="0"/>
              <w:marTop w:val="0"/>
              <w:marBottom w:val="0"/>
              <w:divBdr>
                <w:top w:val="none" w:sz="0" w:space="0" w:color="auto"/>
                <w:left w:val="none" w:sz="0" w:space="0" w:color="auto"/>
                <w:bottom w:val="none" w:sz="0" w:space="0" w:color="auto"/>
                <w:right w:val="none" w:sz="0" w:space="0" w:color="auto"/>
              </w:divBdr>
            </w:div>
          </w:divsChild>
        </w:div>
        <w:div w:id="119418955">
          <w:marLeft w:val="0"/>
          <w:marRight w:val="0"/>
          <w:marTop w:val="0"/>
          <w:marBottom w:val="0"/>
          <w:divBdr>
            <w:top w:val="none" w:sz="0" w:space="0" w:color="auto"/>
            <w:left w:val="none" w:sz="0" w:space="0" w:color="auto"/>
            <w:bottom w:val="none" w:sz="0" w:space="0" w:color="auto"/>
            <w:right w:val="none" w:sz="0" w:space="0" w:color="auto"/>
          </w:divBdr>
          <w:divsChild>
            <w:div w:id="444425409">
              <w:marLeft w:val="0"/>
              <w:marRight w:val="0"/>
              <w:marTop w:val="0"/>
              <w:marBottom w:val="0"/>
              <w:divBdr>
                <w:top w:val="none" w:sz="0" w:space="0" w:color="auto"/>
                <w:left w:val="none" w:sz="0" w:space="0" w:color="auto"/>
                <w:bottom w:val="none" w:sz="0" w:space="0" w:color="auto"/>
                <w:right w:val="none" w:sz="0" w:space="0" w:color="auto"/>
              </w:divBdr>
            </w:div>
            <w:div w:id="1594439615">
              <w:marLeft w:val="0"/>
              <w:marRight w:val="0"/>
              <w:marTop w:val="0"/>
              <w:marBottom w:val="0"/>
              <w:divBdr>
                <w:top w:val="none" w:sz="0" w:space="0" w:color="auto"/>
                <w:left w:val="none" w:sz="0" w:space="0" w:color="auto"/>
                <w:bottom w:val="none" w:sz="0" w:space="0" w:color="auto"/>
                <w:right w:val="none" w:sz="0" w:space="0" w:color="auto"/>
              </w:divBdr>
            </w:div>
          </w:divsChild>
        </w:div>
        <w:div w:id="203374108">
          <w:marLeft w:val="0"/>
          <w:marRight w:val="0"/>
          <w:marTop w:val="0"/>
          <w:marBottom w:val="0"/>
          <w:divBdr>
            <w:top w:val="none" w:sz="0" w:space="0" w:color="auto"/>
            <w:left w:val="none" w:sz="0" w:space="0" w:color="auto"/>
            <w:bottom w:val="none" w:sz="0" w:space="0" w:color="auto"/>
            <w:right w:val="none" w:sz="0" w:space="0" w:color="auto"/>
          </w:divBdr>
          <w:divsChild>
            <w:div w:id="873082026">
              <w:marLeft w:val="0"/>
              <w:marRight w:val="0"/>
              <w:marTop w:val="0"/>
              <w:marBottom w:val="0"/>
              <w:divBdr>
                <w:top w:val="none" w:sz="0" w:space="0" w:color="auto"/>
                <w:left w:val="none" w:sz="0" w:space="0" w:color="auto"/>
                <w:bottom w:val="none" w:sz="0" w:space="0" w:color="auto"/>
                <w:right w:val="none" w:sz="0" w:space="0" w:color="auto"/>
              </w:divBdr>
            </w:div>
          </w:divsChild>
        </w:div>
        <w:div w:id="1899971424">
          <w:marLeft w:val="0"/>
          <w:marRight w:val="0"/>
          <w:marTop w:val="0"/>
          <w:marBottom w:val="0"/>
          <w:divBdr>
            <w:top w:val="none" w:sz="0" w:space="0" w:color="auto"/>
            <w:left w:val="none" w:sz="0" w:space="0" w:color="auto"/>
            <w:bottom w:val="none" w:sz="0" w:space="0" w:color="auto"/>
            <w:right w:val="none" w:sz="0" w:space="0" w:color="auto"/>
          </w:divBdr>
          <w:divsChild>
            <w:div w:id="1282302532">
              <w:marLeft w:val="0"/>
              <w:marRight w:val="0"/>
              <w:marTop w:val="0"/>
              <w:marBottom w:val="0"/>
              <w:divBdr>
                <w:top w:val="none" w:sz="0" w:space="0" w:color="auto"/>
                <w:left w:val="none" w:sz="0" w:space="0" w:color="auto"/>
                <w:bottom w:val="none" w:sz="0" w:space="0" w:color="auto"/>
                <w:right w:val="none" w:sz="0" w:space="0" w:color="auto"/>
              </w:divBdr>
            </w:div>
          </w:divsChild>
        </w:div>
        <w:div w:id="518087710">
          <w:marLeft w:val="0"/>
          <w:marRight w:val="0"/>
          <w:marTop w:val="0"/>
          <w:marBottom w:val="0"/>
          <w:divBdr>
            <w:top w:val="none" w:sz="0" w:space="0" w:color="auto"/>
            <w:left w:val="none" w:sz="0" w:space="0" w:color="auto"/>
            <w:bottom w:val="none" w:sz="0" w:space="0" w:color="auto"/>
            <w:right w:val="none" w:sz="0" w:space="0" w:color="auto"/>
          </w:divBdr>
          <w:divsChild>
            <w:div w:id="174660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8682">
      <w:bodyDiv w:val="1"/>
      <w:marLeft w:val="0"/>
      <w:marRight w:val="0"/>
      <w:marTop w:val="0"/>
      <w:marBottom w:val="0"/>
      <w:divBdr>
        <w:top w:val="none" w:sz="0" w:space="0" w:color="auto"/>
        <w:left w:val="none" w:sz="0" w:space="0" w:color="auto"/>
        <w:bottom w:val="none" w:sz="0" w:space="0" w:color="auto"/>
        <w:right w:val="none" w:sz="0" w:space="0" w:color="auto"/>
      </w:divBdr>
      <w:divsChild>
        <w:div w:id="359860168">
          <w:marLeft w:val="0"/>
          <w:marRight w:val="0"/>
          <w:marTop w:val="0"/>
          <w:marBottom w:val="0"/>
          <w:divBdr>
            <w:top w:val="none" w:sz="0" w:space="0" w:color="auto"/>
            <w:left w:val="none" w:sz="0" w:space="0" w:color="auto"/>
            <w:bottom w:val="none" w:sz="0" w:space="0" w:color="auto"/>
            <w:right w:val="none" w:sz="0" w:space="0" w:color="auto"/>
          </w:divBdr>
          <w:divsChild>
            <w:div w:id="942420333">
              <w:marLeft w:val="0"/>
              <w:marRight w:val="0"/>
              <w:marTop w:val="0"/>
              <w:marBottom w:val="0"/>
              <w:divBdr>
                <w:top w:val="none" w:sz="0" w:space="0" w:color="auto"/>
                <w:left w:val="none" w:sz="0" w:space="0" w:color="auto"/>
                <w:bottom w:val="none" w:sz="0" w:space="0" w:color="auto"/>
                <w:right w:val="none" w:sz="0" w:space="0" w:color="auto"/>
              </w:divBdr>
            </w:div>
          </w:divsChild>
        </w:div>
        <w:div w:id="1645429837">
          <w:marLeft w:val="0"/>
          <w:marRight w:val="0"/>
          <w:marTop w:val="0"/>
          <w:marBottom w:val="0"/>
          <w:divBdr>
            <w:top w:val="none" w:sz="0" w:space="0" w:color="auto"/>
            <w:left w:val="none" w:sz="0" w:space="0" w:color="auto"/>
            <w:bottom w:val="none" w:sz="0" w:space="0" w:color="auto"/>
            <w:right w:val="none" w:sz="0" w:space="0" w:color="auto"/>
          </w:divBdr>
          <w:divsChild>
            <w:div w:id="2145459581">
              <w:marLeft w:val="0"/>
              <w:marRight w:val="0"/>
              <w:marTop w:val="0"/>
              <w:marBottom w:val="0"/>
              <w:divBdr>
                <w:top w:val="none" w:sz="0" w:space="0" w:color="auto"/>
                <w:left w:val="none" w:sz="0" w:space="0" w:color="auto"/>
                <w:bottom w:val="none" w:sz="0" w:space="0" w:color="auto"/>
                <w:right w:val="none" w:sz="0" w:space="0" w:color="auto"/>
              </w:divBdr>
            </w:div>
          </w:divsChild>
        </w:div>
        <w:div w:id="340545617">
          <w:marLeft w:val="0"/>
          <w:marRight w:val="0"/>
          <w:marTop w:val="0"/>
          <w:marBottom w:val="0"/>
          <w:divBdr>
            <w:top w:val="none" w:sz="0" w:space="0" w:color="auto"/>
            <w:left w:val="none" w:sz="0" w:space="0" w:color="auto"/>
            <w:bottom w:val="none" w:sz="0" w:space="0" w:color="auto"/>
            <w:right w:val="none" w:sz="0" w:space="0" w:color="auto"/>
          </w:divBdr>
          <w:divsChild>
            <w:div w:id="2083209277">
              <w:marLeft w:val="0"/>
              <w:marRight w:val="0"/>
              <w:marTop w:val="0"/>
              <w:marBottom w:val="0"/>
              <w:divBdr>
                <w:top w:val="none" w:sz="0" w:space="0" w:color="auto"/>
                <w:left w:val="none" w:sz="0" w:space="0" w:color="auto"/>
                <w:bottom w:val="none" w:sz="0" w:space="0" w:color="auto"/>
                <w:right w:val="none" w:sz="0" w:space="0" w:color="auto"/>
              </w:divBdr>
            </w:div>
            <w:div w:id="115371777">
              <w:marLeft w:val="0"/>
              <w:marRight w:val="0"/>
              <w:marTop w:val="0"/>
              <w:marBottom w:val="0"/>
              <w:divBdr>
                <w:top w:val="none" w:sz="0" w:space="0" w:color="auto"/>
                <w:left w:val="none" w:sz="0" w:space="0" w:color="auto"/>
                <w:bottom w:val="none" w:sz="0" w:space="0" w:color="auto"/>
                <w:right w:val="none" w:sz="0" w:space="0" w:color="auto"/>
              </w:divBdr>
            </w:div>
            <w:div w:id="525338958">
              <w:marLeft w:val="0"/>
              <w:marRight w:val="0"/>
              <w:marTop w:val="0"/>
              <w:marBottom w:val="0"/>
              <w:divBdr>
                <w:top w:val="none" w:sz="0" w:space="0" w:color="auto"/>
                <w:left w:val="none" w:sz="0" w:space="0" w:color="auto"/>
                <w:bottom w:val="none" w:sz="0" w:space="0" w:color="auto"/>
                <w:right w:val="none" w:sz="0" w:space="0" w:color="auto"/>
              </w:divBdr>
            </w:div>
            <w:div w:id="119226537">
              <w:marLeft w:val="0"/>
              <w:marRight w:val="0"/>
              <w:marTop w:val="0"/>
              <w:marBottom w:val="0"/>
              <w:divBdr>
                <w:top w:val="none" w:sz="0" w:space="0" w:color="auto"/>
                <w:left w:val="none" w:sz="0" w:space="0" w:color="auto"/>
                <w:bottom w:val="none" w:sz="0" w:space="0" w:color="auto"/>
                <w:right w:val="none" w:sz="0" w:space="0" w:color="auto"/>
              </w:divBdr>
            </w:div>
            <w:div w:id="642008881">
              <w:marLeft w:val="0"/>
              <w:marRight w:val="0"/>
              <w:marTop w:val="0"/>
              <w:marBottom w:val="0"/>
              <w:divBdr>
                <w:top w:val="none" w:sz="0" w:space="0" w:color="auto"/>
                <w:left w:val="none" w:sz="0" w:space="0" w:color="auto"/>
                <w:bottom w:val="none" w:sz="0" w:space="0" w:color="auto"/>
                <w:right w:val="none" w:sz="0" w:space="0" w:color="auto"/>
              </w:divBdr>
            </w:div>
            <w:div w:id="1312978310">
              <w:marLeft w:val="0"/>
              <w:marRight w:val="0"/>
              <w:marTop w:val="0"/>
              <w:marBottom w:val="0"/>
              <w:divBdr>
                <w:top w:val="none" w:sz="0" w:space="0" w:color="auto"/>
                <w:left w:val="none" w:sz="0" w:space="0" w:color="auto"/>
                <w:bottom w:val="none" w:sz="0" w:space="0" w:color="auto"/>
                <w:right w:val="none" w:sz="0" w:space="0" w:color="auto"/>
              </w:divBdr>
            </w:div>
            <w:div w:id="1039861280">
              <w:marLeft w:val="0"/>
              <w:marRight w:val="0"/>
              <w:marTop w:val="0"/>
              <w:marBottom w:val="0"/>
              <w:divBdr>
                <w:top w:val="none" w:sz="0" w:space="0" w:color="auto"/>
                <w:left w:val="none" w:sz="0" w:space="0" w:color="auto"/>
                <w:bottom w:val="none" w:sz="0" w:space="0" w:color="auto"/>
                <w:right w:val="none" w:sz="0" w:space="0" w:color="auto"/>
              </w:divBdr>
            </w:div>
            <w:div w:id="26415017">
              <w:marLeft w:val="0"/>
              <w:marRight w:val="0"/>
              <w:marTop w:val="0"/>
              <w:marBottom w:val="0"/>
              <w:divBdr>
                <w:top w:val="none" w:sz="0" w:space="0" w:color="auto"/>
                <w:left w:val="none" w:sz="0" w:space="0" w:color="auto"/>
                <w:bottom w:val="none" w:sz="0" w:space="0" w:color="auto"/>
                <w:right w:val="none" w:sz="0" w:space="0" w:color="auto"/>
              </w:divBdr>
            </w:div>
            <w:div w:id="1554854929">
              <w:marLeft w:val="0"/>
              <w:marRight w:val="0"/>
              <w:marTop w:val="0"/>
              <w:marBottom w:val="0"/>
              <w:divBdr>
                <w:top w:val="none" w:sz="0" w:space="0" w:color="auto"/>
                <w:left w:val="none" w:sz="0" w:space="0" w:color="auto"/>
                <w:bottom w:val="none" w:sz="0" w:space="0" w:color="auto"/>
                <w:right w:val="none" w:sz="0" w:space="0" w:color="auto"/>
              </w:divBdr>
            </w:div>
            <w:div w:id="82849249">
              <w:marLeft w:val="0"/>
              <w:marRight w:val="0"/>
              <w:marTop w:val="0"/>
              <w:marBottom w:val="0"/>
              <w:divBdr>
                <w:top w:val="none" w:sz="0" w:space="0" w:color="auto"/>
                <w:left w:val="none" w:sz="0" w:space="0" w:color="auto"/>
                <w:bottom w:val="none" w:sz="0" w:space="0" w:color="auto"/>
                <w:right w:val="none" w:sz="0" w:space="0" w:color="auto"/>
              </w:divBdr>
            </w:div>
            <w:div w:id="449476587">
              <w:marLeft w:val="0"/>
              <w:marRight w:val="0"/>
              <w:marTop w:val="0"/>
              <w:marBottom w:val="0"/>
              <w:divBdr>
                <w:top w:val="none" w:sz="0" w:space="0" w:color="auto"/>
                <w:left w:val="none" w:sz="0" w:space="0" w:color="auto"/>
                <w:bottom w:val="none" w:sz="0" w:space="0" w:color="auto"/>
                <w:right w:val="none" w:sz="0" w:space="0" w:color="auto"/>
              </w:divBdr>
            </w:div>
            <w:div w:id="2786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747601">
      <w:bodyDiv w:val="1"/>
      <w:marLeft w:val="0"/>
      <w:marRight w:val="0"/>
      <w:marTop w:val="0"/>
      <w:marBottom w:val="0"/>
      <w:divBdr>
        <w:top w:val="none" w:sz="0" w:space="0" w:color="auto"/>
        <w:left w:val="none" w:sz="0" w:space="0" w:color="auto"/>
        <w:bottom w:val="none" w:sz="0" w:space="0" w:color="auto"/>
        <w:right w:val="none" w:sz="0" w:space="0" w:color="auto"/>
      </w:divBdr>
      <w:divsChild>
        <w:div w:id="1245609663">
          <w:marLeft w:val="0"/>
          <w:marRight w:val="0"/>
          <w:marTop w:val="0"/>
          <w:marBottom w:val="0"/>
          <w:divBdr>
            <w:top w:val="none" w:sz="0" w:space="0" w:color="auto"/>
            <w:left w:val="none" w:sz="0" w:space="0" w:color="auto"/>
            <w:bottom w:val="none" w:sz="0" w:space="0" w:color="auto"/>
            <w:right w:val="none" w:sz="0" w:space="0" w:color="auto"/>
          </w:divBdr>
          <w:divsChild>
            <w:div w:id="616641742">
              <w:marLeft w:val="0"/>
              <w:marRight w:val="0"/>
              <w:marTop w:val="0"/>
              <w:marBottom w:val="0"/>
              <w:divBdr>
                <w:top w:val="none" w:sz="0" w:space="0" w:color="auto"/>
                <w:left w:val="none" w:sz="0" w:space="0" w:color="auto"/>
                <w:bottom w:val="none" w:sz="0" w:space="0" w:color="auto"/>
                <w:right w:val="none" w:sz="0" w:space="0" w:color="auto"/>
              </w:divBdr>
              <w:divsChild>
                <w:div w:id="284431008">
                  <w:marLeft w:val="0"/>
                  <w:marRight w:val="0"/>
                  <w:marTop w:val="0"/>
                  <w:marBottom w:val="0"/>
                  <w:divBdr>
                    <w:top w:val="none" w:sz="0" w:space="0" w:color="auto"/>
                    <w:left w:val="none" w:sz="0" w:space="0" w:color="auto"/>
                    <w:bottom w:val="none" w:sz="0" w:space="0" w:color="auto"/>
                    <w:right w:val="none" w:sz="0" w:space="0" w:color="auto"/>
                  </w:divBdr>
                  <w:divsChild>
                    <w:div w:id="121080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041882">
      <w:bodyDiv w:val="1"/>
      <w:marLeft w:val="0"/>
      <w:marRight w:val="0"/>
      <w:marTop w:val="0"/>
      <w:marBottom w:val="0"/>
      <w:divBdr>
        <w:top w:val="none" w:sz="0" w:space="0" w:color="auto"/>
        <w:left w:val="none" w:sz="0" w:space="0" w:color="auto"/>
        <w:bottom w:val="none" w:sz="0" w:space="0" w:color="auto"/>
        <w:right w:val="none" w:sz="0" w:space="0" w:color="auto"/>
      </w:divBdr>
      <w:divsChild>
        <w:div w:id="809441983">
          <w:marLeft w:val="0"/>
          <w:marRight w:val="0"/>
          <w:marTop w:val="0"/>
          <w:marBottom w:val="0"/>
          <w:divBdr>
            <w:top w:val="none" w:sz="0" w:space="0" w:color="auto"/>
            <w:left w:val="none" w:sz="0" w:space="0" w:color="auto"/>
            <w:bottom w:val="none" w:sz="0" w:space="0" w:color="auto"/>
            <w:right w:val="none" w:sz="0" w:space="0" w:color="auto"/>
          </w:divBdr>
          <w:divsChild>
            <w:div w:id="1771852714">
              <w:marLeft w:val="0"/>
              <w:marRight w:val="0"/>
              <w:marTop w:val="0"/>
              <w:marBottom w:val="0"/>
              <w:divBdr>
                <w:top w:val="none" w:sz="0" w:space="0" w:color="auto"/>
                <w:left w:val="none" w:sz="0" w:space="0" w:color="auto"/>
                <w:bottom w:val="none" w:sz="0" w:space="0" w:color="auto"/>
                <w:right w:val="none" w:sz="0" w:space="0" w:color="auto"/>
              </w:divBdr>
              <w:divsChild>
                <w:div w:id="18517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978548">
      <w:bodyDiv w:val="1"/>
      <w:marLeft w:val="0"/>
      <w:marRight w:val="0"/>
      <w:marTop w:val="0"/>
      <w:marBottom w:val="0"/>
      <w:divBdr>
        <w:top w:val="none" w:sz="0" w:space="0" w:color="auto"/>
        <w:left w:val="none" w:sz="0" w:space="0" w:color="auto"/>
        <w:bottom w:val="none" w:sz="0" w:space="0" w:color="auto"/>
        <w:right w:val="none" w:sz="0" w:space="0" w:color="auto"/>
      </w:divBdr>
      <w:divsChild>
        <w:div w:id="705986511">
          <w:marLeft w:val="0"/>
          <w:marRight w:val="0"/>
          <w:marTop w:val="0"/>
          <w:marBottom w:val="0"/>
          <w:divBdr>
            <w:top w:val="none" w:sz="0" w:space="0" w:color="auto"/>
            <w:left w:val="none" w:sz="0" w:space="0" w:color="auto"/>
            <w:bottom w:val="none" w:sz="0" w:space="0" w:color="auto"/>
            <w:right w:val="none" w:sz="0" w:space="0" w:color="auto"/>
          </w:divBdr>
          <w:divsChild>
            <w:div w:id="882136341">
              <w:marLeft w:val="0"/>
              <w:marRight w:val="0"/>
              <w:marTop w:val="0"/>
              <w:marBottom w:val="0"/>
              <w:divBdr>
                <w:top w:val="none" w:sz="0" w:space="0" w:color="auto"/>
                <w:left w:val="none" w:sz="0" w:space="0" w:color="auto"/>
                <w:bottom w:val="none" w:sz="0" w:space="0" w:color="auto"/>
                <w:right w:val="none" w:sz="0" w:space="0" w:color="auto"/>
              </w:divBdr>
            </w:div>
          </w:divsChild>
        </w:div>
        <w:div w:id="618953340">
          <w:marLeft w:val="0"/>
          <w:marRight w:val="0"/>
          <w:marTop w:val="0"/>
          <w:marBottom w:val="0"/>
          <w:divBdr>
            <w:top w:val="none" w:sz="0" w:space="0" w:color="auto"/>
            <w:left w:val="none" w:sz="0" w:space="0" w:color="auto"/>
            <w:bottom w:val="none" w:sz="0" w:space="0" w:color="auto"/>
            <w:right w:val="none" w:sz="0" w:space="0" w:color="auto"/>
          </w:divBdr>
          <w:divsChild>
            <w:div w:id="1128937380">
              <w:marLeft w:val="0"/>
              <w:marRight w:val="0"/>
              <w:marTop w:val="0"/>
              <w:marBottom w:val="0"/>
              <w:divBdr>
                <w:top w:val="none" w:sz="0" w:space="0" w:color="auto"/>
                <w:left w:val="none" w:sz="0" w:space="0" w:color="auto"/>
                <w:bottom w:val="none" w:sz="0" w:space="0" w:color="auto"/>
                <w:right w:val="none" w:sz="0" w:space="0" w:color="auto"/>
              </w:divBdr>
            </w:div>
          </w:divsChild>
        </w:div>
        <w:div w:id="1805199324">
          <w:marLeft w:val="0"/>
          <w:marRight w:val="0"/>
          <w:marTop w:val="0"/>
          <w:marBottom w:val="0"/>
          <w:divBdr>
            <w:top w:val="none" w:sz="0" w:space="0" w:color="auto"/>
            <w:left w:val="none" w:sz="0" w:space="0" w:color="auto"/>
            <w:bottom w:val="none" w:sz="0" w:space="0" w:color="auto"/>
            <w:right w:val="none" w:sz="0" w:space="0" w:color="auto"/>
          </w:divBdr>
          <w:divsChild>
            <w:div w:id="133766028">
              <w:marLeft w:val="0"/>
              <w:marRight w:val="0"/>
              <w:marTop w:val="0"/>
              <w:marBottom w:val="0"/>
              <w:divBdr>
                <w:top w:val="none" w:sz="0" w:space="0" w:color="auto"/>
                <w:left w:val="none" w:sz="0" w:space="0" w:color="auto"/>
                <w:bottom w:val="none" w:sz="0" w:space="0" w:color="auto"/>
                <w:right w:val="none" w:sz="0" w:space="0" w:color="auto"/>
              </w:divBdr>
            </w:div>
          </w:divsChild>
        </w:div>
        <w:div w:id="921648049">
          <w:marLeft w:val="0"/>
          <w:marRight w:val="0"/>
          <w:marTop w:val="0"/>
          <w:marBottom w:val="0"/>
          <w:divBdr>
            <w:top w:val="none" w:sz="0" w:space="0" w:color="auto"/>
            <w:left w:val="none" w:sz="0" w:space="0" w:color="auto"/>
            <w:bottom w:val="none" w:sz="0" w:space="0" w:color="auto"/>
            <w:right w:val="none" w:sz="0" w:space="0" w:color="auto"/>
          </w:divBdr>
          <w:divsChild>
            <w:div w:id="842941039">
              <w:marLeft w:val="0"/>
              <w:marRight w:val="0"/>
              <w:marTop w:val="0"/>
              <w:marBottom w:val="0"/>
              <w:divBdr>
                <w:top w:val="none" w:sz="0" w:space="0" w:color="auto"/>
                <w:left w:val="none" w:sz="0" w:space="0" w:color="auto"/>
                <w:bottom w:val="none" w:sz="0" w:space="0" w:color="auto"/>
                <w:right w:val="none" w:sz="0" w:space="0" w:color="auto"/>
              </w:divBdr>
            </w:div>
          </w:divsChild>
        </w:div>
        <w:div w:id="366683807">
          <w:marLeft w:val="0"/>
          <w:marRight w:val="0"/>
          <w:marTop w:val="0"/>
          <w:marBottom w:val="0"/>
          <w:divBdr>
            <w:top w:val="none" w:sz="0" w:space="0" w:color="auto"/>
            <w:left w:val="none" w:sz="0" w:space="0" w:color="auto"/>
            <w:bottom w:val="none" w:sz="0" w:space="0" w:color="auto"/>
            <w:right w:val="none" w:sz="0" w:space="0" w:color="auto"/>
          </w:divBdr>
          <w:divsChild>
            <w:div w:id="54935820">
              <w:marLeft w:val="0"/>
              <w:marRight w:val="0"/>
              <w:marTop w:val="0"/>
              <w:marBottom w:val="0"/>
              <w:divBdr>
                <w:top w:val="none" w:sz="0" w:space="0" w:color="auto"/>
                <w:left w:val="none" w:sz="0" w:space="0" w:color="auto"/>
                <w:bottom w:val="none" w:sz="0" w:space="0" w:color="auto"/>
                <w:right w:val="none" w:sz="0" w:space="0" w:color="auto"/>
              </w:divBdr>
            </w:div>
          </w:divsChild>
        </w:div>
        <w:div w:id="694309040">
          <w:marLeft w:val="0"/>
          <w:marRight w:val="0"/>
          <w:marTop w:val="0"/>
          <w:marBottom w:val="0"/>
          <w:divBdr>
            <w:top w:val="none" w:sz="0" w:space="0" w:color="auto"/>
            <w:left w:val="none" w:sz="0" w:space="0" w:color="auto"/>
            <w:bottom w:val="none" w:sz="0" w:space="0" w:color="auto"/>
            <w:right w:val="none" w:sz="0" w:space="0" w:color="auto"/>
          </w:divBdr>
          <w:divsChild>
            <w:div w:id="1041054331">
              <w:marLeft w:val="0"/>
              <w:marRight w:val="0"/>
              <w:marTop w:val="0"/>
              <w:marBottom w:val="0"/>
              <w:divBdr>
                <w:top w:val="none" w:sz="0" w:space="0" w:color="auto"/>
                <w:left w:val="none" w:sz="0" w:space="0" w:color="auto"/>
                <w:bottom w:val="none" w:sz="0" w:space="0" w:color="auto"/>
                <w:right w:val="none" w:sz="0" w:space="0" w:color="auto"/>
              </w:divBdr>
            </w:div>
          </w:divsChild>
        </w:div>
        <w:div w:id="877821126">
          <w:marLeft w:val="0"/>
          <w:marRight w:val="0"/>
          <w:marTop w:val="0"/>
          <w:marBottom w:val="0"/>
          <w:divBdr>
            <w:top w:val="none" w:sz="0" w:space="0" w:color="auto"/>
            <w:left w:val="none" w:sz="0" w:space="0" w:color="auto"/>
            <w:bottom w:val="none" w:sz="0" w:space="0" w:color="auto"/>
            <w:right w:val="none" w:sz="0" w:space="0" w:color="auto"/>
          </w:divBdr>
          <w:divsChild>
            <w:div w:id="103233479">
              <w:marLeft w:val="0"/>
              <w:marRight w:val="0"/>
              <w:marTop w:val="0"/>
              <w:marBottom w:val="0"/>
              <w:divBdr>
                <w:top w:val="none" w:sz="0" w:space="0" w:color="auto"/>
                <w:left w:val="none" w:sz="0" w:space="0" w:color="auto"/>
                <w:bottom w:val="none" w:sz="0" w:space="0" w:color="auto"/>
                <w:right w:val="none" w:sz="0" w:space="0" w:color="auto"/>
              </w:divBdr>
            </w:div>
            <w:div w:id="1432121200">
              <w:marLeft w:val="0"/>
              <w:marRight w:val="0"/>
              <w:marTop w:val="0"/>
              <w:marBottom w:val="0"/>
              <w:divBdr>
                <w:top w:val="none" w:sz="0" w:space="0" w:color="auto"/>
                <w:left w:val="none" w:sz="0" w:space="0" w:color="auto"/>
                <w:bottom w:val="none" w:sz="0" w:space="0" w:color="auto"/>
                <w:right w:val="none" w:sz="0" w:space="0" w:color="auto"/>
              </w:divBdr>
            </w:div>
          </w:divsChild>
        </w:div>
        <w:div w:id="369230302">
          <w:marLeft w:val="0"/>
          <w:marRight w:val="0"/>
          <w:marTop w:val="0"/>
          <w:marBottom w:val="0"/>
          <w:divBdr>
            <w:top w:val="none" w:sz="0" w:space="0" w:color="auto"/>
            <w:left w:val="none" w:sz="0" w:space="0" w:color="auto"/>
            <w:bottom w:val="none" w:sz="0" w:space="0" w:color="auto"/>
            <w:right w:val="none" w:sz="0" w:space="0" w:color="auto"/>
          </w:divBdr>
          <w:divsChild>
            <w:div w:id="1580358657">
              <w:marLeft w:val="0"/>
              <w:marRight w:val="0"/>
              <w:marTop w:val="0"/>
              <w:marBottom w:val="0"/>
              <w:divBdr>
                <w:top w:val="none" w:sz="0" w:space="0" w:color="auto"/>
                <w:left w:val="none" w:sz="0" w:space="0" w:color="auto"/>
                <w:bottom w:val="none" w:sz="0" w:space="0" w:color="auto"/>
                <w:right w:val="none" w:sz="0" w:space="0" w:color="auto"/>
              </w:divBdr>
            </w:div>
            <w:div w:id="993605508">
              <w:marLeft w:val="0"/>
              <w:marRight w:val="0"/>
              <w:marTop w:val="0"/>
              <w:marBottom w:val="0"/>
              <w:divBdr>
                <w:top w:val="none" w:sz="0" w:space="0" w:color="auto"/>
                <w:left w:val="none" w:sz="0" w:space="0" w:color="auto"/>
                <w:bottom w:val="none" w:sz="0" w:space="0" w:color="auto"/>
                <w:right w:val="none" w:sz="0" w:space="0" w:color="auto"/>
              </w:divBdr>
            </w:div>
            <w:div w:id="1435904451">
              <w:marLeft w:val="0"/>
              <w:marRight w:val="0"/>
              <w:marTop w:val="0"/>
              <w:marBottom w:val="0"/>
              <w:divBdr>
                <w:top w:val="none" w:sz="0" w:space="0" w:color="auto"/>
                <w:left w:val="none" w:sz="0" w:space="0" w:color="auto"/>
                <w:bottom w:val="none" w:sz="0" w:space="0" w:color="auto"/>
                <w:right w:val="none" w:sz="0" w:space="0" w:color="auto"/>
              </w:divBdr>
            </w:div>
            <w:div w:id="763574061">
              <w:marLeft w:val="0"/>
              <w:marRight w:val="0"/>
              <w:marTop w:val="0"/>
              <w:marBottom w:val="0"/>
              <w:divBdr>
                <w:top w:val="none" w:sz="0" w:space="0" w:color="auto"/>
                <w:left w:val="none" w:sz="0" w:space="0" w:color="auto"/>
                <w:bottom w:val="none" w:sz="0" w:space="0" w:color="auto"/>
                <w:right w:val="none" w:sz="0" w:space="0" w:color="auto"/>
              </w:divBdr>
            </w:div>
            <w:div w:id="1128553191">
              <w:marLeft w:val="0"/>
              <w:marRight w:val="0"/>
              <w:marTop w:val="0"/>
              <w:marBottom w:val="0"/>
              <w:divBdr>
                <w:top w:val="none" w:sz="0" w:space="0" w:color="auto"/>
                <w:left w:val="none" w:sz="0" w:space="0" w:color="auto"/>
                <w:bottom w:val="none" w:sz="0" w:space="0" w:color="auto"/>
                <w:right w:val="none" w:sz="0" w:space="0" w:color="auto"/>
              </w:divBdr>
            </w:div>
            <w:div w:id="82919247">
              <w:marLeft w:val="0"/>
              <w:marRight w:val="0"/>
              <w:marTop w:val="0"/>
              <w:marBottom w:val="0"/>
              <w:divBdr>
                <w:top w:val="none" w:sz="0" w:space="0" w:color="auto"/>
                <w:left w:val="none" w:sz="0" w:space="0" w:color="auto"/>
                <w:bottom w:val="none" w:sz="0" w:space="0" w:color="auto"/>
                <w:right w:val="none" w:sz="0" w:space="0" w:color="auto"/>
              </w:divBdr>
            </w:div>
            <w:div w:id="1263076351">
              <w:marLeft w:val="0"/>
              <w:marRight w:val="0"/>
              <w:marTop w:val="0"/>
              <w:marBottom w:val="0"/>
              <w:divBdr>
                <w:top w:val="none" w:sz="0" w:space="0" w:color="auto"/>
                <w:left w:val="none" w:sz="0" w:space="0" w:color="auto"/>
                <w:bottom w:val="none" w:sz="0" w:space="0" w:color="auto"/>
                <w:right w:val="none" w:sz="0" w:space="0" w:color="auto"/>
              </w:divBdr>
            </w:div>
            <w:div w:id="1750426595">
              <w:marLeft w:val="0"/>
              <w:marRight w:val="0"/>
              <w:marTop w:val="0"/>
              <w:marBottom w:val="0"/>
              <w:divBdr>
                <w:top w:val="none" w:sz="0" w:space="0" w:color="auto"/>
                <w:left w:val="none" w:sz="0" w:space="0" w:color="auto"/>
                <w:bottom w:val="none" w:sz="0" w:space="0" w:color="auto"/>
                <w:right w:val="none" w:sz="0" w:space="0" w:color="auto"/>
              </w:divBdr>
            </w:div>
            <w:div w:id="536045295">
              <w:marLeft w:val="0"/>
              <w:marRight w:val="0"/>
              <w:marTop w:val="0"/>
              <w:marBottom w:val="0"/>
              <w:divBdr>
                <w:top w:val="none" w:sz="0" w:space="0" w:color="auto"/>
                <w:left w:val="none" w:sz="0" w:space="0" w:color="auto"/>
                <w:bottom w:val="none" w:sz="0" w:space="0" w:color="auto"/>
                <w:right w:val="none" w:sz="0" w:space="0" w:color="auto"/>
              </w:divBdr>
            </w:div>
            <w:div w:id="111019136">
              <w:marLeft w:val="0"/>
              <w:marRight w:val="0"/>
              <w:marTop w:val="0"/>
              <w:marBottom w:val="0"/>
              <w:divBdr>
                <w:top w:val="none" w:sz="0" w:space="0" w:color="auto"/>
                <w:left w:val="none" w:sz="0" w:space="0" w:color="auto"/>
                <w:bottom w:val="none" w:sz="0" w:space="0" w:color="auto"/>
                <w:right w:val="none" w:sz="0" w:space="0" w:color="auto"/>
              </w:divBdr>
            </w:div>
            <w:div w:id="974062614">
              <w:marLeft w:val="0"/>
              <w:marRight w:val="0"/>
              <w:marTop w:val="0"/>
              <w:marBottom w:val="0"/>
              <w:divBdr>
                <w:top w:val="none" w:sz="0" w:space="0" w:color="auto"/>
                <w:left w:val="none" w:sz="0" w:space="0" w:color="auto"/>
                <w:bottom w:val="none" w:sz="0" w:space="0" w:color="auto"/>
                <w:right w:val="none" w:sz="0" w:space="0" w:color="auto"/>
              </w:divBdr>
            </w:div>
            <w:div w:id="1184128044">
              <w:marLeft w:val="0"/>
              <w:marRight w:val="0"/>
              <w:marTop w:val="0"/>
              <w:marBottom w:val="0"/>
              <w:divBdr>
                <w:top w:val="none" w:sz="0" w:space="0" w:color="auto"/>
                <w:left w:val="none" w:sz="0" w:space="0" w:color="auto"/>
                <w:bottom w:val="none" w:sz="0" w:space="0" w:color="auto"/>
                <w:right w:val="none" w:sz="0" w:space="0" w:color="auto"/>
              </w:divBdr>
            </w:div>
            <w:div w:id="550727757">
              <w:marLeft w:val="0"/>
              <w:marRight w:val="0"/>
              <w:marTop w:val="0"/>
              <w:marBottom w:val="0"/>
              <w:divBdr>
                <w:top w:val="none" w:sz="0" w:space="0" w:color="auto"/>
                <w:left w:val="none" w:sz="0" w:space="0" w:color="auto"/>
                <w:bottom w:val="none" w:sz="0" w:space="0" w:color="auto"/>
                <w:right w:val="none" w:sz="0" w:space="0" w:color="auto"/>
              </w:divBdr>
            </w:div>
            <w:div w:id="1725834353">
              <w:marLeft w:val="0"/>
              <w:marRight w:val="0"/>
              <w:marTop w:val="0"/>
              <w:marBottom w:val="0"/>
              <w:divBdr>
                <w:top w:val="none" w:sz="0" w:space="0" w:color="auto"/>
                <w:left w:val="none" w:sz="0" w:space="0" w:color="auto"/>
                <w:bottom w:val="none" w:sz="0" w:space="0" w:color="auto"/>
                <w:right w:val="none" w:sz="0" w:space="0" w:color="auto"/>
              </w:divBdr>
            </w:div>
            <w:div w:id="458885329">
              <w:marLeft w:val="0"/>
              <w:marRight w:val="0"/>
              <w:marTop w:val="0"/>
              <w:marBottom w:val="0"/>
              <w:divBdr>
                <w:top w:val="none" w:sz="0" w:space="0" w:color="auto"/>
                <w:left w:val="none" w:sz="0" w:space="0" w:color="auto"/>
                <w:bottom w:val="none" w:sz="0" w:space="0" w:color="auto"/>
                <w:right w:val="none" w:sz="0" w:space="0" w:color="auto"/>
              </w:divBdr>
            </w:div>
            <w:div w:id="1461460321">
              <w:marLeft w:val="0"/>
              <w:marRight w:val="0"/>
              <w:marTop w:val="0"/>
              <w:marBottom w:val="0"/>
              <w:divBdr>
                <w:top w:val="none" w:sz="0" w:space="0" w:color="auto"/>
                <w:left w:val="none" w:sz="0" w:space="0" w:color="auto"/>
                <w:bottom w:val="none" w:sz="0" w:space="0" w:color="auto"/>
                <w:right w:val="none" w:sz="0" w:space="0" w:color="auto"/>
              </w:divBdr>
            </w:div>
            <w:div w:id="407699958">
              <w:marLeft w:val="0"/>
              <w:marRight w:val="0"/>
              <w:marTop w:val="0"/>
              <w:marBottom w:val="0"/>
              <w:divBdr>
                <w:top w:val="none" w:sz="0" w:space="0" w:color="auto"/>
                <w:left w:val="none" w:sz="0" w:space="0" w:color="auto"/>
                <w:bottom w:val="none" w:sz="0" w:space="0" w:color="auto"/>
                <w:right w:val="none" w:sz="0" w:space="0" w:color="auto"/>
              </w:divBdr>
            </w:div>
            <w:div w:id="853150060">
              <w:marLeft w:val="0"/>
              <w:marRight w:val="0"/>
              <w:marTop w:val="0"/>
              <w:marBottom w:val="0"/>
              <w:divBdr>
                <w:top w:val="none" w:sz="0" w:space="0" w:color="auto"/>
                <w:left w:val="none" w:sz="0" w:space="0" w:color="auto"/>
                <w:bottom w:val="none" w:sz="0" w:space="0" w:color="auto"/>
                <w:right w:val="none" w:sz="0" w:space="0" w:color="auto"/>
              </w:divBdr>
            </w:div>
            <w:div w:id="216362850">
              <w:marLeft w:val="0"/>
              <w:marRight w:val="0"/>
              <w:marTop w:val="0"/>
              <w:marBottom w:val="0"/>
              <w:divBdr>
                <w:top w:val="none" w:sz="0" w:space="0" w:color="auto"/>
                <w:left w:val="none" w:sz="0" w:space="0" w:color="auto"/>
                <w:bottom w:val="none" w:sz="0" w:space="0" w:color="auto"/>
                <w:right w:val="none" w:sz="0" w:space="0" w:color="auto"/>
              </w:divBdr>
            </w:div>
            <w:div w:id="922838921">
              <w:marLeft w:val="0"/>
              <w:marRight w:val="0"/>
              <w:marTop w:val="0"/>
              <w:marBottom w:val="0"/>
              <w:divBdr>
                <w:top w:val="none" w:sz="0" w:space="0" w:color="auto"/>
                <w:left w:val="none" w:sz="0" w:space="0" w:color="auto"/>
                <w:bottom w:val="none" w:sz="0" w:space="0" w:color="auto"/>
                <w:right w:val="none" w:sz="0" w:space="0" w:color="auto"/>
              </w:divBdr>
            </w:div>
          </w:divsChild>
        </w:div>
        <w:div w:id="1733230884">
          <w:marLeft w:val="0"/>
          <w:marRight w:val="0"/>
          <w:marTop w:val="0"/>
          <w:marBottom w:val="0"/>
          <w:divBdr>
            <w:top w:val="none" w:sz="0" w:space="0" w:color="auto"/>
            <w:left w:val="none" w:sz="0" w:space="0" w:color="auto"/>
            <w:bottom w:val="none" w:sz="0" w:space="0" w:color="auto"/>
            <w:right w:val="none" w:sz="0" w:space="0" w:color="auto"/>
          </w:divBdr>
          <w:divsChild>
            <w:div w:id="399183248">
              <w:marLeft w:val="0"/>
              <w:marRight w:val="0"/>
              <w:marTop w:val="0"/>
              <w:marBottom w:val="0"/>
              <w:divBdr>
                <w:top w:val="none" w:sz="0" w:space="0" w:color="auto"/>
                <w:left w:val="none" w:sz="0" w:space="0" w:color="auto"/>
                <w:bottom w:val="none" w:sz="0" w:space="0" w:color="auto"/>
                <w:right w:val="none" w:sz="0" w:space="0" w:color="auto"/>
              </w:divBdr>
            </w:div>
          </w:divsChild>
        </w:div>
        <w:div w:id="1291280328">
          <w:marLeft w:val="0"/>
          <w:marRight w:val="0"/>
          <w:marTop w:val="0"/>
          <w:marBottom w:val="0"/>
          <w:divBdr>
            <w:top w:val="none" w:sz="0" w:space="0" w:color="auto"/>
            <w:left w:val="none" w:sz="0" w:space="0" w:color="auto"/>
            <w:bottom w:val="none" w:sz="0" w:space="0" w:color="auto"/>
            <w:right w:val="none" w:sz="0" w:space="0" w:color="auto"/>
          </w:divBdr>
          <w:divsChild>
            <w:div w:id="1237013883">
              <w:marLeft w:val="0"/>
              <w:marRight w:val="0"/>
              <w:marTop w:val="0"/>
              <w:marBottom w:val="0"/>
              <w:divBdr>
                <w:top w:val="none" w:sz="0" w:space="0" w:color="auto"/>
                <w:left w:val="none" w:sz="0" w:space="0" w:color="auto"/>
                <w:bottom w:val="none" w:sz="0" w:space="0" w:color="auto"/>
                <w:right w:val="none" w:sz="0" w:space="0" w:color="auto"/>
              </w:divBdr>
            </w:div>
            <w:div w:id="1802723563">
              <w:marLeft w:val="0"/>
              <w:marRight w:val="0"/>
              <w:marTop w:val="0"/>
              <w:marBottom w:val="0"/>
              <w:divBdr>
                <w:top w:val="none" w:sz="0" w:space="0" w:color="auto"/>
                <w:left w:val="none" w:sz="0" w:space="0" w:color="auto"/>
                <w:bottom w:val="none" w:sz="0" w:space="0" w:color="auto"/>
                <w:right w:val="none" w:sz="0" w:space="0" w:color="auto"/>
              </w:divBdr>
            </w:div>
          </w:divsChild>
        </w:div>
        <w:div w:id="63572081">
          <w:marLeft w:val="0"/>
          <w:marRight w:val="0"/>
          <w:marTop w:val="0"/>
          <w:marBottom w:val="0"/>
          <w:divBdr>
            <w:top w:val="none" w:sz="0" w:space="0" w:color="auto"/>
            <w:left w:val="none" w:sz="0" w:space="0" w:color="auto"/>
            <w:bottom w:val="none" w:sz="0" w:space="0" w:color="auto"/>
            <w:right w:val="none" w:sz="0" w:space="0" w:color="auto"/>
          </w:divBdr>
          <w:divsChild>
            <w:div w:id="580483250">
              <w:marLeft w:val="0"/>
              <w:marRight w:val="0"/>
              <w:marTop w:val="0"/>
              <w:marBottom w:val="0"/>
              <w:divBdr>
                <w:top w:val="none" w:sz="0" w:space="0" w:color="auto"/>
                <w:left w:val="none" w:sz="0" w:space="0" w:color="auto"/>
                <w:bottom w:val="none" w:sz="0" w:space="0" w:color="auto"/>
                <w:right w:val="none" w:sz="0" w:space="0" w:color="auto"/>
              </w:divBdr>
            </w:div>
          </w:divsChild>
        </w:div>
        <w:div w:id="922226972">
          <w:marLeft w:val="0"/>
          <w:marRight w:val="0"/>
          <w:marTop w:val="0"/>
          <w:marBottom w:val="0"/>
          <w:divBdr>
            <w:top w:val="none" w:sz="0" w:space="0" w:color="auto"/>
            <w:left w:val="none" w:sz="0" w:space="0" w:color="auto"/>
            <w:bottom w:val="none" w:sz="0" w:space="0" w:color="auto"/>
            <w:right w:val="none" w:sz="0" w:space="0" w:color="auto"/>
          </w:divBdr>
          <w:divsChild>
            <w:div w:id="1451706531">
              <w:marLeft w:val="0"/>
              <w:marRight w:val="0"/>
              <w:marTop w:val="0"/>
              <w:marBottom w:val="0"/>
              <w:divBdr>
                <w:top w:val="none" w:sz="0" w:space="0" w:color="auto"/>
                <w:left w:val="none" w:sz="0" w:space="0" w:color="auto"/>
                <w:bottom w:val="none" w:sz="0" w:space="0" w:color="auto"/>
                <w:right w:val="none" w:sz="0" w:space="0" w:color="auto"/>
              </w:divBdr>
            </w:div>
          </w:divsChild>
        </w:div>
        <w:div w:id="663050529">
          <w:marLeft w:val="0"/>
          <w:marRight w:val="0"/>
          <w:marTop w:val="0"/>
          <w:marBottom w:val="0"/>
          <w:divBdr>
            <w:top w:val="none" w:sz="0" w:space="0" w:color="auto"/>
            <w:left w:val="none" w:sz="0" w:space="0" w:color="auto"/>
            <w:bottom w:val="none" w:sz="0" w:space="0" w:color="auto"/>
            <w:right w:val="none" w:sz="0" w:space="0" w:color="auto"/>
          </w:divBdr>
          <w:divsChild>
            <w:div w:id="1800761423">
              <w:marLeft w:val="0"/>
              <w:marRight w:val="0"/>
              <w:marTop w:val="0"/>
              <w:marBottom w:val="0"/>
              <w:divBdr>
                <w:top w:val="none" w:sz="0" w:space="0" w:color="auto"/>
                <w:left w:val="none" w:sz="0" w:space="0" w:color="auto"/>
                <w:bottom w:val="none" w:sz="0" w:space="0" w:color="auto"/>
                <w:right w:val="none" w:sz="0" w:space="0" w:color="auto"/>
              </w:divBdr>
            </w:div>
          </w:divsChild>
        </w:div>
        <w:div w:id="570849134">
          <w:marLeft w:val="0"/>
          <w:marRight w:val="0"/>
          <w:marTop w:val="0"/>
          <w:marBottom w:val="0"/>
          <w:divBdr>
            <w:top w:val="none" w:sz="0" w:space="0" w:color="auto"/>
            <w:left w:val="none" w:sz="0" w:space="0" w:color="auto"/>
            <w:bottom w:val="none" w:sz="0" w:space="0" w:color="auto"/>
            <w:right w:val="none" w:sz="0" w:space="0" w:color="auto"/>
          </w:divBdr>
          <w:divsChild>
            <w:div w:id="1589536492">
              <w:marLeft w:val="0"/>
              <w:marRight w:val="0"/>
              <w:marTop w:val="0"/>
              <w:marBottom w:val="0"/>
              <w:divBdr>
                <w:top w:val="none" w:sz="0" w:space="0" w:color="auto"/>
                <w:left w:val="none" w:sz="0" w:space="0" w:color="auto"/>
                <w:bottom w:val="none" w:sz="0" w:space="0" w:color="auto"/>
                <w:right w:val="none" w:sz="0" w:space="0" w:color="auto"/>
              </w:divBdr>
            </w:div>
          </w:divsChild>
        </w:div>
        <w:div w:id="865288702">
          <w:marLeft w:val="0"/>
          <w:marRight w:val="0"/>
          <w:marTop w:val="0"/>
          <w:marBottom w:val="0"/>
          <w:divBdr>
            <w:top w:val="none" w:sz="0" w:space="0" w:color="auto"/>
            <w:left w:val="none" w:sz="0" w:space="0" w:color="auto"/>
            <w:bottom w:val="none" w:sz="0" w:space="0" w:color="auto"/>
            <w:right w:val="none" w:sz="0" w:space="0" w:color="auto"/>
          </w:divBdr>
          <w:divsChild>
            <w:div w:id="1442719765">
              <w:marLeft w:val="0"/>
              <w:marRight w:val="0"/>
              <w:marTop w:val="0"/>
              <w:marBottom w:val="0"/>
              <w:divBdr>
                <w:top w:val="none" w:sz="0" w:space="0" w:color="auto"/>
                <w:left w:val="none" w:sz="0" w:space="0" w:color="auto"/>
                <w:bottom w:val="none" w:sz="0" w:space="0" w:color="auto"/>
                <w:right w:val="none" w:sz="0" w:space="0" w:color="auto"/>
              </w:divBdr>
            </w:div>
          </w:divsChild>
        </w:div>
        <w:div w:id="902987475">
          <w:marLeft w:val="0"/>
          <w:marRight w:val="0"/>
          <w:marTop w:val="0"/>
          <w:marBottom w:val="0"/>
          <w:divBdr>
            <w:top w:val="none" w:sz="0" w:space="0" w:color="auto"/>
            <w:left w:val="none" w:sz="0" w:space="0" w:color="auto"/>
            <w:bottom w:val="none" w:sz="0" w:space="0" w:color="auto"/>
            <w:right w:val="none" w:sz="0" w:space="0" w:color="auto"/>
          </w:divBdr>
          <w:divsChild>
            <w:div w:id="1011644606">
              <w:marLeft w:val="0"/>
              <w:marRight w:val="0"/>
              <w:marTop w:val="0"/>
              <w:marBottom w:val="0"/>
              <w:divBdr>
                <w:top w:val="none" w:sz="0" w:space="0" w:color="auto"/>
                <w:left w:val="none" w:sz="0" w:space="0" w:color="auto"/>
                <w:bottom w:val="none" w:sz="0" w:space="0" w:color="auto"/>
                <w:right w:val="none" w:sz="0" w:space="0" w:color="auto"/>
              </w:divBdr>
            </w:div>
          </w:divsChild>
        </w:div>
        <w:div w:id="834876228">
          <w:marLeft w:val="0"/>
          <w:marRight w:val="0"/>
          <w:marTop w:val="0"/>
          <w:marBottom w:val="0"/>
          <w:divBdr>
            <w:top w:val="none" w:sz="0" w:space="0" w:color="auto"/>
            <w:left w:val="none" w:sz="0" w:space="0" w:color="auto"/>
            <w:bottom w:val="none" w:sz="0" w:space="0" w:color="auto"/>
            <w:right w:val="none" w:sz="0" w:space="0" w:color="auto"/>
          </w:divBdr>
          <w:divsChild>
            <w:div w:id="296231022">
              <w:marLeft w:val="0"/>
              <w:marRight w:val="0"/>
              <w:marTop w:val="0"/>
              <w:marBottom w:val="0"/>
              <w:divBdr>
                <w:top w:val="none" w:sz="0" w:space="0" w:color="auto"/>
                <w:left w:val="none" w:sz="0" w:space="0" w:color="auto"/>
                <w:bottom w:val="none" w:sz="0" w:space="0" w:color="auto"/>
                <w:right w:val="none" w:sz="0" w:space="0" w:color="auto"/>
              </w:divBdr>
            </w:div>
          </w:divsChild>
        </w:div>
        <w:div w:id="2035766751">
          <w:marLeft w:val="0"/>
          <w:marRight w:val="0"/>
          <w:marTop w:val="0"/>
          <w:marBottom w:val="0"/>
          <w:divBdr>
            <w:top w:val="none" w:sz="0" w:space="0" w:color="auto"/>
            <w:left w:val="none" w:sz="0" w:space="0" w:color="auto"/>
            <w:bottom w:val="none" w:sz="0" w:space="0" w:color="auto"/>
            <w:right w:val="none" w:sz="0" w:space="0" w:color="auto"/>
          </w:divBdr>
          <w:divsChild>
            <w:div w:id="1484155187">
              <w:marLeft w:val="0"/>
              <w:marRight w:val="0"/>
              <w:marTop w:val="0"/>
              <w:marBottom w:val="0"/>
              <w:divBdr>
                <w:top w:val="none" w:sz="0" w:space="0" w:color="auto"/>
                <w:left w:val="none" w:sz="0" w:space="0" w:color="auto"/>
                <w:bottom w:val="none" w:sz="0" w:space="0" w:color="auto"/>
                <w:right w:val="none" w:sz="0" w:space="0" w:color="auto"/>
              </w:divBdr>
            </w:div>
          </w:divsChild>
        </w:div>
        <w:div w:id="623082452">
          <w:marLeft w:val="0"/>
          <w:marRight w:val="0"/>
          <w:marTop w:val="0"/>
          <w:marBottom w:val="0"/>
          <w:divBdr>
            <w:top w:val="none" w:sz="0" w:space="0" w:color="auto"/>
            <w:left w:val="none" w:sz="0" w:space="0" w:color="auto"/>
            <w:bottom w:val="none" w:sz="0" w:space="0" w:color="auto"/>
            <w:right w:val="none" w:sz="0" w:space="0" w:color="auto"/>
          </w:divBdr>
          <w:divsChild>
            <w:div w:id="1963069395">
              <w:marLeft w:val="0"/>
              <w:marRight w:val="0"/>
              <w:marTop w:val="0"/>
              <w:marBottom w:val="0"/>
              <w:divBdr>
                <w:top w:val="none" w:sz="0" w:space="0" w:color="auto"/>
                <w:left w:val="none" w:sz="0" w:space="0" w:color="auto"/>
                <w:bottom w:val="none" w:sz="0" w:space="0" w:color="auto"/>
                <w:right w:val="none" w:sz="0" w:space="0" w:color="auto"/>
              </w:divBdr>
            </w:div>
          </w:divsChild>
        </w:div>
        <w:div w:id="961960042">
          <w:marLeft w:val="0"/>
          <w:marRight w:val="0"/>
          <w:marTop w:val="0"/>
          <w:marBottom w:val="0"/>
          <w:divBdr>
            <w:top w:val="none" w:sz="0" w:space="0" w:color="auto"/>
            <w:left w:val="none" w:sz="0" w:space="0" w:color="auto"/>
            <w:bottom w:val="none" w:sz="0" w:space="0" w:color="auto"/>
            <w:right w:val="none" w:sz="0" w:space="0" w:color="auto"/>
          </w:divBdr>
          <w:divsChild>
            <w:div w:id="354698773">
              <w:marLeft w:val="0"/>
              <w:marRight w:val="0"/>
              <w:marTop w:val="0"/>
              <w:marBottom w:val="0"/>
              <w:divBdr>
                <w:top w:val="none" w:sz="0" w:space="0" w:color="auto"/>
                <w:left w:val="none" w:sz="0" w:space="0" w:color="auto"/>
                <w:bottom w:val="none" w:sz="0" w:space="0" w:color="auto"/>
                <w:right w:val="none" w:sz="0" w:space="0" w:color="auto"/>
              </w:divBdr>
            </w:div>
          </w:divsChild>
        </w:div>
        <w:div w:id="1704136164">
          <w:marLeft w:val="0"/>
          <w:marRight w:val="0"/>
          <w:marTop w:val="0"/>
          <w:marBottom w:val="0"/>
          <w:divBdr>
            <w:top w:val="none" w:sz="0" w:space="0" w:color="auto"/>
            <w:left w:val="none" w:sz="0" w:space="0" w:color="auto"/>
            <w:bottom w:val="none" w:sz="0" w:space="0" w:color="auto"/>
            <w:right w:val="none" w:sz="0" w:space="0" w:color="auto"/>
          </w:divBdr>
          <w:divsChild>
            <w:div w:id="1845167073">
              <w:marLeft w:val="0"/>
              <w:marRight w:val="0"/>
              <w:marTop w:val="0"/>
              <w:marBottom w:val="0"/>
              <w:divBdr>
                <w:top w:val="none" w:sz="0" w:space="0" w:color="auto"/>
                <w:left w:val="none" w:sz="0" w:space="0" w:color="auto"/>
                <w:bottom w:val="none" w:sz="0" w:space="0" w:color="auto"/>
                <w:right w:val="none" w:sz="0" w:space="0" w:color="auto"/>
              </w:divBdr>
            </w:div>
          </w:divsChild>
        </w:div>
        <w:div w:id="1011567262">
          <w:marLeft w:val="0"/>
          <w:marRight w:val="0"/>
          <w:marTop w:val="0"/>
          <w:marBottom w:val="0"/>
          <w:divBdr>
            <w:top w:val="none" w:sz="0" w:space="0" w:color="auto"/>
            <w:left w:val="none" w:sz="0" w:space="0" w:color="auto"/>
            <w:bottom w:val="none" w:sz="0" w:space="0" w:color="auto"/>
            <w:right w:val="none" w:sz="0" w:space="0" w:color="auto"/>
          </w:divBdr>
          <w:divsChild>
            <w:div w:id="34358799">
              <w:marLeft w:val="0"/>
              <w:marRight w:val="0"/>
              <w:marTop w:val="0"/>
              <w:marBottom w:val="0"/>
              <w:divBdr>
                <w:top w:val="none" w:sz="0" w:space="0" w:color="auto"/>
                <w:left w:val="none" w:sz="0" w:space="0" w:color="auto"/>
                <w:bottom w:val="none" w:sz="0" w:space="0" w:color="auto"/>
                <w:right w:val="none" w:sz="0" w:space="0" w:color="auto"/>
              </w:divBdr>
            </w:div>
          </w:divsChild>
        </w:div>
        <w:div w:id="566771831">
          <w:marLeft w:val="0"/>
          <w:marRight w:val="0"/>
          <w:marTop w:val="0"/>
          <w:marBottom w:val="0"/>
          <w:divBdr>
            <w:top w:val="none" w:sz="0" w:space="0" w:color="auto"/>
            <w:left w:val="none" w:sz="0" w:space="0" w:color="auto"/>
            <w:bottom w:val="none" w:sz="0" w:space="0" w:color="auto"/>
            <w:right w:val="none" w:sz="0" w:space="0" w:color="auto"/>
          </w:divBdr>
          <w:divsChild>
            <w:div w:id="688994499">
              <w:marLeft w:val="0"/>
              <w:marRight w:val="0"/>
              <w:marTop w:val="0"/>
              <w:marBottom w:val="0"/>
              <w:divBdr>
                <w:top w:val="none" w:sz="0" w:space="0" w:color="auto"/>
                <w:left w:val="none" w:sz="0" w:space="0" w:color="auto"/>
                <w:bottom w:val="none" w:sz="0" w:space="0" w:color="auto"/>
                <w:right w:val="none" w:sz="0" w:space="0" w:color="auto"/>
              </w:divBdr>
            </w:div>
          </w:divsChild>
        </w:div>
        <w:div w:id="1172915467">
          <w:marLeft w:val="0"/>
          <w:marRight w:val="0"/>
          <w:marTop w:val="0"/>
          <w:marBottom w:val="0"/>
          <w:divBdr>
            <w:top w:val="none" w:sz="0" w:space="0" w:color="auto"/>
            <w:left w:val="none" w:sz="0" w:space="0" w:color="auto"/>
            <w:bottom w:val="none" w:sz="0" w:space="0" w:color="auto"/>
            <w:right w:val="none" w:sz="0" w:space="0" w:color="auto"/>
          </w:divBdr>
          <w:divsChild>
            <w:div w:id="9483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27174">
      <w:bodyDiv w:val="1"/>
      <w:marLeft w:val="0"/>
      <w:marRight w:val="0"/>
      <w:marTop w:val="0"/>
      <w:marBottom w:val="0"/>
      <w:divBdr>
        <w:top w:val="none" w:sz="0" w:space="0" w:color="auto"/>
        <w:left w:val="none" w:sz="0" w:space="0" w:color="auto"/>
        <w:bottom w:val="none" w:sz="0" w:space="0" w:color="auto"/>
        <w:right w:val="none" w:sz="0" w:space="0" w:color="auto"/>
      </w:divBdr>
      <w:divsChild>
        <w:div w:id="941910777">
          <w:marLeft w:val="0"/>
          <w:marRight w:val="0"/>
          <w:marTop w:val="0"/>
          <w:marBottom w:val="0"/>
          <w:divBdr>
            <w:top w:val="none" w:sz="0" w:space="0" w:color="auto"/>
            <w:left w:val="none" w:sz="0" w:space="0" w:color="auto"/>
            <w:bottom w:val="none" w:sz="0" w:space="0" w:color="auto"/>
            <w:right w:val="none" w:sz="0" w:space="0" w:color="auto"/>
          </w:divBdr>
          <w:divsChild>
            <w:div w:id="1477724163">
              <w:marLeft w:val="0"/>
              <w:marRight w:val="0"/>
              <w:marTop w:val="0"/>
              <w:marBottom w:val="0"/>
              <w:divBdr>
                <w:top w:val="none" w:sz="0" w:space="0" w:color="auto"/>
                <w:left w:val="none" w:sz="0" w:space="0" w:color="auto"/>
                <w:bottom w:val="none" w:sz="0" w:space="0" w:color="auto"/>
                <w:right w:val="none" w:sz="0" w:space="0" w:color="auto"/>
              </w:divBdr>
            </w:div>
          </w:divsChild>
        </w:div>
        <w:div w:id="467283426">
          <w:marLeft w:val="0"/>
          <w:marRight w:val="0"/>
          <w:marTop w:val="0"/>
          <w:marBottom w:val="0"/>
          <w:divBdr>
            <w:top w:val="none" w:sz="0" w:space="0" w:color="auto"/>
            <w:left w:val="none" w:sz="0" w:space="0" w:color="auto"/>
            <w:bottom w:val="none" w:sz="0" w:space="0" w:color="auto"/>
            <w:right w:val="none" w:sz="0" w:space="0" w:color="auto"/>
          </w:divBdr>
          <w:divsChild>
            <w:div w:id="1953319024">
              <w:marLeft w:val="0"/>
              <w:marRight w:val="0"/>
              <w:marTop w:val="0"/>
              <w:marBottom w:val="0"/>
              <w:divBdr>
                <w:top w:val="none" w:sz="0" w:space="0" w:color="auto"/>
                <w:left w:val="none" w:sz="0" w:space="0" w:color="auto"/>
                <w:bottom w:val="none" w:sz="0" w:space="0" w:color="auto"/>
                <w:right w:val="none" w:sz="0" w:space="0" w:color="auto"/>
              </w:divBdr>
            </w:div>
          </w:divsChild>
        </w:div>
        <w:div w:id="736241657">
          <w:marLeft w:val="0"/>
          <w:marRight w:val="0"/>
          <w:marTop w:val="0"/>
          <w:marBottom w:val="0"/>
          <w:divBdr>
            <w:top w:val="none" w:sz="0" w:space="0" w:color="auto"/>
            <w:left w:val="none" w:sz="0" w:space="0" w:color="auto"/>
            <w:bottom w:val="none" w:sz="0" w:space="0" w:color="auto"/>
            <w:right w:val="none" w:sz="0" w:space="0" w:color="auto"/>
          </w:divBdr>
          <w:divsChild>
            <w:div w:id="1554390416">
              <w:marLeft w:val="0"/>
              <w:marRight w:val="0"/>
              <w:marTop w:val="0"/>
              <w:marBottom w:val="0"/>
              <w:divBdr>
                <w:top w:val="none" w:sz="0" w:space="0" w:color="auto"/>
                <w:left w:val="none" w:sz="0" w:space="0" w:color="auto"/>
                <w:bottom w:val="none" w:sz="0" w:space="0" w:color="auto"/>
                <w:right w:val="none" w:sz="0" w:space="0" w:color="auto"/>
              </w:divBdr>
            </w:div>
          </w:divsChild>
        </w:div>
        <w:div w:id="912812388">
          <w:marLeft w:val="0"/>
          <w:marRight w:val="0"/>
          <w:marTop w:val="0"/>
          <w:marBottom w:val="0"/>
          <w:divBdr>
            <w:top w:val="none" w:sz="0" w:space="0" w:color="auto"/>
            <w:left w:val="none" w:sz="0" w:space="0" w:color="auto"/>
            <w:bottom w:val="none" w:sz="0" w:space="0" w:color="auto"/>
            <w:right w:val="none" w:sz="0" w:space="0" w:color="auto"/>
          </w:divBdr>
          <w:divsChild>
            <w:div w:id="27612247">
              <w:marLeft w:val="0"/>
              <w:marRight w:val="0"/>
              <w:marTop w:val="0"/>
              <w:marBottom w:val="0"/>
              <w:divBdr>
                <w:top w:val="none" w:sz="0" w:space="0" w:color="auto"/>
                <w:left w:val="none" w:sz="0" w:space="0" w:color="auto"/>
                <w:bottom w:val="none" w:sz="0" w:space="0" w:color="auto"/>
                <w:right w:val="none" w:sz="0" w:space="0" w:color="auto"/>
              </w:divBdr>
            </w:div>
          </w:divsChild>
        </w:div>
        <w:div w:id="1644894785">
          <w:marLeft w:val="0"/>
          <w:marRight w:val="0"/>
          <w:marTop w:val="0"/>
          <w:marBottom w:val="0"/>
          <w:divBdr>
            <w:top w:val="none" w:sz="0" w:space="0" w:color="auto"/>
            <w:left w:val="none" w:sz="0" w:space="0" w:color="auto"/>
            <w:bottom w:val="none" w:sz="0" w:space="0" w:color="auto"/>
            <w:right w:val="none" w:sz="0" w:space="0" w:color="auto"/>
          </w:divBdr>
          <w:divsChild>
            <w:div w:id="1308508717">
              <w:marLeft w:val="0"/>
              <w:marRight w:val="0"/>
              <w:marTop w:val="0"/>
              <w:marBottom w:val="0"/>
              <w:divBdr>
                <w:top w:val="none" w:sz="0" w:space="0" w:color="auto"/>
                <w:left w:val="none" w:sz="0" w:space="0" w:color="auto"/>
                <w:bottom w:val="none" w:sz="0" w:space="0" w:color="auto"/>
                <w:right w:val="none" w:sz="0" w:space="0" w:color="auto"/>
              </w:divBdr>
            </w:div>
          </w:divsChild>
        </w:div>
        <w:div w:id="2098624131">
          <w:marLeft w:val="0"/>
          <w:marRight w:val="0"/>
          <w:marTop w:val="0"/>
          <w:marBottom w:val="0"/>
          <w:divBdr>
            <w:top w:val="none" w:sz="0" w:space="0" w:color="auto"/>
            <w:left w:val="none" w:sz="0" w:space="0" w:color="auto"/>
            <w:bottom w:val="none" w:sz="0" w:space="0" w:color="auto"/>
            <w:right w:val="none" w:sz="0" w:space="0" w:color="auto"/>
          </w:divBdr>
          <w:divsChild>
            <w:div w:id="858587289">
              <w:marLeft w:val="0"/>
              <w:marRight w:val="0"/>
              <w:marTop w:val="0"/>
              <w:marBottom w:val="0"/>
              <w:divBdr>
                <w:top w:val="none" w:sz="0" w:space="0" w:color="auto"/>
                <w:left w:val="none" w:sz="0" w:space="0" w:color="auto"/>
                <w:bottom w:val="none" w:sz="0" w:space="0" w:color="auto"/>
                <w:right w:val="none" w:sz="0" w:space="0" w:color="auto"/>
              </w:divBdr>
            </w:div>
          </w:divsChild>
        </w:div>
        <w:div w:id="1602495842">
          <w:marLeft w:val="0"/>
          <w:marRight w:val="0"/>
          <w:marTop w:val="0"/>
          <w:marBottom w:val="0"/>
          <w:divBdr>
            <w:top w:val="none" w:sz="0" w:space="0" w:color="auto"/>
            <w:left w:val="none" w:sz="0" w:space="0" w:color="auto"/>
            <w:bottom w:val="none" w:sz="0" w:space="0" w:color="auto"/>
            <w:right w:val="none" w:sz="0" w:space="0" w:color="auto"/>
          </w:divBdr>
          <w:divsChild>
            <w:div w:id="961301916">
              <w:marLeft w:val="0"/>
              <w:marRight w:val="0"/>
              <w:marTop w:val="0"/>
              <w:marBottom w:val="0"/>
              <w:divBdr>
                <w:top w:val="none" w:sz="0" w:space="0" w:color="auto"/>
                <w:left w:val="none" w:sz="0" w:space="0" w:color="auto"/>
                <w:bottom w:val="none" w:sz="0" w:space="0" w:color="auto"/>
                <w:right w:val="none" w:sz="0" w:space="0" w:color="auto"/>
              </w:divBdr>
            </w:div>
            <w:div w:id="26026706">
              <w:marLeft w:val="0"/>
              <w:marRight w:val="0"/>
              <w:marTop w:val="0"/>
              <w:marBottom w:val="0"/>
              <w:divBdr>
                <w:top w:val="none" w:sz="0" w:space="0" w:color="auto"/>
                <w:left w:val="none" w:sz="0" w:space="0" w:color="auto"/>
                <w:bottom w:val="none" w:sz="0" w:space="0" w:color="auto"/>
                <w:right w:val="none" w:sz="0" w:space="0" w:color="auto"/>
              </w:divBdr>
            </w:div>
          </w:divsChild>
        </w:div>
        <w:div w:id="1231310174">
          <w:marLeft w:val="0"/>
          <w:marRight w:val="0"/>
          <w:marTop w:val="0"/>
          <w:marBottom w:val="0"/>
          <w:divBdr>
            <w:top w:val="none" w:sz="0" w:space="0" w:color="auto"/>
            <w:left w:val="none" w:sz="0" w:space="0" w:color="auto"/>
            <w:bottom w:val="none" w:sz="0" w:space="0" w:color="auto"/>
            <w:right w:val="none" w:sz="0" w:space="0" w:color="auto"/>
          </w:divBdr>
          <w:divsChild>
            <w:div w:id="665328487">
              <w:marLeft w:val="0"/>
              <w:marRight w:val="0"/>
              <w:marTop w:val="0"/>
              <w:marBottom w:val="0"/>
              <w:divBdr>
                <w:top w:val="none" w:sz="0" w:space="0" w:color="auto"/>
                <w:left w:val="none" w:sz="0" w:space="0" w:color="auto"/>
                <w:bottom w:val="none" w:sz="0" w:space="0" w:color="auto"/>
                <w:right w:val="none" w:sz="0" w:space="0" w:color="auto"/>
              </w:divBdr>
            </w:div>
            <w:div w:id="1368333356">
              <w:marLeft w:val="0"/>
              <w:marRight w:val="0"/>
              <w:marTop w:val="0"/>
              <w:marBottom w:val="0"/>
              <w:divBdr>
                <w:top w:val="none" w:sz="0" w:space="0" w:color="auto"/>
                <w:left w:val="none" w:sz="0" w:space="0" w:color="auto"/>
                <w:bottom w:val="none" w:sz="0" w:space="0" w:color="auto"/>
                <w:right w:val="none" w:sz="0" w:space="0" w:color="auto"/>
              </w:divBdr>
            </w:div>
            <w:div w:id="1215384851">
              <w:marLeft w:val="0"/>
              <w:marRight w:val="0"/>
              <w:marTop w:val="0"/>
              <w:marBottom w:val="0"/>
              <w:divBdr>
                <w:top w:val="none" w:sz="0" w:space="0" w:color="auto"/>
                <w:left w:val="none" w:sz="0" w:space="0" w:color="auto"/>
                <w:bottom w:val="none" w:sz="0" w:space="0" w:color="auto"/>
                <w:right w:val="none" w:sz="0" w:space="0" w:color="auto"/>
              </w:divBdr>
            </w:div>
            <w:div w:id="1622764173">
              <w:marLeft w:val="0"/>
              <w:marRight w:val="0"/>
              <w:marTop w:val="0"/>
              <w:marBottom w:val="0"/>
              <w:divBdr>
                <w:top w:val="none" w:sz="0" w:space="0" w:color="auto"/>
                <w:left w:val="none" w:sz="0" w:space="0" w:color="auto"/>
                <w:bottom w:val="none" w:sz="0" w:space="0" w:color="auto"/>
                <w:right w:val="none" w:sz="0" w:space="0" w:color="auto"/>
              </w:divBdr>
            </w:div>
            <w:div w:id="1132595905">
              <w:marLeft w:val="0"/>
              <w:marRight w:val="0"/>
              <w:marTop w:val="0"/>
              <w:marBottom w:val="0"/>
              <w:divBdr>
                <w:top w:val="none" w:sz="0" w:space="0" w:color="auto"/>
                <w:left w:val="none" w:sz="0" w:space="0" w:color="auto"/>
                <w:bottom w:val="none" w:sz="0" w:space="0" w:color="auto"/>
                <w:right w:val="none" w:sz="0" w:space="0" w:color="auto"/>
              </w:divBdr>
            </w:div>
            <w:div w:id="740757633">
              <w:marLeft w:val="0"/>
              <w:marRight w:val="0"/>
              <w:marTop w:val="0"/>
              <w:marBottom w:val="0"/>
              <w:divBdr>
                <w:top w:val="none" w:sz="0" w:space="0" w:color="auto"/>
                <w:left w:val="none" w:sz="0" w:space="0" w:color="auto"/>
                <w:bottom w:val="none" w:sz="0" w:space="0" w:color="auto"/>
                <w:right w:val="none" w:sz="0" w:space="0" w:color="auto"/>
              </w:divBdr>
            </w:div>
            <w:div w:id="1139148163">
              <w:marLeft w:val="0"/>
              <w:marRight w:val="0"/>
              <w:marTop w:val="0"/>
              <w:marBottom w:val="0"/>
              <w:divBdr>
                <w:top w:val="none" w:sz="0" w:space="0" w:color="auto"/>
                <w:left w:val="none" w:sz="0" w:space="0" w:color="auto"/>
                <w:bottom w:val="none" w:sz="0" w:space="0" w:color="auto"/>
                <w:right w:val="none" w:sz="0" w:space="0" w:color="auto"/>
              </w:divBdr>
            </w:div>
            <w:div w:id="207687676">
              <w:marLeft w:val="0"/>
              <w:marRight w:val="0"/>
              <w:marTop w:val="0"/>
              <w:marBottom w:val="0"/>
              <w:divBdr>
                <w:top w:val="none" w:sz="0" w:space="0" w:color="auto"/>
                <w:left w:val="none" w:sz="0" w:space="0" w:color="auto"/>
                <w:bottom w:val="none" w:sz="0" w:space="0" w:color="auto"/>
                <w:right w:val="none" w:sz="0" w:space="0" w:color="auto"/>
              </w:divBdr>
            </w:div>
            <w:div w:id="904488381">
              <w:marLeft w:val="0"/>
              <w:marRight w:val="0"/>
              <w:marTop w:val="0"/>
              <w:marBottom w:val="0"/>
              <w:divBdr>
                <w:top w:val="none" w:sz="0" w:space="0" w:color="auto"/>
                <w:left w:val="none" w:sz="0" w:space="0" w:color="auto"/>
                <w:bottom w:val="none" w:sz="0" w:space="0" w:color="auto"/>
                <w:right w:val="none" w:sz="0" w:space="0" w:color="auto"/>
              </w:divBdr>
            </w:div>
            <w:div w:id="963149773">
              <w:marLeft w:val="0"/>
              <w:marRight w:val="0"/>
              <w:marTop w:val="0"/>
              <w:marBottom w:val="0"/>
              <w:divBdr>
                <w:top w:val="none" w:sz="0" w:space="0" w:color="auto"/>
                <w:left w:val="none" w:sz="0" w:space="0" w:color="auto"/>
                <w:bottom w:val="none" w:sz="0" w:space="0" w:color="auto"/>
                <w:right w:val="none" w:sz="0" w:space="0" w:color="auto"/>
              </w:divBdr>
            </w:div>
            <w:div w:id="77554990">
              <w:marLeft w:val="0"/>
              <w:marRight w:val="0"/>
              <w:marTop w:val="0"/>
              <w:marBottom w:val="0"/>
              <w:divBdr>
                <w:top w:val="none" w:sz="0" w:space="0" w:color="auto"/>
                <w:left w:val="none" w:sz="0" w:space="0" w:color="auto"/>
                <w:bottom w:val="none" w:sz="0" w:space="0" w:color="auto"/>
                <w:right w:val="none" w:sz="0" w:space="0" w:color="auto"/>
              </w:divBdr>
            </w:div>
            <w:div w:id="1148980049">
              <w:marLeft w:val="0"/>
              <w:marRight w:val="0"/>
              <w:marTop w:val="0"/>
              <w:marBottom w:val="0"/>
              <w:divBdr>
                <w:top w:val="none" w:sz="0" w:space="0" w:color="auto"/>
                <w:left w:val="none" w:sz="0" w:space="0" w:color="auto"/>
                <w:bottom w:val="none" w:sz="0" w:space="0" w:color="auto"/>
                <w:right w:val="none" w:sz="0" w:space="0" w:color="auto"/>
              </w:divBdr>
            </w:div>
            <w:div w:id="499202132">
              <w:marLeft w:val="0"/>
              <w:marRight w:val="0"/>
              <w:marTop w:val="0"/>
              <w:marBottom w:val="0"/>
              <w:divBdr>
                <w:top w:val="none" w:sz="0" w:space="0" w:color="auto"/>
                <w:left w:val="none" w:sz="0" w:space="0" w:color="auto"/>
                <w:bottom w:val="none" w:sz="0" w:space="0" w:color="auto"/>
                <w:right w:val="none" w:sz="0" w:space="0" w:color="auto"/>
              </w:divBdr>
            </w:div>
            <w:div w:id="314183388">
              <w:marLeft w:val="0"/>
              <w:marRight w:val="0"/>
              <w:marTop w:val="0"/>
              <w:marBottom w:val="0"/>
              <w:divBdr>
                <w:top w:val="none" w:sz="0" w:space="0" w:color="auto"/>
                <w:left w:val="none" w:sz="0" w:space="0" w:color="auto"/>
                <w:bottom w:val="none" w:sz="0" w:space="0" w:color="auto"/>
                <w:right w:val="none" w:sz="0" w:space="0" w:color="auto"/>
              </w:divBdr>
            </w:div>
            <w:div w:id="731275545">
              <w:marLeft w:val="0"/>
              <w:marRight w:val="0"/>
              <w:marTop w:val="0"/>
              <w:marBottom w:val="0"/>
              <w:divBdr>
                <w:top w:val="none" w:sz="0" w:space="0" w:color="auto"/>
                <w:left w:val="none" w:sz="0" w:space="0" w:color="auto"/>
                <w:bottom w:val="none" w:sz="0" w:space="0" w:color="auto"/>
                <w:right w:val="none" w:sz="0" w:space="0" w:color="auto"/>
              </w:divBdr>
            </w:div>
            <w:div w:id="415371067">
              <w:marLeft w:val="0"/>
              <w:marRight w:val="0"/>
              <w:marTop w:val="0"/>
              <w:marBottom w:val="0"/>
              <w:divBdr>
                <w:top w:val="none" w:sz="0" w:space="0" w:color="auto"/>
                <w:left w:val="none" w:sz="0" w:space="0" w:color="auto"/>
                <w:bottom w:val="none" w:sz="0" w:space="0" w:color="auto"/>
                <w:right w:val="none" w:sz="0" w:space="0" w:color="auto"/>
              </w:divBdr>
            </w:div>
            <w:div w:id="1443576758">
              <w:marLeft w:val="0"/>
              <w:marRight w:val="0"/>
              <w:marTop w:val="0"/>
              <w:marBottom w:val="0"/>
              <w:divBdr>
                <w:top w:val="none" w:sz="0" w:space="0" w:color="auto"/>
                <w:left w:val="none" w:sz="0" w:space="0" w:color="auto"/>
                <w:bottom w:val="none" w:sz="0" w:space="0" w:color="auto"/>
                <w:right w:val="none" w:sz="0" w:space="0" w:color="auto"/>
              </w:divBdr>
            </w:div>
            <w:div w:id="1581789787">
              <w:marLeft w:val="0"/>
              <w:marRight w:val="0"/>
              <w:marTop w:val="0"/>
              <w:marBottom w:val="0"/>
              <w:divBdr>
                <w:top w:val="none" w:sz="0" w:space="0" w:color="auto"/>
                <w:left w:val="none" w:sz="0" w:space="0" w:color="auto"/>
                <w:bottom w:val="none" w:sz="0" w:space="0" w:color="auto"/>
                <w:right w:val="none" w:sz="0" w:space="0" w:color="auto"/>
              </w:divBdr>
            </w:div>
            <w:div w:id="1878816749">
              <w:marLeft w:val="0"/>
              <w:marRight w:val="0"/>
              <w:marTop w:val="0"/>
              <w:marBottom w:val="0"/>
              <w:divBdr>
                <w:top w:val="none" w:sz="0" w:space="0" w:color="auto"/>
                <w:left w:val="none" w:sz="0" w:space="0" w:color="auto"/>
                <w:bottom w:val="none" w:sz="0" w:space="0" w:color="auto"/>
                <w:right w:val="none" w:sz="0" w:space="0" w:color="auto"/>
              </w:divBdr>
            </w:div>
            <w:div w:id="1491288504">
              <w:marLeft w:val="0"/>
              <w:marRight w:val="0"/>
              <w:marTop w:val="0"/>
              <w:marBottom w:val="0"/>
              <w:divBdr>
                <w:top w:val="none" w:sz="0" w:space="0" w:color="auto"/>
                <w:left w:val="none" w:sz="0" w:space="0" w:color="auto"/>
                <w:bottom w:val="none" w:sz="0" w:space="0" w:color="auto"/>
                <w:right w:val="none" w:sz="0" w:space="0" w:color="auto"/>
              </w:divBdr>
            </w:div>
          </w:divsChild>
        </w:div>
        <w:div w:id="135727232">
          <w:marLeft w:val="0"/>
          <w:marRight w:val="0"/>
          <w:marTop w:val="0"/>
          <w:marBottom w:val="0"/>
          <w:divBdr>
            <w:top w:val="none" w:sz="0" w:space="0" w:color="auto"/>
            <w:left w:val="none" w:sz="0" w:space="0" w:color="auto"/>
            <w:bottom w:val="none" w:sz="0" w:space="0" w:color="auto"/>
            <w:right w:val="none" w:sz="0" w:space="0" w:color="auto"/>
          </w:divBdr>
          <w:divsChild>
            <w:div w:id="574097896">
              <w:marLeft w:val="0"/>
              <w:marRight w:val="0"/>
              <w:marTop w:val="0"/>
              <w:marBottom w:val="0"/>
              <w:divBdr>
                <w:top w:val="none" w:sz="0" w:space="0" w:color="auto"/>
                <w:left w:val="none" w:sz="0" w:space="0" w:color="auto"/>
                <w:bottom w:val="none" w:sz="0" w:space="0" w:color="auto"/>
                <w:right w:val="none" w:sz="0" w:space="0" w:color="auto"/>
              </w:divBdr>
            </w:div>
          </w:divsChild>
        </w:div>
        <w:div w:id="723530297">
          <w:marLeft w:val="0"/>
          <w:marRight w:val="0"/>
          <w:marTop w:val="0"/>
          <w:marBottom w:val="0"/>
          <w:divBdr>
            <w:top w:val="none" w:sz="0" w:space="0" w:color="auto"/>
            <w:left w:val="none" w:sz="0" w:space="0" w:color="auto"/>
            <w:bottom w:val="none" w:sz="0" w:space="0" w:color="auto"/>
            <w:right w:val="none" w:sz="0" w:space="0" w:color="auto"/>
          </w:divBdr>
          <w:divsChild>
            <w:div w:id="236021064">
              <w:marLeft w:val="0"/>
              <w:marRight w:val="0"/>
              <w:marTop w:val="0"/>
              <w:marBottom w:val="0"/>
              <w:divBdr>
                <w:top w:val="none" w:sz="0" w:space="0" w:color="auto"/>
                <w:left w:val="none" w:sz="0" w:space="0" w:color="auto"/>
                <w:bottom w:val="none" w:sz="0" w:space="0" w:color="auto"/>
                <w:right w:val="none" w:sz="0" w:space="0" w:color="auto"/>
              </w:divBdr>
            </w:div>
            <w:div w:id="293563330">
              <w:marLeft w:val="0"/>
              <w:marRight w:val="0"/>
              <w:marTop w:val="0"/>
              <w:marBottom w:val="0"/>
              <w:divBdr>
                <w:top w:val="none" w:sz="0" w:space="0" w:color="auto"/>
                <w:left w:val="none" w:sz="0" w:space="0" w:color="auto"/>
                <w:bottom w:val="none" w:sz="0" w:space="0" w:color="auto"/>
                <w:right w:val="none" w:sz="0" w:space="0" w:color="auto"/>
              </w:divBdr>
            </w:div>
          </w:divsChild>
        </w:div>
        <w:div w:id="519198608">
          <w:marLeft w:val="0"/>
          <w:marRight w:val="0"/>
          <w:marTop w:val="0"/>
          <w:marBottom w:val="0"/>
          <w:divBdr>
            <w:top w:val="none" w:sz="0" w:space="0" w:color="auto"/>
            <w:left w:val="none" w:sz="0" w:space="0" w:color="auto"/>
            <w:bottom w:val="none" w:sz="0" w:space="0" w:color="auto"/>
            <w:right w:val="none" w:sz="0" w:space="0" w:color="auto"/>
          </w:divBdr>
          <w:divsChild>
            <w:div w:id="1024285533">
              <w:marLeft w:val="0"/>
              <w:marRight w:val="0"/>
              <w:marTop w:val="0"/>
              <w:marBottom w:val="0"/>
              <w:divBdr>
                <w:top w:val="none" w:sz="0" w:space="0" w:color="auto"/>
                <w:left w:val="none" w:sz="0" w:space="0" w:color="auto"/>
                <w:bottom w:val="none" w:sz="0" w:space="0" w:color="auto"/>
                <w:right w:val="none" w:sz="0" w:space="0" w:color="auto"/>
              </w:divBdr>
            </w:div>
          </w:divsChild>
        </w:div>
        <w:div w:id="410783120">
          <w:marLeft w:val="0"/>
          <w:marRight w:val="0"/>
          <w:marTop w:val="0"/>
          <w:marBottom w:val="0"/>
          <w:divBdr>
            <w:top w:val="none" w:sz="0" w:space="0" w:color="auto"/>
            <w:left w:val="none" w:sz="0" w:space="0" w:color="auto"/>
            <w:bottom w:val="none" w:sz="0" w:space="0" w:color="auto"/>
            <w:right w:val="none" w:sz="0" w:space="0" w:color="auto"/>
          </w:divBdr>
          <w:divsChild>
            <w:div w:id="1440175621">
              <w:marLeft w:val="0"/>
              <w:marRight w:val="0"/>
              <w:marTop w:val="0"/>
              <w:marBottom w:val="0"/>
              <w:divBdr>
                <w:top w:val="none" w:sz="0" w:space="0" w:color="auto"/>
                <w:left w:val="none" w:sz="0" w:space="0" w:color="auto"/>
                <w:bottom w:val="none" w:sz="0" w:space="0" w:color="auto"/>
                <w:right w:val="none" w:sz="0" w:space="0" w:color="auto"/>
              </w:divBdr>
            </w:div>
          </w:divsChild>
        </w:div>
        <w:div w:id="1369839798">
          <w:marLeft w:val="0"/>
          <w:marRight w:val="0"/>
          <w:marTop w:val="0"/>
          <w:marBottom w:val="0"/>
          <w:divBdr>
            <w:top w:val="none" w:sz="0" w:space="0" w:color="auto"/>
            <w:left w:val="none" w:sz="0" w:space="0" w:color="auto"/>
            <w:bottom w:val="none" w:sz="0" w:space="0" w:color="auto"/>
            <w:right w:val="none" w:sz="0" w:space="0" w:color="auto"/>
          </w:divBdr>
          <w:divsChild>
            <w:div w:id="1557736670">
              <w:marLeft w:val="0"/>
              <w:marRight w:val="0"/>
              <w:marTop w:val="0"/>
              <w:marBottom w:val="0"/>
              <w:divBdr>
                <w:top w:val="none" w:sz="0" w:space="0" w:color="auto"/>
                <w:left w:val="none" w:sz="0" w:space="0" w:color="auto"/>
                <w:bottom w:val="none" w:sz="0" w:space="0" w:color="auto"/>
                <w:right w:val="none" w:sz="0" w:space="0" w:color="auto"/>
              </w:divBdr>
            </w:div>
          </w:divsChild>
        </w:div>
        <w:div w:id="1665157298">
          <w:marLeft w:val="0"/>
          <w:marRight w:val="0"/>
          <w:marTop w:val="0"/>
          <w:marBottom w:val="0"/>
          <w:divBdr>
            <w:top w:val="none" w:sz="0" w:space="0" w:color="auto"/>
            <w:left w:val="none" w:sz="0" w:space="0" w:color="auto"/>
            <w:bottom w:val="none" w:sz="0" w:space="0" w:color="auto"/>
            <w:right w:val="none" w:sz="0" w:space="0" w:color="auto"/>
          </w:divBdr>
          <w:divsChild>
            <w:div w:id="131560222">
              <w:marLeft w:val="0"/>
              <w:marRight w:val="0"/>
              <w:marTop w:val="0"/>
              <w:marBottom w:val="0"/>
              <w:divBdr>
                <w:top w:val="none" w:sz="0" w:space="0" w:color="auto"/>
                <w:left w:val="none" w:sz="0" w:space="0" w:color="auto"/>
                <w:bottom w:val="none" w:sz="0" w:space="0" w:color="auto"/>
                <w:right w:val="none" w:sz="0" w:space="0" w:color="auto"/>
              </w:divBdr>
            </w:div>
          </w:divsChild>
        </w:div>
        <w:div w:id="1452356310">
          <w:marLeft w:val="0"/>
          <w:marRight w:val="0"/>
          <w:marTop w:val="0"/>
          <w:marBottom w:val="0"/>
          <w:divBdr>
            <w:top w:val="none" w:sz="0" w:space="0" w:color="auto"/>
            <w:left w:val="none" w:sz="0" w:space="0" w:color="auto"/>
            <w:bottom w:val="none" w:sz="0" w:space="0" w:color="auto"/>
            <w:right w:val="none" w:sz="0" w:space="0" w:color="auto"/>
          </w:divBdr>
          <w:divsChild>
            <w:div w:id="2012022526">
              <w:marLeft w:val="0"/>
              <w:marRight w:val="0"/>
              <w:marTop w:val="0"/>
              <w:marBottom w:val="0"/>
              <w:divBdr>
                <w:top w:val="none" w:sz="0" w:space="0" w:color="auto"/>
                <w:left w:val="none" w:sz="0" w:space="0" w:color="auto"/>
                <w:bottom w:val="none" w:sz="0" w:space="0" w:color="auto"/>
                <w:right w:val="none" w:sz="0" w:space="0" w:color="auto"/>
              </w:divBdr>
            </w:div>
          </w:divsChild>
        </w:div>
        <w:div w:id="535041734">
          <w:marLeft w:val="0"/>
          <w:marRight w:val="0"/>
          <w:marTop w:val="0"/>
          <w:marBottom w:val="0"/>
          <w:divBdr>
            <w:top w:val="none" w:sz="0" w:space="0" w:color="auto"/>
            <w:left w:val="none" w:sz="0" w:space="0" w:color="auto"/>
            <w:bottom w:val="none" w:sz="0" w:space="0" w:color="auto"/>
            <w:right w:val="none" w:sz="0" w:space="0" w:color="auto"/>
          </w:divBdr>
          <w:divsChild>
            <w:div w:id="1305501410">
              <w:marLeft w:val="0"/>
              <w:marRight w:val="0"/>
              <w:marTop w:val="0"/>
              <w:marBottom w:val="0"/>
              <w:divBdr>
                <w:top w:val="none" w:sz="0" w:space="0" w:color="auto"/>
                <w:left w:val="none" w:sz="0" w:space="0" w:color="auto"/>
                <w:bottom w:val="none" w:sz="0" w:space="0" w:color="auto"/>
                <w:right w:val="none" w:sz="0" w:space="0" w:color="auto"/>
              </w:divBdr>
            </w:div>
          </w:divsChild>
        </w:div>
        <w:div w:id="2086606430">
          <w:marLeft w:val="0"/>
          <w:marRight w:val="0"/>
          <w:marTop w:val="0"/>
          <w:marBottom w:val="0"/>
          <w:divBdr>
            <w:top w:val="none" w:sz="0" w:space="0" w:color="auto"/>
            <w:left w:val="none" w:sz="0" w:space="0" w:color="auto"/>
            <w:bottom w:val="none" w:sz="0" w:space="0" w:color="auto"/>
            <w:right w:val="none" w:sz="0" w:space="0" w:color="auto"/>
          </w:divBdr>
          <w:divsChild>
            <w:div w:id="690493064">
              <w:marLeft w:val="0"/>
              <w:marRight w:val="0"/>
              <w:marTop w:val="0"/>
              <w:marBottom w:val="0"/>
              <w:divBdr>
                <w:top w:val="none" w:sz="0" w:space="0" w:color="auto"/>
                <w:left w:val="none" w:sz="0" w:space="0" w:color="auto"/>
                <w:bottom w:val="none" w:sz="0" w:space="0" w:color="auto"/>
                <w:right w:val="none" w:sz="0" w:space="0" w:color="auto"/>
              </w:divBdr>
            </w:div>
          </w:divsChild>
        </w:div>
        <w:div w:id="32659565">
          <w:marLeft w:val="0"/>
          <w:marRight w:val="0"/>
          <w:marTop w:val="0"/>
          <w:marBottom w:val="0"/>
          <w:divBdr>
            <w:top w:val="none" w:sz="0" w:space="0" w:color="auto"/>
            <w:left w:val="none" w:sz="0" w:space="0" w:color="auto"/>
            <w:bottom w:val="none" w:sz="0" w:space="0" w:color="auto"/>
            <w:right w:val="none" w:sz="0" w:space="0" w:color="auto"/>
          </w:divBdr>
          <w:divsChild>
            <w:div w:id="527643345">
              <w:marLeft w:val="0"/>
              <w:marRight w:val="0"/>
              <w:marTop w:val="0"/>
              <w:marBottom w:val="0"/>
              <w:divBdr>
                <w:top w:val="none" w:sz="0" w:space="0" w:color="auto"/>
                <w:left w:val="none" w:sz="0" w:space="0" w:color="auto"/>
                <w:bottom w:val="none" w:sz="0" w:space="0" w:color="auto"/>
                <w:right w:val="none" w:sz="0" w:space="0" w:color="auto"/>
              </w:divBdr>
            </w:div>
          </w:divsChild>
        </w:div>
        <w:div w:id="208349259">
          <w:marLeft w:val="0"/>
          <w:marRight w:val="0"/>
          <w:marTop w:val="0"/>
          <w:marBottom w:val="0"/>
          <w:divBdr>
            <w:top w:val="none" w:sz="0" w:space="0" w:color="auto"/>
            <w:left w:val="none" w:sz="0" w:space="0" w:color="auto"/>
            <w:bottom w:val="none" w:sz="0" w:space="0" w:color="auto"/>
            <w:right w:val="none" w:sz="0" w:space="0" w:color="auto"/>
          </w:divBdr>
          <w:divsChild>
            <w:div w:id="2136093349">
              <w:marLeft w:val="0"/>
              <w:marRight w:val="0"/>
              <w:marTop w:val="0"/>
              <w:marBottom w:val="0"/>
              <w:divBdr>
                <w:top w:val="none" w:sz="0" w:space="0" w:color="auto"/>
                <w:left w:val="none" w:sz="0" w:space="0" w:color="auto"/>
                <w:bottom w:val="none" w:sz="0" w:space="0" w:color="auto"/>
                <w:right w:val="none" w:sz="0" w:space="0" w:color="auto"/>
              </w:divBdr>
            </w:div>
          </w:divsChild>
        </w:div>
        <w:div w:id="71780213">
          <w:marLeft w:val="0"/>
          <w:marRight w:val="0"/>
          <w:marTop w:val="0"/>
          <w:marBottom w:val="0"/>
          <w:divBdr>
            <w:top w:val="none" w:sz="0" w:space="0" w:color="auto"/>
            <w:left w:val="none" w:sz="0" w:space="0" w:color="auto"/>
            <w:bottom w:val="none" w:sz="0" w:space="0" w:color="auto"/>
            <w:right w:val="none" w:sz="0" w:space="0" w:color="auto"/>
          </w:divBdr>
          <w:divsChild>
            <w:div w:id="1326394925">
              <w:marLeft w:val="0"/>
              <w:marRight w:val="0"/>
              <w:marTop w:val="0"/>
              <w:marBottom w:val="0"/>
              <w:divBdr>
                <w:top w:val="none" w:sz="0" w:space="0" w:color="auto"/>
                <w:left w:val="none" w:sz="0" w:space="0" w:color="auto"/>
                <w:bottom w:val="none" w:sz="0" w:space="0" w:color="auto"/>
                <w:right w:val="none" w:sz="0" w:space="0" w:color="auto"/>
              </w:divBdr>
            </w:div>
          </w:divsChild>
        </w:div>
        <w:div w:id="569730600">
          <w:marLeft w:val="0"/>
          <w:marRight w:val="0"/>
          <w:marTop w:val="0"/>
          <w:marBottom w:val="0"/>
          <w:divBdr>
            <w:top w:val="none" w:sz="0" w:space="0" w:color="auto"/>
            <w:left w:val="none" w:sz="0" w:space="0" w:color="auto"/>
            <w:bottom w:val="none" w:sz="0" w:space="0" w:color="auto"/>
            <w:right w:val="none" w:sz="0" w:space="0" w:color="auto"/>
          </w:divBdr>
          <w:divsChild>
            <w:div w:id="1915315051">
              <w:marLeft w:val="0"/>
              <w:marRight w:val="0"/>
              <w:marTop w:val="0"/>
              <w:marBottom w:val="0"/>
              <w:divBdr>
                <w:top w:val="none" w:sz="0" w:space="0" w:color="auto"/>
                <w:left w:val="none" w:sz="0" w:space="0" w:color="auto"/>
                <w:bottom w:val="none" w:sz="0" w:space="0" w:color="auto"/>
                <w:right w:val="none" w:sz="0" w:space="0" w:color="auto"/>
              </w:divBdr>
            </w:div>
          </w:divsChild>
        </w:div>
        <w:div w:id="1522165879">
          <w:marLeft w:val="0"/>
          <w:marRight w:val="0"/>
          <w:marTop w:val="0"/>
          <w:marBottom w:val="0"/>
          <w:divBdr>
            <w:top w:val="none" w:sz="0" w:space="0" w:color="auto"/>
            <w:left w:val="none" w:sz="0" w:space="0" w:color="auto"/>
            <w:bottom w:val="none" w:sz="0" w:space="0" w:color="auto"/>
            <w:right w:val="none" w:sz="0" w:space="0" w:color="auto"/>
          </w:divBdr>
          <w:divsChild>
            <w:div w:id="700085972">
              <w:marLeft w:val="0"/>
              <w:marRight w:val="0"/>
              <w:marTop w:val="0"/>
              <w:marBottom w:val="0"/>
              <w:divBdr>
                <w:top w:val="none" w:sz="0" w:space="0" w:color="auto"/>
                <w:left w:val="none" w:sz="0" w:space="0" w:color="auto"/>
                <w:bottom w:val="none" w:sz="0" w:space="0" w:color="auto"/>
                <w:right w:val="none" w:sz="0" w:space="0" w:color="auto"/>
              </w:divBdr>
            </w:div>
          </w:divsChild>
        </w:div>
        <w:div w:id="1560048539">
          <w:marLeft w:val="0"/>
          <w:marRight w:val="0"/>
          <w:marTop w:val="0"/>
          <w:marBottom w:val="0"/>
          <w:divBdr>
            <w:top w:val="none" w:sz="0" w:space="0" w:color="auto"/>
            <w:left w:val="none" w:sz="0" w:space="0" w:color="auto"/>
            <w:bottom w:val="none" w:sz="0" w:space="0" w:color="auto"/>
            <w:right w:val="none" w:sz="0" w:space="0" w:color="auto"/>
          </w:divBdr>
          <w:divsChild>
            <w:div w:id="1454592585">
              <w:marLeft w:val="0"/>
              <w:marRight w:val="0"/>
              <w:marTop w:val="0"/>
              <w:marBottom w:val="0"/>
              <w:divBdr>
                <w:top w:val="none" w:sz="0" w:space="0" w:color="auto"/>
                <w:left w:val="none" w:sz="0" w:space="0" w:color="auto"/>
                <w:bottom w:val="none" w:sz="0" w:space="0" w:color="auto"/>
                <w:right w:val="none" w:sz="0" w:space="0" w:color="auto"/>
              </w:divBdr>
            </w:div>
          </w:divsChild>
        </w:div>
        <w:div w:id="448356811">
          <w:marLeft w:val="0"/>
          <w:marRight w:val="0"/>
          <w:marTop w:val="0"/>
          <w:marBottom w:val="0"/>
          <w:divBdr>
            <w:top w:val="none" w:sz="0" w:space="0" w:color="auto"/>
            <w:left w:val="none" w:sz="0" w:space="0" w:color="auto"/>
            <w:bottom w:val="none" w:sz="0" w:space="0" w:color="auto"/>
            <w:right w:val="none" w:sz="0" w:space="0" w:color="auto"/>
          </w:divBdr>
          <w:divsChild>
            <w:div w:id="60689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00745">
      <w:bodyDiv w:val="1"/>
      <w:marLeft w:val="0"/>
      <w:marRight w:val="0"/>
      <w:marTop w:val="0"/>
      <w:marBottom w:val="0"/>
      <w:divBdr>
        <w:top w:val="none" w:sz="0" w:space="0" w:color="auto"/>
        <w:left w:val="none" w:sz="0" w:space="0" w:color="auto"/>
        <w:bottom w:val="none" w:sz="0" w:space="0" w:color="auto"/>
        <w:right w:val="none" w:sz="0" w:space="0" w:color="auto"/>
      </w:divBdr>
    </w:div>
    <w:div w:id="936983468">
      <w:bodyDiv w:val="1"/>
      <w:marLeft w:val="0"/>
      <w:marRight w:val="0"/>
      <w:marTop w:val="0"/>
      <w:marBottom w:val="0"/>
      <w:divBdr>
        <w:top w:val="none" w:sz="0" w:space="0" w:color="auto"/>
        <w:left w:val="none" w:sz="0" w:space="0" w:color="auto"/>
        <w:bottom w:val="none" w:sz="0" w:space="0" w:color="auto"/>
        <w:right w:val="none" w:sz="0" w:space="0" w:color="auto"/>
      </w:divBdr>
      <w:divsChild>
        <w:div w:id="166136671">
          <w:marLeft w:val="0"/>
          <w:marRight w:val="0"/>
          <w:marTop w:val="0"/>
          <w:marBottom w:val="0"/>
          <w:divBdr>
            <w:top w:val="none" w:sz="0" w:space="0" w:color="auto"/>
            <w:left w:val="none" w:sz="0" w:space="0" w:color="auto"/>
            <w:bottom w:val="none" w:sz="0" w:space="0" w:color="auto"/>
            <w:right w:val="none" w:sz="0" w:space="0" w:color="auto"/>
          </w:divBdr>
          <w:divsChild>
            <w:div w:id="54907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91022">
      <w:bodyDiv w:val="1"/>
      <w:marLeft w:val="0"/>
      <w:marRight w:val="0"/>
      <w:marTop w:val="0"/>
      <w:marBottom w:val="0"/>
      <w:divBdr>
        <w:top w:val="none" w:sz="0" w:space="0" w:color="auto"/>
        <w:left w:val="none" w:sz="0" w:space="0" w:color="auto"/>
        <w:bottom w:val="none" w:sz="0" w:space="0" w:color="auto"/>
        <w:right w:val="none" w:sz="0" w:space="0" w:color="auto"/>
      </w:divBdr>
      <w:divsChild>
        <w:div w:id="1925064515">
          <w:marLeft w:val="0"/>
          <w:marRight w:val="0"/>
          <w:marTop w:val="0"/>
          <w:marBottom w:val="0"/>
          <w:divBdr>
            <w:top w:val="none" w:sz="0" w:space="0" w:color="auto"/>
            <w:left w:val="none" w:sz="0" w:space="0" w:color="auto"/>
            <w:bottom w:val="none" w:sz="0" w:space="0" w:color="auto"/>
            <w:right w:val="none" w:sz="0" w:space="0" w:color="auto"/>
          </w:divBdr>
          <w:divsChild>
            <w:div w:id="1125732968">
              <w:marLeft w:val="0"/>
              <w:marRight w:val="0"/>
              <w:marTop w:val="0"/>
              <w:marBottom w:val="0"/>
              <w:divBdr>
                <w:top w:val="none" w:sz="0" w:space="0" w:color="auto"/>
                <w:left w:val="none" w:sz="0" w:space="0" w:color="auto"/>
                <w:bottom w:val="none" w:sz="0" w:space="0" w:color="auto"/>
                <w:right w:val="none" w:sz="0" w:space="0" w:color="auto"/>
              </w:divBdr>
              <w:divsChild>
                <w:div w:id="1205556211">
                  <w:marLeft w:val="0"/>
                  <w:marRight w:val="0"/>
                  <w:marTop w:val="0"/>
                  <w:marBottom w:val="0"/>
                  <w:divBdr>
                    <w:top w:val="none" w:sz="0" w:space="0" w:color="auto"/>
                    <w:left w:val="none" w:sz="0" w:space="0" w:color="auto"/>
                    <w:bottom w:val="none" w:sz="0" w:space="0" w:color="auto"/>
                    <w:right w:val="none" w:sz="0" w:space="0" w:color="auto"/>
                  </w:divBdr>
                  <w:divsChild>
                    <w:div w:id="17135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483536">
      <w:bodyDiv w:val="1"/>
      <w:marLeft w:val="0"/>
      <w:marRight w:val="0"/>
      <w:marTop w:val="0"/>
      <w:marBottom w:val="0"/>
      <w:divBdr>
        <w:top w:val="none" w:sz="0" w:space="0" w:color="auto"/>
        <w:left w:val="none" w:sz="0" w:space="0" w:color="auto"/>
        <w:bottom w:val="none" w:sz="0" w:space="0" w:color="auto"/>
        <w:right w:val="none" w:sz="0" w:space="0" w:color="auto"/>
      </w:divBdr>
      <w:divsChild>
        <w:div w:id="1623465170">
          <w:marLeft w:val="0"/>
          <w:marRight w:val="0"/>
          <w:marTop w:val="0"/>
          <w:marBottom w:val="0"/>
          <w:divBdr>
            <w:top w:val="none" w:sz="0" w:space="0" w:color="auto"/>
            <w:left w:val="none" w:sz="0" w:space="0" w:color="auto"/>
            <w:bottom w:val="none" w:sz="0" w:space="0" w:color="auto"/>
            <w:right w:val="none" w:sz="0" w:space="0" w:color="auto"/>
          </w:divBdr>
          <w:divsChild>
            <w:div w:id="18333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20545">
      <w:bodyDiv w:val="1"/>
      <w:marLeft w:val="0"/>
      <w:marRight w:val="0"/>
      <w:marTop w:val="0"/>
      <w:marBottom w:val="0"/>
      <w:divBdr>
        <w:top w:val="none" w:sz="0" w:space="0" w:color="auto"/>
        <w:left w:val="none" w:sz="0" w:space="0" w:color="auto"/>
        <w:bottom w:val="none" w:sz="0" w:space="0" w:color="auto"/>
        <w:right w:val="none" w:sz="0" w:space="0" w:color="auto"/>
      </w:divBdr>
      <w:divsChild>
        <w:div w:id="1053850988">
          <w:marLeft w:val="0"/>
          <w:marRight w:val="0"/>
          <w:marTop w:val="0"/>
          <w:marBottom w:val="0"/>
          <w:divBdr>
            <w:top w:val="none" w:sz="0" w:space="0" w:color="auto"/>
            <w:left w:val="none" w:sz="0" w:space="0" w:color="auto"/>
            <w:bottom w:val="none" w:sz="0" w:space="0" w:color="auto"/>
            <w:right w:val="none" w:sz="0" w:space="0" w:color="auto"/>
          </w:divBdr>
        </w:div>
        <w:div w:id="1489981781">
          <w:marLeft w:val="0"/>
          <w:marRight w:val="0"/>
          <w:marTop w:val="0"/>
          <w:marBottom w:val="0"/>
          <w:divBdr>
            <w:top w:val="none" w:sz="0" w:space="0" w:color="auto"/>
            <w:left w:val="none" w:sz="0" w:space="0" w:color="auto"/>
            <w:bottom w:val="none" w:sz="0" w:space="0" w:color="auto"/>
            <w:right w:val="none" w:sz="0" w:space="0" w:color="auto"/>
          </w:divBdr>
        </w:div>
        <w:div w:id="1242639416">
          <w:marLeft w:val="0"/>
          <w:marRight w:val="0"/>
          <w:marTop w:val="0"/>
          <w:marBottom w:val="0"/>
          <w:divBdr>
            <w:top w:val="none" w:sz="0" w:space="0" w:color="auto"/>
            <w:left w:val="none" w:sz="0" w:space="0" w:color="auto"/>
            <w:bottom w:val="none" w:sz="0" w:space="0" w:color="auto"/>
            <w:right w:val="none" w:sz="0" w:space="0" w:color="auto"/>
          </w:divBdr>
        </w:div>
        <w:div w:id="1735350795">
          <w:marLeft w:val="0"/>
          <w:marRight w:val="0"/>
          <w:marTop w:val="0"/>
          <w:marBottom w:val="0"/>
          <w:divBdr>
            <w:top w:val="none" w:sz="0" w:space="0" w:color="auto"/>
            <w:left w:val="none" w:sz="0" w:space="0" w:color="auto"/>
            <w:bottom w:val="none" w:sz="0" w:space="0" w:color="auto"/>
            <w:right w:val="none" w:sz="0" w:space="0" w:color="auto"/>
          </w:divBdr>
        </w:div>
        <w:div w:id="1987586928">
          <w:marLeft w:val="0"/>
          <w:marRight w:val="0"/>
          <w:marTop w:val="0"/>
          <w:marBottom w:val="0"/>
          <w:divBdr>
            <w:top w:val="none" w:sz="0" w:space="0" w:color="auto"/>
            <w:left w:val="none" w:sz="0" w:space="0" w:color="auto"/>
            <w:bottom w:val="none" w:sz="0" w:space="0" w:color="auto"/>
            <w:right w:val="none" w:sz="0" w:space="0" w:color="auto"/>
          </w:divBdr>
        </w:div>
        <w:div w:id="2065174446">
          <w:marLeft w:val="0"/>
          <w:marRight w:val="0"/>
          <w:marTop w:val="0"/>
          <w:marBottom w:val="0"/>
          <w:divBdr>
            <w:top w:val="none" w:sz="0" w:space="0" w:color="auto"/>
            <w:left w:val="none" w:sz="0" w:space="0" w:color="auto"/>
            <w:bottom w:val="none" w:sz="0" w:space="0" w:color="auto"/>
            <w:right w:val="none" w:sz="0" w:space="0" w:color="auto"/>
          </w:divBdr>
        </w:div>
        <w:div w:id="310403654">
          <w:marLeft w:val="0"/>
          <w:marRight w:val="0"/>
          <w:marTop w:val="0"/>
          <w:marBottom w:val="0"/>
          <w:divBdr>
            <w:top w:val="none" w:sz="0" w:space="0" w:color="auto"/>
            <w:left w:val="none" w:sz="0" w:space="0" w:color="auto"/>
            <w:bottom w:val="none" w:sz="0" w:space="0" w:color="auto"/>
            <w:right w:val="none" w:sz="0" w:space="0" w:color="auto"/>
          </w:divBdr>
        </w:div>
      </w:divsChild>
    </w:div>
    <w:div w:id="1172067214">
      <w:bodyDiv w:val="1"/>
      <w:marLeft w:val="0"/>
      <w:marRight w:val="0"/>
      <w:marTop w:val="0"/>
      <w:marBottom w:val="0"/>
      <w:divBdr>
        <w:top w:val="none" w:sz="0" w:space="0" w:color="auto"/>
        <w:left w:val="none" w:sz="0" w:space="0" w:color="auto"/>
        <w:bottom w:val="none" w:sz="0" w:space="0" w:color="auto"/>
        <w:right w:val="none" w:sz="0" w:space="0" w:color="auto"/>
      </w:divBdr>
    </w:div>
    <w:div w:id="1339699590">
      <w:bodyDiv w:val="1"/>
      <w:marLeft w:val="0"/>
      <w:marRight w:val="0"/>
      <w:marTop w:val="0"/>
      <w:marBottom w:val="0"/>
      <w:divBdr>
        <w:top w:val="none" w:sz="0" w:space="0" w:color="auto"/>
        <w:left w:val="none" w:sz="0" w:space="0" w:color="auto"/>
        <w:bottom w:val="none" w:sz="0" w:space="0" w:color="auto"/>
        <w:right w:val="none" w:sz="0" w:space="0" w:color="auto"/>
      </w:divBdr>
    </w:div>
    <w:div w:id="1410036288">
      <w:bodyDiv w:val="1"/>
      <w:marLeft w:val="0"/>
      <w:marRight w:val="0"/>
      <w:marTop w:val="0"/>
      <w:marBottom w:val="0"/>
      <w:divBdr>
        <w:top w:val="none" w:sz="0" w:space="0" w:color="auto"/>
        <w:left w:val="none" w:sz="0" w:space="0" w:color="auto"/>
        <w:bottom w:val="none" w:sz="0" w:space="0" w:color="auto"/>
        <w:right w:val="none" w:sz="0" w:space="0" w:color="auto"/>
      </w:divBdr>
      <w:divsChild>
        <w:div w:id="2129004122">
          <w:marLeft w:val="0"/>
          <w:marRight w:val="0"/>
          <w:marTop w:val="0"/>
          <w:marBottom w:val="0"/>
          <w:divBdr>
            <w:top w:val="none" w:sz="0" w:space="0" w:color="auto"/>
            <w:left w:val="none" w:sz="0" w:space="0" w:color="auto"/>
            <w:bottom w:val="none" w:sz="0" w:space="0" w:color="auto"/>
            <w:right w:val="none" w:sz="0" w:space="0" w:color="auto"/>
          </w:divBdr>
        </w:div>
        <w:div w:id="652639530">
          <w:marLeft w:val="0"/>
          <w:marRight w:val="0"/>
          <w:marTop w:val="0"/>
          <w:marBottom w:val="0"/>
          <w:divBdr>
            <w:top w:val="none" w:sz="0" w:space="0" w:color="auto"/>
            <w:left w:val="none" w:sz="0" w:space="0" w:color="auto"/>
            <w:bottom w:val="none" w:sz="0" w:space="0" w:color="auto"/>
            <w:right w:val="none" w:sz="0" w:space="0" w:color="auto"/>
          </w:divBdr>
        </w:div>
        <w:div w:id="1660620710">
          <w:marLeft w:val="0"/>
          <w:marRight w:val="0"/>
          <w:marTop w:val="0"/>
          <w:marBottom w:val="0"/>
          <w:divBdr>
            <w:top w:val="none" w:sz="0" w:space="0" w:color="auto"/>
            <w:left w:val="none" w:sz="0" w:space="0" w:color="auto"/>
            <w:bottom w:val="none" w:sz="0" w:space="0" w:color="auto"/>
            <w:right w:val="none" w:sz="0" w:space="0" w:color="auto"/>
          </w:divBdr>
        </w:div>
        <w:div w:id="1521704787">
          <w:marLeft w:val="0"/>
          <w:marRight w:val="0"/>
          <w:marTop w:val="0"/>
          <w:marBottom w:val="0"/>
          <w:divBdr>
            <w:top w:val="none" w:sz="0" w:space="0" w:color="auto"/>
            <w:left w:val="none" w:sz="0" w:space="0" w:color="auto"/>
            <w:bottom w:val="none" w:sz="0" w:space="0" w:color="auto"/>
            <w:right w:val="none" w:sz="0" w:space="0" w:color="auto"/>
          </w:divBdr>
        </w:div>
        <w:div w:id="142310523">
          <w:marLeft w:val="0"/>
          <w:marRight w:val="0"/>
          <w:marTop w:val="0"/>
          <w:marBottom w:val="0"/>
          <w:divBdr>
            <w:top w:val="none" w:sz="0" w:space="0" w:color="auto"/>
            <w:left w:val="none" w:sz="0" w:space="0" w:color="auto"/>
            <w:bottom w:val="none" w:sz="0" w:space="0" w:color="auto"/>
            <w:right w:val="none" w:sz="0" w:space="0" w:color="auto"/>
          </w:divBdr>
        </w:div>
        <w:div w:id="581836294">
          <w:marLeft w:val="0"/>
          <w:marRight w:val="0"/>
          <w:marTop w:val="0"/>
          <w:marBottom w:val="0"/>
          <w:divBdr>
            <w:top w:val="none" w:sz="0" w:space="0" w:color="auto"/>
            <w:left w:val="none" w:sz="0" w:space="0" w:color="auto"/>
            <w:bottom w:val="none" w:sz="0" w:space="0" w:color="auto"/>
            <w:right w:val="none" w:sz="0" w:space="0" w:color="auto"/>
          </w:divBdr>
        </w:div>
        <w:div w:id="1770661709">
          <w:marLeft w:val="0"/>
          <w:marRight w:val="0"/>
          <w:marTop w:val="0"/>
          <w:marBottom w:val="0"/>
          <w:divBdr>
            <w:top w:val="none" w:sz="0" w:space="0" w:color="auto"/>
            <w:left w:val="none" w:sz="0" w:space="0" w:color="auto"/>
            <w:bottom w:val="none" w:sz="0" w:space="0" w:color="auto"/>
            <w:right w:val="none" w:sz="0" w:space="0" w:color="auto"/>
          </w:divBdr>
        </w:div>
      </w:divsChild>
    </w:div>
    <w:div w:id="1614553020">
      <w:bodyDiv w:val="1"/>
      <w:marLeft w:val="0"/>
      <w:marRight w:val="0"/>
      <w:marTop w:val="0"/>
      <w:marBottom w:val="0"/>
      <w:divBdr>
        <w:top w:val="none" w:sz="0" w:space="0" w:color="auto"/>
        <w:left w:val="none" w:sz="0" w:space="0" w:color="auto"/>
        <w:bottom w:val="none" w:sz="0" w:space="0" w:color="auto"/>
        <w:right w:val="none" w:sz="0" w:space="0" w:color="auto"/>
      </w:divBdr>
      <w:divsChild>
        <w:div w:id="1393044143">
          <w:marLeft w:val="0"/>
          <w:marRight w:val="0"/>
          <w:marTop w:val="0"/>
          <w:marBottom w:val="0"/>
          <w:divBdr>
            <w:top w:val="none" w:sz="0" w:space="0" w:color="auto"/>
            <w:left w:val="none" w:sz="0" w:space="0" w:color="auto"/>
            <w:bottom w:val="none" w:sz="0" w:space="0" w:color="auto"/>
            <w:right w:val="none" w:sz="0" w:space="0" w:color="auto"/>
          </w:divBdr>
          <w:divsChild>
            <w:div w:id="1086342938">
              <w:marLeft w:val="0"/>
              <w:marRight w:val="0"/>
              <w:marTop w:val="0"/>
              <w:marBottom w:val="0"/>
              <w:divBdr>
                <w:top w:val="none" w:sz="0" w:space="0" w:color="auto"/>
                <w:left w:val="none" w:sz="0" w:space="0" w:color="auto"/>
                <w:bottom w:val="none" w:sz="0" w:space="0" w:color="auto"/>
                <w:right w:val="none" w:sz="0" w:space="0" w:color="auto"/>
              </w:divBdr>
            </w:div>
          </w:divsChild>
        </w:div>
        <w:div w:id="756633898">
          <w:marLeft w:val="0"/>
          <w:marRight w:val="0"/>
          <w:marTop w:val="0"/>
          <w:marBottom w:val="0"/>
          <w:divBdr>
            <w:top w:val="none" w:sz="0" w:space="0" w:color="auto"/>
            <w:left w:val="none" w:sz="0" w:space="0" w:color="auto"/>
            <w:bottom w:val="none" w:sz="0" w:space="0" w:color="auto"/>
            <w:right w:val="none" w:sz="0" w:space="0" w:color="auto"/>
          </w:divBdr>
          <w:divsChild>
            <w:div w:id="486475460">
              <w:marLeft w:val="0"/>
              <w:marRight w:val="0"/>
              <w:marTop w:val="0"/>
              <w:marBottom w:val="0"/>
              <w:divBdr>
                <w:top w:val="none" w:sz="0" w:space="0" w:color="auto"/>
                <w:left w:val="none" w:sz="0" w:space="0" w:color="auto"/>
                <w:bottom w:val="none" w:sz="0" w:space="0" w:color="auto"/>
                <w:right w:val="none" w:sz="0" w:space="0" w:color="auto"/>
              </w:divBdr>
            </w:div>
            <w:div w:id="663163311">
              <w:marLeft w:val="0"/>
              <w:marRight w:val="0"/>
              <w:marTop w:val="0"/>
              <w:marBottom w:val="0"/>
              <w:divBdr>
                <w:top w:val="none" w:sz="0" w:space="0" w:color="auto"/>
                <w:left w:val="none" w:sz="0" w:space="0" w:color="auto"/>
                <w:bottom w:val="none" w:sz="0" w:space="0" w:color="auto"/>
                <w:right w:val="none" w:sz="0" w:space="0" w:color="auto"/>
              </w:divBdr>
            </w:div>
            <w:div w:id="1870095603">
              <w:marLeft w:val="0"/>
              <w:marRight w:val="0"/>
              <w:marTop w:val="0"/>
              <w:marBottom w:val="0"/>
              <w:divBdr>
                <w:top w:val="none" w:sz="0" w:space="0" w:color="auto"/>
                <w:left w:val="none" w:sz="0" w:space="0" w:color="auto"/>
                <w:bottom w:val="none" w:sz="0" w:space="0" w:color="auto"/>
                <w:right w:val="none" w:sz="0" w:space="0" w:color="auto"/>
              </w:divBdr>
            </w:div>
            <w:div w:id="1901018935">
              <w:marLeft w:val="0"/>
              <w:marRight w:val="0"/>
              <w:marTop w:val="0"/>
              <w:marBottom w:val="0"/>
              <w:divBdr>
                <w:top w:val="none" w:sz="0" w:space="0" w:color="auto"/>
                <w:left w:val="none" w:sz="0" w:space="0" w:color="auto"/>
                <w:bottom w:val="none" w:sz="0" w:space="0" w:color="auto"/>
                <w:right w:val="none" w:sz="0" w:space="0" w:color="auto"/>
              </w:divBdr>
            </w:div>
            <w:div w:id="896008839">
              <w:marLeft w:val="0"/>
              <w:marRight w:val="0"/>
              <w:marTop w:val="0"/>
              <w:marBottom w:val="0"/>
              <w:divBdr>
                <w:top w:val="none" w:sz="0" w:space="0" w:color="auto"/>
                <w:left w:val="none" w:sz="0" w:space="0" w:color="auto"/>
                <w:bottom w:val="none" w:sz="0" w:space="0" w:color="auto"/>
                <w:right w:val="none" w:sz="0" w:space="0" w:color="auto"/>
              </w:divBdr>
            </w:div>
          </w:divsChild>
        </w:div>
        <w:div w:id="776826840">
          <w:marLeft w:val="0"/>
          <w:marRight w:val="0"/>
          <w:marTop w:val="0"/>
          <w:marBottom w:val="0"/>
          <w:divBdr>
            <w:top w:val="none" w:sz="0" w:space="0" w:color="auto"/>
            <w:left w:val="none" w:sz="0" w:space="0" w:color="auto"/>
            <w:bottom w:val="none" w:sz="0" w:space="0" w:color="auto"/>
            <w:right w:val="none" w:sz="0" w:space="0" w:color="auto"/>
          </w:divBdr>
          <w:divsChild>
            <w:div w:id="1766801734">
              <w:marLeft w:val="0"/>
              <w:marRight w:val="0"/>
              <w:marTop w:val="0"/>
              <w:marBottom w:val="0"/>
              <w:divBdr>
                <w:top w:val="none" w:sz="0" w:space="0" w:color="auto"/>
                <w:left w:val="none" w:sz="0" w:space="0" w:color="auto"/>
                <w:bottom w:val="none" w:sz="0" w:space="0" w:color="auto"/>
                <w:right w:val="none" w:sz="0" w:space="0" w:color="auto"/>
              </w:divBdr>
            </w:div>
          </w:divsChild>
        </w:div>
        <w:div w:id="569341114">
          <w:marLeft w:val="0"/>
          <w:marRight w:val="0"/>
          <w:marTop w:val="0"/>
          <w:marBottom w:val="0"/>
          <w:divBdr>
            <w:top w:val="none" w:sz="0" w:space="0" w:color="auto"/>
            <w:left w:val="none" w:sz="0" w:space="0" w:color="auto"/>
            <w:bottom w:val="none" w:sz="0" w:space="0" w:color="auto"/>
            <w:right w:val="none" w:sz="0" w:space="0" w:color="auto"/>
          </w:divBdr>
          <w:divsChild>
            <w:div w:id="1485976325">
              <w:marLeft w:val="0"/>
              <w:marRight w:val="0"/>
              <w:marTop w:val="0"/>
              <w:marBottom w:val="0"/>
              <w:divBdr>
                <w:top w:val="none" w:sz="0" w:space="0" w:color="auto"/>
                <w:left w:val="none" w:sz="0" w:space="0" w:color="auto"/>
                <w:bottom w:val="none" w:sz="0" w:space="0" w:color="auto"/>
                <w:right w:val="none" w:sz="0" w:space="0" w:color="auto"/>
              </w:divBdr>
            </w:div>
          </w:divsChild>
        </w:div>
        <w:div w:id="743261658">
          <w:marLeft w:val="0"/>
          <w:marRight w:val="0"/>
          <w:marTop w:val="0"/>
          <w:marBottom w:val="0"/>
          <w:divBdr>
            <w:top w:val="none" w:sz="0" w:space="0" w:color="auto"/>
            <w:left w:val="none" w:sz="0" w:space="0" w:color="auto"/>
            <w:bottom w:val="none" w:sz="0" w:space="0" w:color="auto"/>
            <w:right w:val="none" w:sz="0" w:space="0" w:color="auto"/>
          </w:divBdr>
          <w:divsChild>
            <w:div w:id="194472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54405">
      <w:bodyDiv w:val="1"/>
      <w:marLeft w:val="0"/>
      <w:marRight w:val="0"/>
      <w:marTop w:val="0"/>
      <w:marBottom w:val="0"/>
      <w:divBdr>
        <w:top w:val="none" w:sz="0" w:space="0" w:color="auto"/>
        <w:left w:val="none" w:sz="0" w:space="0" w:color="auto"/>
        <w:bottom w:val="none" w:sz="0" w:space="0" w:color="auto"/>
        <w:right w:val="none" w:sz="0" w:space="0" w:color="auto"/>
      </w:divBdr>
    </w:div>
    <w:div w:id="1664509185">
      <w:bodyDiv w:val="1"/>
      <w:marLeft w:val="0"/>
      <w:marRight w:val="0"/>
      <w:marTop w:val="0"/>
      <w:marBottom w:val="0"/>
      <w:divBdr>
        <w:top w:val="none" w:sz="0" w:space="0" w:color="auto"/>
        <w:left w:val="none" w:sz="0" w:space="0" w:color="auto"/>
        <w:bottom w:val="none" w:sz="0" w:space="0" w:color="auto"/>
        <w:right w:val="none" w:sz="0" w:space="0" w:color="auto"/>
      </w:divBdr>
    </w:div>
    <w:div w:id="1702319149">
      <w:bodyDiv w:val="1"/>
      <w:marLeft w:val="0"/>
      <w:marRight w:val="0"/>
      <w:marTop w:val="0"/>
      <w:marBottom w:val="0"/>
      <w:divBdr>
        <w:top w:val="none" w:sz="0" w:space="0" w:color="auto"/>
        <w:left w:val="none" w:sz="0" w:space="0" w:color="auto"/>
        <w:bottom w:val="none" w:sz="0" w:space="0" w:color="auto"/>
        <w:right w:val="none" w:sz="0" w:space="0" w:color="auto"/>
      </w:divBdr>
    </w:div>
    <w:div w:id="1767577573">
      <w:bodyDiv w:val="1"/>
      <w:marLeft w:val="0"/>
      <w:marRight w:val="0"/>
      <w:marTop w:val="0"/>
      <w:marBottom w:val="0"/>
      <w:divBdr>
        <w:top w:val="none" w:sz="0" w:space="0" w:color="auto"/>
        <w:left w:val="none" w:sz="0" w:space="0" w:color="auto"/>
        <w:bottom w:val="none" w:sz="0" w:space="0" w:color="auto"/>
        <w:right w:val="none" w:sz="0" w:space="0" w:color="auto"/>
      </w:divBdr>
      <w:divsChild>
        <w:div w:id="594902251">
          <w:marLeft w:val="0"/>
          <w:marRight w:val="0"/>
          <w:marTop w:val="0"/>
          <w:marBottom w:val="0"/>
          <w:divBdr>
            <w:top w:val="none" w:sz="0" w:space="0" w:color="auto"/>
            <w:left w:val="none" w:sz="0" w:space="0" w:color="auto"/>
            <w:bottom w:val="none" w:sz="0" w:space="0" w:color="auto"/>
            <w:right w:val="none" w:sz="0" w:space="0" w:color="auto"/>
          </w:divBdr>
          <w:divsChild>
            <w:div w:id="286204207">
              <w:marLeft w:val="0"/>
              <w:marRight w:val="0"/>
              <w:marTop w:val="0"/>
              <w:marBottom w:val="0"/>
              <w:divBdr>
                <w:top w:val="none" w:sz="0" w:space="0" w:color="auto"/>
                <w:left w:val="none" w:sz="0" w:space="0" w:color="auto"/>
                <w:bottom w:val="none" w:sz="0" w:space="0" w:color="auto"/>
                <w:right w:val="none" w:sz="0" w:space="0" w:color="auto"/>
              </w:divBdr>
            </w:div>
            <w:div w:id="672607294">
              <w:marLeft w:val="0"/>
              <w:marRight w:val="0"/>
              <w:marTop w:val="0"/>
              <w:marBottom w:val="0"/>
              <w:divBdr>
                <w:top w:val="none" w:sz="0" w:space="0" w:color="auto"/>
                <w:left w:val="none" w:sz="0" w:space="0" w:color="auto"/>
                <w:bottom w:val="none" w:sz="0" w:space="0" w:color="auto"/>
                <w:right w:val="none" w:sz="0" w:space="0" w:color="auto"/>
              </w:divBdr>
            </w:div>
            <w:div w:id="1376588285">
              <w:marLeft w:val="0"/>
              <w:marRight w:val="0"/>
              <w:marTop w:val="0"/>
              <w:marBottom w:val="0"/>
              <w:divBdr>
                <w:top w:val="none" w:sz="0" w:space="0" w:color="auto"/>
                <w:left w:val="none" w:sz="0" w:space="0" w:color="auto"/>
                <w:bottom w:val="none" w:sz="0" w:space="0" w:color="auto"/>
                <w:right w:val="none" w:sz="0" w:space="0" w:color="auto"/>
              </w:divBdr>
            </w:div>
            <w:div w:id="580217991">
              <w:marLeft w:val="0"/>
              <w:marRight w:val="0"/>
              <w:marTop w:val="0"/>
              <w:marBottom w:val="0"/>
              <w:divBdr>
                <w:top w:val="none" w:sz="0" w:space="0" w:color="auto"/>
                <w:left w:val="none" w:sz="0" w:space="0" w:color="auto"/>
                <w:bottom w:val="none" w:sz="0" w:space="0" w:color="auto"/>
                <w:right w:val="none" w:sz="0" w:space="0" w:color="auto"/>
              </w:divBdr>
            </w:div>
            <w:div w:id="635648357">
              <w:marLeft w:val="0"/>
              <w:marRight w:val="0"/>
              <w:marTop w:val="0"/>
              <w:marBottom w:val="0"/>
              <w:divBdr>
                <w:top w:val="none" w:sz="0" w:space="0" w:color="auto"/>
                <w:left w:val="none" w:sz="0" w:space="0" w:color="auto"/>
                <w:bottom w:val="none" w:sz="0" w:space="0" w:color="auto"/>
                <w:right w:val="none" w:sz="0" w:space="0" w:color="auto"/>
              </w:divBdr>
            </w:div>
            <w:div w:id="2025204521">
              <w:marLeft w:val="0"/>
              <w:marRight w:val="0"/>
              <w:marTop w:val="0"/>
              <w:marBottom w:val="0"/>
              <w:divBdr>
                <w:top w:val="none" w:sz="0" w:space="0" w:color="auto"/>
                <w:left w:val="none" w:sz="0" w:space="0" w:color="auto"/>
                <w:bottom w:val="none" w:sz="0" w:space="0" w:color="auto"/>
                <w:right w:val="none" w:sz="0" w:space="0" w:color="auto"/>
              </w:divBdr>
            </w:div>
            <w:div w:id="1700857499">
              <w:marLeft w:val="0"/>
              <w:marRight w:val="0"/>
              <w:marTop w:val="0"/>
              <w:marBottom w:val="0"/>
              <w:divBdr>
                <w:top w:val="none" w:sz="0" w:space="0" w:color="auto"/>
                <w:left w:val="none" w:sz="0" w:space="0" w:color="auto"/>
                <w:bottom w:val="none" w:sz="0" w:space="0" w:color="auto"/>
                <w:right w:val="none" w:sz="0" w:space="0" w:color="auto"/>
              </w:divBdr>
            </w:div>
          </w:divsChild>
        </w:div>
        <w:div w:id="1772971911">
          <w:marLeft w:val="0"/>
          <w:marRight w:val="0"/>
          <w:marTop w:val="0"/>
          <w:marBottom w:val="0"/>
          <w:divBdr>
            <w:top w:val="none" w:sz="0" w:space="0" w:color="auto"/>
            <w:left w:val="none" w:sz="0" w:space="0" w:color="auto"/>
            <w:bottom w:val="none" w:sz="0" w:space="0" w:color="auto"/>
            <w:right w:val="none" w:sz="0" w:space="0" w:color="auto"/>
          </w:divBdr>
          <w:divsChild>
            <w:div w:id="107436240">
              <w:marLeft w:val="0"/>
              <w:marRight w:val="0"/>
              <w:marTop w:val="0"/>
              <w:marBottom w:val="0"/>
              <w:divBdr>
                <w:top w:val="none" w:sz="0" w:space="0" w:color="auto"/>
                <w:left w:val="none" w:sz="0" w:space="0" w:color="auto"/>
                <w:bottom w:val="none" w:sz="0" w:space="0" w:color="auto"/>
                <w:right w:val="none" w:sz="0" w:space="0" w:color="auto"/>
              </w:divBdr>
            </w:div>
            <w:div w:id="1377201972">
              <w:marLeft w:val="0"/>
              <w:marRight w:val="0"/>
              <w:marTop w:val="0"/>
              <w:marBottom w:val="0"/>
              <w:divBdr>
                <w:top w:val="none" w:sz="0" w:space="0" w:color="auto"/>
                <w:left w:val="none" w:sz="0" w:space="0" w:color="auto"/>
                <w:bottom w:val="none" w:sz="0" w:space="0" w:color="auto"/>
                <w:right w:val="none" w:sz="0" w:space="0" w:color="auto"/>
              </w:divBdr>
            </w:div>
            <w:div w:id="942149306">
              <w:marLeft w:val="0"/>
              <w:marRight w:val="0"/>
              <w:marTop w:val="0"/>
              <w:marBottom w:val="0"/>
              <w:divBdr>
                <w:top w:val="none" w:sz="0" w:space="0" w:color="auto"/>
                <w:left w:val="none" w:sz="0" w:space="0" w:color="auto"/>
                <w:bottom w:val="none" w:sz="0" w:space="0" w:color="auto"/>
                <w:right w:val="none" w:sz="0" w:space="0" w:color="auto"/>
              </w:divBdr>
            </w:div>
          </w:divsChild>
        </w:div>
        <w:div w:id="373701273">
          <w:marLeft w:val="0"/>
          <w:marRight w:val="0"/>
          <w:marTop w:val="0"/>
          <w:marBottom w:val="0"/>
          <w:divBdr>
            <w:top w:val="none" w:sz="0" w:space="0" w:color="auto"/>
            <w:left w:val="none" w:sz="0" w:space="0" w:color="auto"/>
            <w:bottom w:val="none" w:sz="0" w:space="0" w:color="auto"/>
            <w:right w:val="none" w:sz="0" w:space="0" w:color="auto"/>
          </w:divBdr>
          <w:divsChild>
            <w:div w:id="1572426037">
              <w:marLeft w:val="0"/>
              <w:marRight w:val="0"/>
              <w:marTop w:val="0"/>
              <w:marBottom w:val="0"/>
              <w:divBdr>
                <w:top w:val="none" w:sz="0" w:space="0" w:color="auto"/>
                <w:left w:val="none" w:sz="0" w:space="0" w:color="auto"/>
                <w:bottom w:val="none" w:sz="0" w:space="0" w:color="auto"/>
                <w:right w:val="none" w:sz="0" w:space="0" w:color="auto"/>
              </w:divBdr>
            </w:div>
          </w:divsChild>
        </w:div>
        <w:div w:id="316539639">
          <w:marLeft w:val="0"/>
          <w:marRight w:val="0"/>
          <w:marTop w:val="0"/>
          <w:marBottom w:val="0"/>
          <w:divBdr>
            <w:top w:val="none" w:sz="0" w:space="0" w:color="auto"/>
            <w:left w:val="none" w:sz="0" w:space="0" w:color="auto"/>
            <w:bottom w:val="none" w:sz="0" w:space="0" w:color="auto"/>
            <w:right w:val="none" w:sz="0" w:space="0" w:color="auto"/>
          </w:divBdr>
          <w:divsChild>
            <w:div w:id="1620644505">
              <w:marLeft w:val="0"/>
              <w:marRight w:val="0"/>
              <w:marTop w:val="0"/>
              <w:marBottom w:val="0"/>
              <w:divBdr>
                <w:top w:val="none" w:sz="0" w:space="0" w:color="auto"/>
                <w:left w:val="none" w:sz="0" w:space="0" w:color="auto"/>
                <w:bottom w:val="none" w:sz="0" w:space="0" w:color="auto"/>
                <w:right w:val="none" w:sz="0" w:space="0" w:color="auto"/>
              </w:divBdr>
            </w:div>
          </w:divsChild>
        </w:div>
        <w:div w:id="1117406128">
          <w:marLeft w:val="0"/>
          <w:marRight w:val="0"/>
          <w:marTop w:val="0"/>
          <w:marBottom w:val="0"/>
          <w:divBdr>
            <w:top w:val="none" w:sz="0" w:space="0" w:color="auto"/>
            <w:left w:val="none" w:sz="0" w:space="0" w:color="auto"/>
            <w:bottom w:val="none" w:sz="0" w:space="0" w:color="auto"/>
            <w:right w:val="none" w:sz="0" w:space="0" w:color="auto"/>
          </w:divBdr>
          <w:divsChild>
            <w:div w:id="1695687475">
              <w:marLeft w:val="0"/>
              <w:marRight w:val="0"/>
              <w:marTop w:val="0"/>
              <w:marBottom w:val="0"/>
              <w:divBdr>
                <w:top w:val="none" w:sz="0" w:space="0" w:color="auto"/>
                <w:left w:val="none" w:sz="0" w:space="0" w:color="auto"/>
                <w:bottom w:val="none" w:sz="0" w:space="0" w:color="auto"/>
                <w:right w:val="none" w:sz="0" w:space="0" w:color="auto"/>
              </w:divBdr>
            </w:div>
            <w:div w:id="1976913688">
              <w:marLeft w:val="0"/>
              <w:marRight w:val="0"/>
              <w:marTop w:val="0"/>
              <w:marBottom w:val="0"/>
              <w:divBdr>
                <w:top w:val="none" w:sz="0" w:space="0" w:color="auto"/>
                <w:left w:val="none" w:sz="0" w:space="0" w:color="auto"/>
                <w:bottom w:val="none" w:sz="0" w:space="0" w:color="auto"/>
                <w:right w:val="none" w:sz="0" w:space="0" w:color="auto"/>
              </w:divBdr>
            </w:div>
            <w:div w:id="1678270550">
              <w:marLeft w:val="0"/>
              <w:marRight w:val="0"/>
              <w:marTop w:val="0"/>
              <w:marBottom w:val="0"/>
              <w:divBdr>
                <w:top w:val="none" w:sz="0" w:space="0" w:color="auto"/>
                <w:left w:val="none" w:sz="0" w:space="0" w:color="auto"/>
                <w:bottom w:val="none" w:sz="0" w:space="0" w:color="auto"/>
                <w:right w:val="none" w:sz="0" w:space="0" w:color="auto"/>
              </w:divBdr>
            </w:div>
            <w:div w:id="1729374397">
              <w:marLeft w:val="0"/>
              <w:marRight w:val="0"/>
              <w:marTop w:val="0"/>
              <w:marBottom w:val="0"/>
              <w:divBdr>
                <w:top w:val="none" w:sz="0" w:space="0" w:color="auto"/>
                <w:left w:val="none" w:sz="0" w:space="0" w:color="auto"/>
                <w:bottom w:val="none" w:sz="0" w:space="0" w:color="auto"/>
                <w:right w:val="none" w:sz="0" w:space="0" w:color="auto"/>
              </w:divBdr>
            </w:div>
            <w:div w:id="1656758720">
              <w:marLeft w:val="0"/>
              <w:marRight w:val="0"/>
              <w:marTop w:val="0"/>
              <w:marBottom w:val="0"/>
              <w:divBdr>
                <w:top w:val="none" w:sz="0" w:space="0" w:color="auto"/>
                <w:left w:val="none" w:sz="0" w:space="0" w:color="auto"/>
                <w:bottom w:val="none" w:sz="0" w:space="0" w:color="auto"/>
                <w:right w:val="none" w:sz="0" w:space="0" w:color="auto"/>
              </w:divBdr>
            </w:div>
            <w:div w:id="1471828850">
              <w:marLeft w:val="0"/>
              <w:marRight w:val="0"/>
              <w:marTop w:val="0"/>
              <w:marBottom w:val="0"/>
              <w:divBdr>
                <w:top w:val="none" w:sz="0" w:space="0" w:color="auto"/>
                <w:left w:val="none" w:sz="0" w:space="0" w:color="auto"/>
                <w:bottom w:val="none" w:sz="0" w:space="0" w:color="auto"/>
                <w:right w:val="none" w:sz="0" w:space="0" w:color="auto"/>
              </w:divBdr>
            </w:div>
            <w:div w:id="1791708537">
              <w:marLeft w:val="0"/>
              <w:marRight w:val="0"/>
              <w:marTop w:val="0"/>
              <w:marBottom w:val="0"/>
              <w:divBdr>
                <w:top w:val="none" w:sz="0" w:space="0" w:color="auto"/>
                <w:left w:val="none" w:sz="0" w:space="0" w:color="auto"/>
                <w:bottom w:val="none" w:sz="0" w:space="0" w:color="auto"/>
                <w:right w:val="none" w:sz="0" w:space="0" w:color="auto"/>
              </w:divBdr>
            </w:div>
            <w:div w:id="776287749">
              <w:marLeft w:val="0"/>
              <w:marRight w:val="0"/>
              <w:marTop w:val="0"/>
              <w:marBottom w:val="0"/>
              <w:divBdr>
                <w:top w:val="none" w:sz="0" w:space="0" w:color="auto"/>
                <w:left w:val="none" w:sz="0" w:space="0" w:color="auto"/>
                <w:bottom w:val="none" w:sz="0" w:space="0" w:color="auto"/>
                <w:right w:val="none" w:sz="0" w:space="0" w:color="auto"/>
              </w:divBdr>
            </w:div>
            <w:div w:id="1663586245">
              <w:marLeft w:val="0"/>
              <w:marRight w:val="0"/>
              <w:marTop w:val="0"/>
              <w:marBottom w:val="0"/>
              <w:divBdr>
                <w:top w:val="none" w:sz="0" w:space="0" w:color="auto"/>
                <w:left w:val="none" w:sz="0" w:space="0" w:color="auto"/>
                <w:bottom w:val="none" w:sz="0" w:space="0" w:color="auto"/>
                <w:right w:val="none" w:sz="0" w:space="0" w:color="auto"/>
              </w:divBdr>
            </w:div>
            <w:div w:id="1307584938">
              <w:marLeft w:val="0"/>
              <w:marRight w:val="0"/>
              <w:marTop w:val="0"/>
              <w:marBottom w:val="0"/>
              <w:divBdr>
                <w:top w:val="none" w:sz="0" w:space="0" w:color="auto"/>
                <w:left w:val="none" w:sz="0" w:space="0" w:color="auto"/>
                <w:bottom w:val="none" w:sz="0" w:space="0" w:color="auto"/>
                <w:right w:val="none" w:sz="0" w:space="0" w:color="auto"/>
              </w:divBdr>
            </w:div>
            <w:div w:id="1780485072">
              <w:marLeft w:val="0"/>
              <w:marRight w:val="0"/>
              <w:marTop w:val="0"/>
              <w:marBottom w:val="0"/>
              <w:divBdr>
                <w:top w:val="none" w:sz="0" w:space="0" w:color="auto"/>
                <w:left w:val="none" w:sz="0" w:space="0" w:color="auto"/>
                <w:bottom w:val="none" w:sz="0" w:space="0" w:color="auto"/>
                <w:right w:val="none" w:sz="0" w:space="0" w:color="auto"/>
              </w:divBdr>
            </w:div>
            <w:div w:id="783883042">
              <w:marLeft w:val="0"/>
              <w:marRight w:val="0"/>
              <w:marTop w:val="0"/>
              <w:marBottom w:val="0"/>
              <w:divBdr>
                <w:top w:val="none" w:sz="0" w:space="0" w:color="auto"/>
                <w:left w:val="none" w:sz="0" w:space="0" w:color="auto"/>
                <w:bottom w:val="none" w:sz="0" w:space="0" w:color="auto"/>
                <w:right w:val="none" w:sz="0" w:space="0" w:color="auto"/>
              </w:divBdr>
            </w:div>
            <w:div w:id="1824927622">
              <w:marLeft w:val="0"/>
              <w:marRight w:val="0"/>
              <w:marTop w:val="0"/>
              <w:marBottom w:val="0"/>
              <w:divBdr>
                <w:top w:val="none" w:sz="0" w:space="0" w:color="auto"/>
                <w:left w:val="none" w:sz="0" w:space="0" w:color="auto"/>
                <w:bottom w:val="none" w:sz="0" w:space="0" w:color="auto"/>
                <w:right w:val="none" w:sz="0" w:space="0" w:color="auto"/>
              </w:divBdr>
            </w:div>
            <w:div w:id="762336892">
              <w:marLeft w:val="0"/>
              <w:marRight w:val="0"/>
              <w:marTop w:val="0"/>
              <w:marBottom w:val="0"/>
              <w:divBdr>
                <w:top w:val="none" w:sz="0" w:space="0" w:color="auto"/>
                <w:left w:val="none" w:sz="0" w:space="0" w:color="auto"/>
                <w:bottom w:val="none" w:sz="0" w:space="0" w:color="auto"/>
                <w:right w:val="none" w:sz="0" w:space="0" w:color="auto"/>
              </w:divBdr>
            </w:div>
            <w:div w:id="88938722">
              <w:marLeft w:val="0"/>
              <w:marRight w:val="0"/>
              <w:marTop w:val="0"/>
              <w:marBottom w:val="0"/>
              <w:divBdr>
                <w:top w:val="none" w:sz="0" w:space="0" w:color="auto"/>
                <w:left w:val="none" w:sz="0" w:space="0" w:color="auto"/>
                <w:bottom w:val="none" w:sz="0" w:space="0" w:color="auto"/>
                <w:right w:val="none" w:sz="0" w:space="0" w:color="auto"/>
              </w:divBdr>
            </w:div>
            <w:div w:id="909772294">
              <w:marLeft w:val="0"/>
              <w:marRight w:val="0"/>
              <w:marTop w:val="0"/>
              <w:marBottom w:val="0"/>
              <w:divBdr>
                <w:top w:val="none" w:sz="0" w:space="0" w:color="auto"/>
                <w:left w:val="none" w:sz="0" w:space="0" w:color="auto"/>
                <w:bottom w:val="none" w:sz="0" w:space="0" w:color="auto"/>
                <w:right w:val="none" w:sz="0" w:space="0" w:color="auto"/>
              </w:divBdr>
            </w:div>
            <w:div w:id="496113712">
              <w:marLeft w:val="0"/>
              <w:marRight w:val="0"/>
              <w:marTop w:val="0"/>
              <w:marBottom w:val="0"/>
              <w:divBdr>
                <w:top w:val="none" w:sz="0" w:space="0" w:color="auto"/>
                <w:left w:val="none" w:sz="0" w:space="0" w:color="auto"/>
                <w:bottom w:val="none" w:sz="0" w:space="0" w:color="auto"/>
                <w:right w:val="none" w:sz="0" w:space="0" w:color="auto"/>
              </w:divBdr>
            </w:div>
            <w:div w:id="61417307">
              <w:marLeft w:val="0"/>
              <w:marRight w:val="0"/>
              <w:marTop w:val="0"/>
              <w:marBottom w:val="0"/>
              <w:divBdr>
                <w:top w:val="none" w:sz="0" w:space="0" w:color="auto"/>
                <w:left w:val="none" w:sz="0" w:space="0" w:color="auto"/>
                <w:bottom w:val="none" w:sz="0" w:space="0" w:color="auto"/>
                <w:right w:val="none" w:sz="0" w:space="0" w:color="auto"/>
              </w:divBdr>
            </w:div>
            <w:div w:id="160137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91250">
      <w:bodyDiv w:val="1"/>
      <w:marLeft w:val="0"/>
      <w:marRight w:val="0"/>
      <w:marTop w:val="0"/>
      <w:marBottom w:val="0"/>
      <w:divBdr>
        <w:top w:val="none" w:sz="0" w:space="0" w:color="auto"/>
        <w:left w:val="none" w:sz="0" w:space="0" w:color="auto"/>
        <w:bottom w:val="none" w:sz="0" w:space="0" w:color="auto"/>
        <w:right w:val="none" w:sz="0" w:space="0" w:color="auto"/>
      </w:divBdr>
      <w:divsChild>
        <w:div w:id="62878094">
          <w:marLeft w:val="0"/>
          <w:marRight w:val="0"/>
          <w:marTop w:val="0"/>
          <w:marBottom w:val="0"/>
          <w:divBdr>
            <w:top w:val="none" w:sz="0" w:space="0" w:color="auto"/>
            <w:left w:val="none" w:sz="0" w:space="0" w:color="auto"/>
            <w:bottom w:val="none" w:sz="0" w:space="0" w:color="auto"/>
            <w:right w:val="none" w:sz="0" w:space="0" w:color="auto"/>
          </w:divBdr>
          <w:divsChild>
            <w:div w:id="1679379785">
              <w:marLeft w:val="0"/>
              <w:marRight w:val="0"/>
              <w:marTop w:val="0"/>
              <w:marBottom w:val="0"/>
              <w:divBdr>
                <w:top w:val="none" w:sz="0" w:space="0" w:color="auto"/>
                <w:left w:val="none" w:sz="0" w:space="0" w:color="auto"/>
                <w:bottom w:val="none" w:sz="0" w:space="0" w:color="auto"/>
                <w:right w:val="none" w:sz="0" w:space="0" w:color="auto"/>
              </w:divBdr>
              <w:divsChild>
                <w:div w:id="1657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567811">
      <w:bodyDiv w:val="1"/>
      <w:marLeft w:val="0"/>
      <w:marRight w:val="0"/>
      <w:marTop w:val="0"/>
      <w:marBottom w:val="0"/>
      <w:divBdr>
        <w:top w:val="none" w:sz="0" w:space="0" w:color="auto"/>
        <w:left w:val="none" w:sz="0" w:space="0" w:color="auto"/>
        <w:bottom w:val="none" w:sz="0" w:space="0" w:color="auto"/>
        <w:right w:val="none" w:sz="0" w:space="0" w:color="auto"/>
      </w:divBdr>
      <w:divsChild>
        <w:div w:id="297688317">
          <w:marLeft w:val="0"/>
          <w:marRight w:val="0"/>
          <w:marTop w:val="0"/>
          <w:marBottom w:val="0"/>
          <w:divBdr>
            <w:top w:val="none" w:sz="0" w:space="0" w:color="auto"/>
            <w:left w:val="none" w:sz="0" w:space="0" w:color="auto"/>
            <w:bottom w:val="none" w:sz="0" w:space="0" w:color="auto"/>
            <w:right w:val="none" w:sz="0" w:space="0" w:color="auto"/>
          </w:divBdr>
          <w:divsChild>
            <w:div w:id="1692687669">
              <w:marLeft w:val="0"/>
              <w:marRight w:val="0"/>
              <w:marTop w:val="0"/>
              <w:marBottom w:val="0"/>
              <w:divBdr>
                <w:top w:val="none" w:sz="0" w:space="0" w:color="auto"/>
                <w:left w:val="none" w:sz="0" w:space="0" w:color="auto"/>
                <w:bottom w:val="none" w:sz="0" w:space="0" w:color="auto"/>
                <w:right w:val="none" w:sz="0" w:space="0" w:color="auto"/>
              </w:divBdr>
            </w:div>
          </w:divsChild>
        </w:div>
        <w:div w:id="1614288843">
          <w:marLeft w:val="0"/>
          <w:marRight w:val="0"/>
          <w:marTop w:val="0"/>
          <w:marBottom w:val="0"/>
          <w:divBdr>
            <w:top w:val="none" w:sz="0" w:space="0" w:color="auto"/>
            <w:left w:val="none" w:sz="0" w:space="0" w:color="auto"/>
            <w:bottom w:val="none" w:sz="0" w:space="0" w:color="auto"/>
            <w:right w:val="none" w:sz="0" w:space="0" w:color="auto"/>
          </w:divBdr>
          <w:divsChild>
            <w:div w:id="192383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footer" Target="footer3.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78CD37D6BAEB4F88F4747B424248E6" ma:contentTypeVersion="19" ma:contentTypeDescription="Create a new document." ma:contentTypeScope="" ma:versionID="294f8ae2c9fce8a6c724f87d1398f6b5">
  <xsd:schema xmlns:xsd="http://www.w3.org/2001/XMLSchema" xmlns:xs="http://www.w3.org/2001/XMLSchema" xmlns:p="http://schemas.microsoft.com/office/2006/metadata/properties" xmlns:ns2="8d069fc0-0922-4ca7-95bf-3cff6d255c21" xmlns:ns3="754c9c7c-8402-4249-9bd3-52698c790db9" targetNamespace="http://schemas.microsoft.com/office/2006/metadata/properties" ma:root="true" ma:fieldsID="e756ab40c2082573562e309fea9c1162" ns2:_="" ns3:_="">
    <xsd:import namespace="8d069fc0-0922-4ca7-95bf-3cff6d255c21"/>
    <xsd:import namespace="754c9c7c-8402-4249-9bd3-52698c790d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069fc0-0922-4ca7-95bf-3cff6d255c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fa5231f-7f72-467b-8943-2b944794ea7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4c9c7c-8402-4249-9bd3-52698c790db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ca5712f-187c-411e-b713-ed0d09a414ea}" ma:internalName="TaxCatchAll" ma:showField="CatchAllData" ma:web="754c9c7c-8402-4249-9bd3-52698c790d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54c9c7c-8402-4249-9bd3-52698c790db9" xsi:nil="true"/>
    <lcf76f155ced4ddcb4097134ff3c332f xmlns="8d069fc0-0922-4ca7-95bf-3cff6d255c2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65B590-C751-4D7E-B6D3-03BCEF3FE15B}"/>
</file>

<file path=customXml/itemProps2.xml><?xml version="1.0" encoding="utf-8"?>
<ds:datastoreItem xmlns:ds="http://schemas.openxmlformats.org/officeDocument/2006/customXml" ds:itemID="{B61282CB-6476-4704-A7C8-4C9BA695DA96}">
  <ds:schemaRefs>
    <ds:schemaRef ds:uri="http://schemas.microsoft.com/office/2006/metadata/properties"/>
    <ds:schemaRef ds:uri="http://schemas.microsoft.com/office/infopath/2007/PartnerControls"/>
    <ds:schemaRef ds:uri="754c9c7c-8402-4249-9bd3-52698c790db9"/>
    <ds:schemaRef ds:uri="8d069fc0-0922-4ca7-95bf-3cff6d255c21"/>
  </ds:schemaRefs>
</ds:datastoreItem>
</file>

<file path=customXml/itemProps3.xml><?xml version="1.0" encoding="utf-8"?>
<ds:datastoreItem xmlns:ds="http://schemas.openxmlformats.org/officeDocument/2006/customXml" ds:itemID="{B0C700C2-440D-409A-BB4E-F61DB025290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Sansanee Netirojjanakul</dc:creator>
  <keywords/>
  <lastModifiedBy>Jitra Dungkong</lastModifiedBy>
  <revision>57</revision>
  <dcterms:created xsi:type="dcterms:W3CDTF">2025-02-06T08:52:00.0000000Z</dcterms:created>
  <dcterms:modified xsi:type="dcterms:W3CDTF">2025-04-25T07:09:25.9193692Z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3e60dd-5314-44d1-b471-abf6cc110c0e_Enabled">
    <vt:lpwstr>true</vt:lpwstr>
  </property>
  <property fmtid="{D5CDD505-2E9C-101B-9397-08002B2CF9AE}" pid="3" name="MSIP_Label_cd3e60dd-5314-44d1-b471-abf6cc110c0e_SetDate">
    <vt:lpwstr>2024-09-17T16:16:47Z</vt:lpwstr>
  </property>
  <property fmtid="{D5CDD505-2E9C-101B-9397-08002B2CF9AE}" pid="4" name="MSIP_Label_cd3e60dd-5314-44d1-b471-abf6cc110c0e_Method">
    <vt:lpwstr>Standard</vt:lpwstr>
  </property>
  <property fmtid="{D5CDD505-2E9C-101B-9397-08002B2CF9AE}" pid="5" name="MSIP_Label_cd3e60dd-5314-44d1-b471-abf6cc110c0e_Name">
    <vt:lpwstr>Internal</vt:lpwstr>
  </property>
  <property fmtid="{D5CDD505-2E9C-101B-9397-08002B2CF9AE}" pid="6" name="MSIP_Label_cd3e60dd-5314-44d1-b471-abf6cc110c0e_SiteId">
    <vt:lpwstr>833df664-61c8-4af0-bcce-b9eed5f10e5a</vt:lpwstr>
  </property>
  <property fmtid="{D5CDD505-2E9C-101B-9397-08002B2CF9AE}" pid="7" name="MSIP_Label_cd3e60dd-5314-44d1-b471-abf6cc110c0e_ActionId">
    <vt:lpwstr>ddfaf347-3586-48ea-843f-7580fb7ecbd9</vt:lpwstr>
  </property>
  <property fmtid="{D5CDD505-2E9C-101B-9397-08002B2CF9AE}" pid="8" name="MSIP_Label_cd3e60dd-5314-44d1-b471-abf6cc110c0e_ContentBits">
    <vt:lpwstr>1</vt:lpwstr>
  </property>
  <property fmtid="{D5CDD505-2E9C-101B-9397-08002B2CF9AE}" pid="9" name="ContentTypeId">
    <vt:lpwstr>0x010100BA78CD37D6BAEB4F88F4747B424248E6</vt:lpwstr>
  </property>
  <property fmtid="{D5CDD505-2E9C-101B-9397-08002B2CF9AE}" pid="10" name="MediaServiceImageTags">
    <vt:lpwstr/>
  </property>
</Properties>
</file>